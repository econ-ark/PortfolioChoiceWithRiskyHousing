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6391F" w14:textId="77777777" w:rsidR="00D01A6C" w:rsidRPr="000719D9" w:rsidRDefault="00634EFA" w:rsidP="00843F4B">
      <w:pPr>
        <w:ind w:left="-709"/>
        <w:rPr>
          <w:rFonts w:cs="Arial"/>
        </w:rPr>
      </w:pPr>
      <w:r w:rsidRPr="000719D9">
        <w:rPr>
          <w:rFonts w:cs="Arial"/>
          <w:noProof/>
          <w:lang w:val="nl-NL" w:eastAsia="nl-NL"/>
        </w:rPr>
        <w:drawing>
          <wp:anchor distT="0" distB="0" distL="114300" distR="114300" simplePos="0" relativeHeight="251658239" behindDoc="0" locked="0" layoutInCell="1" allowOverlap="1" wp14:anchorId="0E871F81" wp14:editId="0D473207">
            <wp:simplePos x="0" y="0"/>
            <wp:positionH relativeFrom="column">
              <wp:posOffset>-404495</wp:posOffset>
            </wp:positionH>
            <wp:positionV relativeFrom="page">
              <wp:posOffset>476250</wp:posOffset>
            </wp:positionV>
            <wp:extent cx="6591300" cy="8445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23906" r="23906"/>
                    <a:stretch>
                      <a:fillRect/>
                    </a:stretch>
                  </pic:blipFill>
                  <pic:spPr bwMode="auto">
                    <a:xfrm>
                      <a:off x="0" y="0"/>
                      <a:ext cx="6591300" cy="844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1A1647" w14:textId="77777777" w:rsidR="00D63AF1" w:rsidRPr="000719D9" w:rsidRDefault="00D63AF1" w:rsidP="00843F4B">
      <w:pPr>
        <w:ind w:left="-567"/>
        <w:rPr>
          <w:rFonts w:cs="Arial"/>
        </w:rPr>
      </w:pPr>
    </w:p>
    <w:p w14:paraId="1ED58E97" w14:textId="77777777" w:rsidR="00D63AF1" w:rsidRPr="000719D9" w:rsidRDefault="00593A2B" w:rsidP="00843F4B">
      <w:pPr>
        <w:ind w:left="-567"/>
        <w:rPr>
          <w:rFonts w:cs="Arial"/>
        </w:rPr>
      </w:pPr>
      <w:r w:rsidRPr="000719D9">
        <w:rPr>
          <w:rFonts w:cs="Arial"/>
          <w:noProof/>
          <w:lang w:val="nl-NL" w:eastAsia="nl-NL"/>
        </w:rPr>
        <mc:AlternateContent>
          <mc:Choice Requires="wps">
            <w:drawing>
              <wp:anchor distT="0" distB="0" distL="114300" distR="114300" simplePos="0" relativeHeight="251736064" behindDoc="0" locked="0" layoutInCell="1" allowOverlap="1" wp14:anchorId="0026AE75" wp14:editId="581CD01E">
                <wp:simplePos x="0" y="0"/>
                <wp:positionH relativeFrom="column">
                  <wp:posOffset>-394970</wp:posOffset>
                </wp:positionH>
                <wp:positionV relativeFrom="page">
                  <wp:posOffset>1447800</wp:posOffset>
                </wp:positionV>
                <wp:extent cx="6210300" cy="1152525"/>
                <wp:effectExtent l="0" t="0" r="38100" b="28575"/>
                <wp:wrapNone/>
                <wp:docPr id="5" name="Pentagon 5"/>
                <wp:cNvGraphicFramePr/>
                <a:graphic xmlns:a="http://schemas.openxmlformats.org/drawingml/2006/main">
                  <a:graphicData uri="http://schemas.microsoft.com/office/word/2010/wordprocessingShape">
                    <wps:wsp>
                      <wps:cNvSpPr/>
                      <wps:spPr>
                        <a:xfrm>
                          <a:off x="0" y="0"/>
                          <a:ext cx="6210300" cy="1152525"/>
                        </a:xfrm>
                        <a:prstGeom prst="homePlate">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4B1CC" w14:textId="62B856E5" w:rsidR="00252155" w:rsidRPr="00593A2B" w:rsidRDefault="00252155" w:rsidP="00593A2B">
                            <w:pPr>
                              <w:ind w:left="142" w:right="159"/>
                              <w:jc w:val="left"/>
                              <w:rPr>
                                <w:rFonts w:cs="Arial"/>
                                <w:b/>
                                <w:color w:val="FFFFFF" w:themeColor="background1"/>
                              </w:rPr>
                            </w:pPr>
                            <w:del w:id="0" w:author="Lujan, Alan" w:date="2021-12-15T09:34:00Z">
                              <w:r w:rsidDel="00E86B03">
                                <w:rPr>
                                  <w:rFonts w:cs="Arial"/>
                                  <w:b/>
                                  <w:sz w:val="36"/>
                                  <w:szCs w:val="36"/>
                                </w:rPr>
                                <w:delText xml:space="preserve">TITLE </w:delText>
                              </w:r>
                              <w:r w:rsidR="007D63A9" w:rsidDel="00E86B03">
                                <w:rPr>
                                  <w:rFonts w:cs="Arial"/>
                                  <w:b/>
                                  <w:sz w:val="36"/>
                                  <w:szCs w:val="36"/>
                                </w:rPr>
                                <w:delText>(WRITTEN I</w:delText>
                              </w:r>
                              <w:r w:rsidDel="00E86B03">
                                <w:rPr>
                                  <w:rFonts w:cs="Arial"/>
                                  <w:b/>
                                  <w:sz w:val="36"/>
                                  <w:szCs w:val="36"/>
                                </w:rPr>
                                <w:delText>N CAPITALS</w:delText>
                              </w:r>
                              <w:r w:rsidR="007D63A9" w:rsidDel="00E86B03">
                                <w:rPr>
                                  <w:rFonts w:cs="Arial"/>
                                  <w:b/>
                                  <w:sz w:val="36"/>
                                  <w:szCs w:val="36"/>
                                </w:rPr>
                                <w:delText>)</w:delText>
                              </w:r>
                            </w:del>
                            <w:ins w:id="1" w:author="Lujan, Alan" w:date="2021-12-15T09:34:00Z">
                              <w:r w:rsidR="00E86B03">
                                <w:rPr>
                                  <w:rFonts w:cs="Arial"/>
                                  <w:b/>
                                  <w:sz w:val="36"/>
                                  <w:szCs w:val="36"/>
                                </w:rPr>
                                <w:t>P</w:t>
                              </w:r>
                            </w:ins>
                            <w:ins w:id="2" w:author="Lujan, Alan" w:date="2021-12-15T09:35:00Z">
                              <w:r w:rsidR="00E86B03">
                                <w:rPr>
                                  <w:rFonts w:cs="Arial"/>
                                  <w:b/>
                                  <w:sz w:val="36"/>
                                  <w:szCs w:val="36"/>
                                </w:rPr>
                                <w:t>ORTFOLIO CHOICE WITH RISKY HOUSING</w:t>
                              </w:r>
                            </w:ins>
                            <w:r>
                              <w:rPr>
                                <w:rFonts w:cs="Arial"/>
                                <w:b/>
                                <w:sz w:val="36"/>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26AE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 o:spid="_x0000_s1026" type="#_x0000_t15" style="position:absolute;left:0;text-align:left;margin-left:-31.1pt;margin-top:114pt;width:489pt;height:9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" adj="19596" fillcolor="#538135 [2409]" strokecolor="#538135 [2409]" strokeweight="1pt">
                <v:textbox>
                  <w:txbxContent>
                    <w:p w14:paraId="5E04B1CC" w14:textId="62B856E5" w:rsidR="00252155" w:rsidRPr="00593A2B" w:rsidRDefault="00252155" w:rsidP="00593A2B">
                      <w:pPr>
                        <w:ind w:left="142" w:right="159"/>
                        <w:jc w:val="left"/>
                        <w:rPr>
                          <w:rFonts w:cs="Arial"/>
                          <w:b/>
                          <w:color w:val="FFFFFF" w:themeColor="background1"/>
                        </w:rPr>
                      </w:pPr>
                      <w:del w:id="3" w:author="Lujan, Alan" w:date="2021-12-15T09:34:00Z">
                        <w:r w:rsidDel="00E86B03">
                          <w:rPr>
                            <w:rFonts w:cs="Arial"/>
                            <w:b/>
                            <w:sz w:val="36"/>
                            <w:szCs w:val="36"/>
                          </w:rPr>
                          <w:delText xml:space="preserve">TITLE </w:delText>
                        </w:r>
                        <w:r w:rsidR="007D63A9" w:rsidDel="00E86B03">
                          <w:rPr>
                            <w:rFonts w:cs="Arial"/>
                            <w:b/>
                            <w:sz w:val="36"/>
                            <w:szCs w:val="36"/>
                          </w:rPr>
                          <w:delText>(WRITTEN I</w:delText>
                        </w:r>
                        <w:r w:rsidDel="00E86B03">
                          <w:rPr>
                            <w:rFonts w:cs="Arial"/>
                            <w:b/>
                            <w:sz w:val="36"/>
                            <w:szCs w:val="36"/>
                          </w:rPr>
                          <w:delText>N CAPITALS</w:delText>
                        </w:r>
                        <w:r w:rsidR="007D63A9" w:rsidDel="00E86B03">
                          <w:rPr>
                            <w:rFonts w:cs="Arial"/>
                            <w:b/>
                            <w:sz w:val="36"/>
                            <w:szCs w:val="36"/>
                          </w:rPr>
                          <w:delText>)</w:delText>
                        </w:r>
                      </w:del>
                      <w:ins w:id="4" w:author="Lujan, Alan" w:date="2021-12-15T09:34:00Z">
                        <w:r w:rsidR="00E86B03">
                          <w:rPr>
                            <w:rFonts w:cs="Arial"/>
                            <w:b/>
                            <w:sz w:val="36"/>
                            <w:szCs w:val="36"/>
                          </w:rPr>
                          <w:t>P</w:t>
                        </w:r>
                      </w:ins>
                      <w:ins w:id="5" w:author="Lujan, Alan" w:date="2021-12-15T09:35:00Z">
                        <w:r w:rsidR="00E86B03">
                          <w:rPr>
                            <w:rFonts w:cs="Arial"/>
                            <w:b/>
                            <w:sz w:val="36"/>
                            <w:szCs w:val="36"/>
                          </w:rPr>
                          <w:t>ORTFOLIO CHOICE WITH RISKY HOUSING</w:t>
                        </w:r>
                      </w:ins>
                      <w:r>
                        <w:rPr>
                          <w:rFonts w:cs="Arial"/>
                          <w:b/>
                          <w:sz w:val="36"/>
                          <w:szCs w:val="36"/>
                        </w:rPr>
                        <w:t xml:space="preserve"> </w:t>
                      </w:r>
                    </w:p>
                  </w:txbxContent>
                </v:textbox>
                <w10:wrap anchory="page"/>
              </v:shape>
            </w:pict>
          </mc:Fallback>
        </mc:AlternateContent>
      </w:r>
    </w:p>
    <w:p w14:paraId="01CC06CF" w14:textId="77777777" w:rsidR="00D63AF1" w:rsidRPr="000719D9" w:rsidRDefault="00D63AF1" w:rsidP="00843F4B">
      <w:pPr>
        <w:ind w:left="-567"/>
        <w:rPr>
          <w:rFonts w:cs="Arial"/>
        </w:rPr>
      </w:pPr>
    </w:p>
    <w:p w14:paraId="0B2DDF69" w14:textId="77777777" w:rsidR="00D63AF1" w:rsidRPr="000719D9" w:rsidRDefault="00D63AF1" w:rsidP="00843F4B">
      <w:pPr>
        <w:ind w:left="-567"/>
        <w:rPr>
          <w:rFonts w:cs="Arial"/>
        </w:rPr>
      </w:pPr>
    </w:p>
    <w:p w14:paraId="79E07910" w14:textId="77777777" w:rsidR="00D63AF1" w:rsidRPr="000719D9" w:rsidRDefault="00D63AF1" w:rsidP="00843F4B">
      <w:pPr>
        <w:ind w:left="-567"/>
        <w:rPr>
          <w:rFonts w:cs="Arial"/>
        </w:rPr>
      </w:pPr>
    </w:p>
    <w:p w14:paraId="33915B4E" w14:textId="77777777" w:rsidR="00D63AF1" w:rsidRPr="000719D9" w:rsidRDefault="00D63AF1" w:rsidP="00843F4B">
      <w:pPr>
        <w:ind w:left="-567"/>
        <w:rPr>
          <w:rFonts w:cs="Arial"/>
        </w:rPr>
      </w:pPr>
    </w:p>
    <w:p w14:paraId="6A689DAB" w14:textId="77777777" w:rsidR="00D63AF1" w:rsidRPr="000719D9" w:rsidRDefault="00D63AF1" w:rsidP="00843F4B">
      <w:pPr>
        <w:ind w:left="-567"/>
        <w:rPr>
          <w:rFonts w:cs="Arial"/>
        </w:rPr>
      </w:pPr>
    </w:p>
    <w:p w14:paraId="4A759D42" w14:textId="77777777" w:rsidR="00D63AF1" w:rsidRPr="000719D9" w:rsidRDefault="00D63AF1" w:rsidP="00843F4B">
      <w:pPr>
        <w:ind w:left="-567"/>
        <w:rPr>
          <w:rFonts w:cs="Arial"/>
        </w:rPr>
      </w:pPr>
    </w:p>
    <w:p w14:paraId="1D1EDBA6" w14:textId="77777777" w:rsidR="00D63AF1" w:rsidRPr="000719D9" w:rsidRDefault="00D63AF1" w:rsidP="00843F4B">
      <w:pPr>
        <w:ind w:left="-567"/>
        <w:rPr>
          <w:rFonts w:cs="Arial"/>
        </w:rPr>
      </w:pPr>
    </w:p>
    <w:p w14:paraId="43DD2DA5" w14:textId="77777777" w:rsidR="00D63AF1" w:rsidRPr="000719D9" w:rsidRDefault="00D63AF1" w:rsidP="00843F4B">
      <w:pPr>
        <w:ind w:left="-567"/>
        <w:rPr>
          <w:rFonts w:cs="Arial"/>
        </w:rPr>
      </w:pPr>
    </w:p>
    <w:p w14:paraId="172CF194" w14:textId="77777777" w:rsidR="00D63AF1" w:rsidRPr="000719D9" w:rsidRDefault="00D63AF1" w:rsidP="00843F4B">
      <w:pPr>
        <w:ind w:left="-567"/>
        <w:rPr>
          <w:rFonts w:cs="Arial"/>
        </w:rPr>
      </w:pPr>
    </w:p>
    <w:p w14:paraId="323C7E0D" w14:textId="77777777" w:rsidR="00D63AF1" w:rsidRPr="000719D9" w:rsidRDefault="00D63AF1" w:rsidP="00843F4B">
      <w:pPr>
        <w:ind w:left="-567"/>
        <w:rPr>
          <w:rFonts w:cs="Arial"/>
        </w:rPr>
      </w:pPr>
    </w:p>
    <w:p w14:paraId="55BC96E8" w14:textId="77777777" w:rsidR="00D63AF1" w:rsidRPr="000719D9" w:rsidRDefault="00D63AF1" w:rsidP="00843F4B">
      <w:pPr>
        <w:ind w:left="-567"/>
        <w:rPr>
          <w:rFonts w:cs="Arial"/>
        </w:rPr>
      </w:pPr>
    </w:p>
    <w:p w14:paraId="3EF6287C" w14:textId="77777777" w:rsidR="00D63AF1" w:rsidRPr="000719D9" w:rsidRDefault="00D63AF1" w:rsidP="00843F4B">
      <w:pPr>
        <w:ind w:left="-567"/>
        <w:rPr>
          <w:rFonts w:cs="Arial"/>
        </w:rPr>
      </w:pPr>
    </w:p>
    <w:p w14:paraId="047BED99" w14:textId="77777777" w:rsidR="00D63AF1" w:rsidRPr="000719D9" w:rsidRDefault="00D63AF1" w:rsidP="00843F4B">
      <w:pPr>
        <w:ind w:left="-567"/>
        <w:rPr>
          <w:rFonts w:cs="Arial"/>
        </w:rPr>
      </w:pPr>
    </w:p>
    <w:p w14:paraId="2156C42D" w14:textId="77777777" w:rsidR="00D63AF1" w:rsidRPr="000719D9" w:rsidRDefault="00D63AF1" w:rsidP="00843F4B">
      <w:pPr>
        <w:ind w:left="-567"/>
        <w:rPr>
          <w:rFonts w:cs="Arial"/>
        </w:rPr>
      </w:pPr>
    </w:p>
    <w:p w14:paraId="18B0B1AA" w14:textId="77777777" w:rsidR="00D63AF1" w:rsidRPr="000719D9" w:rsidRDefault="00D63AF1" w:rsidP="00843F4B">
      <w:pPr>
        <w:ind w:left="-567"/>
        <w:rPr>
          <w:rFonts w:cs="Arial"/>
        </w:rPr>
      </w:pPr>
    </w:p>
    <w:p w14:paraId="4D9C8CE4" w14:textId="77777777" w:rsidR="00D63AF1" w:rsidRPr="000719D9" w:rsidRDefault="00D63AF1" w:rsidP="00843F4B">
      <w:pPr>
        <w:ind w:left="-567"/>
        <w:rPr>
          <w:rFonts w:cs="Arial"/>
        </w:rPr>
      </w:pPr>
    </w:p>
    <w:p w14:paraId="09D5E145" w14:textId="77777777" w:rsidR="00D63AF1" w:rsidRPr="000719D9" w:rsidRDefault="00D63AF1" w:rsidP="00843F4B">
      <w:pPr>
        <w:ind w:left="-567"/>
        <w:rPr>
          <w:rFonts w:cs="Arial"/>
        </w:rPr>
      </w:pPr>
    </w:p>
    <w:p w14:paraId="6D2FD0C2" w14:textId="77777777" w:rsidR="00D63AF1" w:rsidRPr="000719D9" w:rsidRDefault="00D63AF1" w:rsidP="00843F4B">
      <w:pPr>
        <w:ind w:left="-567"/>
        <w:rPr>
          <w:rFonts w:cs="Arial"/>
        </w:rPr>
      </w:pPr>
    </w:p>
    <w:p w14:paraId="5E688142" w14:textId="77777777" w:rsidR="00D63AF1" w:rsidRPr="000719D9" w:rsidRDefault="00D63AF1" w:rsidP="00843F4B">
      <w:pPr>
        <w:ind w:left="-567"/>
        <w:rPr>
          <w:rFonts w:cs="Arial"/>
        </w:rPr>
      </w:pPr>
    </w:p>
    <w:p w14:paraId="6A33B8A3" w14:textId="77777777" w:rsidR="00D63AF1" w:rsidRPr="000719D9" w:rsidRDefault="00D63AF1" w:rsidP="00843F4B">
      <w:pPr>
        <w:ind w:left="-567"/>
        <w:rPr>
          <w:rFonts w:cs="Arial"/>
        </w:rPr>
      </w:pPr>
    </w:p>
    <w:p w14:paraId="5D3F2220" w14:textId="77777777" w:rsidR="00D63AF1" w:rsidRPr="000719D9" w:rsidRDefault="00D63AF1" w:rsidP="00843F4B">
      <w:pPr>
        <w:ind w:left="-567"/>
        <w:rPr>
          <w:rFonts w:cs="Arial"/>
        </w:rPr>
      </w:pPr>
    </w:p>
    <w:p w14:paraId="5A0D0874" w14:textId="77777777" w:rsidR="00D63AF1" w:rsidRPr="000719D9" w:rsidRDefault="00D63AF1" w:rsidP="00843F4B">
      <w:pPr>
        <w:ind w:left="-567"/>
        <w:rPr>
          <w:rFonts w:cs="Arial"/>
        </w:rPr>
      </w:pPr>
    </w:p>
    <w:p w14:paraId="410A3A62" w14:textId="77777777" w:rsidR="00D63AF1" w:rsidRPr="000719D9" w:rsidRDefault="00D63AF1" w:rsidP="00843F4B">
      <w:pPr>
        <w:ind w:left="-567"/>
        <w:rPr>
          <w:rFonts w:cs="Arial"/>
        </w:rPr>
      </w:pPr>
    </w:p>
    <w:p w14:paraId="406E9F30" w14:textId="77777777" w:rsidR="00D63AF1" w:rsidRPr="000719D9" w:rsidRDefault="00D63AF1" w:rsidP="00843F4B">
      <w:pPr>
        <w:ind w:left="-567"/>
        <w:rPr>
          <w:rFonts w:cs="Arial"/>
        </w:rPr>
      </w:pPr>
    </w:p>
    <w:p w14:paraId="6EDDC941" w14:textId="77777777" w:rsidR="00D63AF1" w:rsidRPr="000719D9" w:rsidRDefault="00D63AF1" w:rsidP="00843F4B">
      <w:pPr>
        <w:ind w:left="-567"/>
        <w:rPr>
          <w:rFonts w:cs="Arial"/>
        </w:rPr>
      </w:pPr>
    </w:p>
    <w:p w14:paraId="4D7EB421" w14:textId="77777777" w:rsidR="00D63AF1" w:rsidRPr="000719D9" w:rsidRDefault="00D63AF1" w:rsidP="00843F4B">
      <w:pPr>
        <w:ind w:left="-567"/>
        <w:rPr>
          <w:rFonts w:cs="Arial"/>
        </w:rPr>
      </w:pPr>
    </w:p>
    <w:p w14:paraId="10D13706" w14:textId="77777777" w:rsidR="00D63AF1" w:rsidRPr="000719D9" w:rsidRDefault="00D63AF1" w:rsidP="00843F4B">
      <w:pPr>
        <w:ind w:left="-567"/>
        <w:rPr>
          <w:rFonts w:cs="Arial"/>
        </w:rPr>
      </w:pPr>
    </w:p>
    <w:p w14:paraId="45389D46" w14:textId="77777777" w:rsidR="00D63AF1" w:rsidRPr="000719D9" w:rsidRDefault="00D63AF1" w:rsidP="00843F4B">
      <w:pPr>
        <w:ind w:left="-567"/>
        <w:rPr>
          <w:rFonts w:cs="Arial"/>
        </w:rPr>
      </w:pPr>
    </w:p>
    <w:p w14:paraId="27F653D5" w14:textId="77777777" w:rsidR="00D63AF1" w:rsidRPr="000719D9" w:rsidRDefault="00D63AF1" w:rsidP="00843F4B">
      <w:pPr>
        <w:ind w:left="-567"/>
        <w:rPr>
          <w:rFonts w:cs="Arial"/>
        </w:rPr>
      </w:pPr>
    </w:p>
    <w:p w14:paraId="2FFADE35" w14:textId="77777777" w:rsidR="00D63AF1" w:rsidRPr="000719D9" w:rsidRDefault="00D63AF1" w:rsidP="00843F4B">
      <w:pPr>
        <w:ind w:left="-567"/>
        <w:rPr>
          <w:rFonts w:cs="Arial"/>
        </w:rPr>
      </w:pPr>
    </w:p>
    <w:p w14:paraId="462B6A33" w14:textId="77777777" w:rsidR="00D63AF1" w:rsidRPr="000719D9" w:rsidRDefault="00D63AF1" w:rsidP="00843F4B">
      <w:pPr>
        <w:ind w:left="-567"/>
        <w:rPr>
          <w:rFonts w:cs="Arial"/>
        </w:rPr>
      </w:pPr>
    </w:p>
    <w:p w14:paraId="0A96034B" w14:textId="77777777" w:rsidR="00D63AF1" w:rsidRPr="000719D9" w:rsidRDefault="00D63AF1" w:rsidP="00843F4B">
      <w:pPr>
        <w:ind w:left="-567"/>
        <w:rPr>
          <w:rFonts w:cs="Arial"/>
        </w:rPr>
      </w:pPr>
    </w:p>
    <w:p w14:paraId="380902C7" w14:textId="77777777" w:rsidR="00D63AF1" w:rsidRPr="000719D9" w:rsidRDefault="00593A2B" w:rsidP="00843F4B">
      <w:pPr>
        <w:ind w:left="-567"/>
        <w:rPr>
          <w:rFonts w:cs="Arial"/>
        </w:rPr>
      </w:pPr>
      <w:r w:rsidRPr="000719D9">
        <w:rPr>
          <w:rFonts w:cs="Arial"/>
          <w:noProof/>
          <w:sz w:val="36"/>
          <w:szCs w:val="36"/>
          <w:lang w:val="nl-NL" w:eastAsia="nl-NL"/>
        </w:rPr>
        <mc:AlternateContent>
          <mc:Choice Requires="wps">
            <w:drawing>
              <wp:anchor distT="0" distB="0" distL="114300" distR="114300" simplePos="0" relativeHeight="251661312" behindDoc="0" locked="0" layoutInCell="1" allowOverlap="1" wp14:anchorId="6F548C68" wp14:editId="0DEE59FF">
                <wp:simplePos x="0" y="0"/>
                <wp:positionH relativeFrom="column">
                  <wp:posOffset>-394970</wp:posOffset>
                </wp:positionH>
                <wp:positionV relativeFrom="page">
                  <wp:posOffset>7286625</wp:posOffset>
                </wp:positionV>
                <wp:extent cx="2912745" cy="723900"/>
                <wp:effectExtent l="0" t="0" r="20955" b="19050"/>
                <wp:wrapNone/>
                <wp:docPr id="3" name="Rectangle 3"/>
                <wp:cNvGraphicFramePr/>
                <a:graphic xmlns:a="http://schemas.openxmlformats.org/drawingml/2006/main">
                  <a:graphicData uri="http://schemas.microsoft.com/office/word/2010/wordprocessingShape">
                    <wps:wsp>
                      <wps:cNvSpPr/>
                      <wps:spPr>
                        <a:xfrm>
                          <a:off x="0" y="0"/>
                          <a:ext cx="2912745" cy="72390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38EB4" w14:textId="666D9F1D" w:rsidR="00252155" w:rsidRPr="00F84090" w:rsidRDefault="00F84090" w:rsidP="00252155">
                            <w:pPr>
                              <w:jc w:val="center"/>
                              <w:rPr>
                                <w:rFonts w:cs="Arial"/>
                                <w:b/>
                                <w:sz w:val="36"/>
                                <w:lang w:val="nl-NL"/>
                              </w:rPr>
                            </w:pPr>
                            <w:r>
                              <w:rPr>
                                <w:rFonts w:cs="Arial"/>
                                <w:b/>
                                <w:sz w:val="36"/>
                                <w:lang w:val="nl-NL"/>
                              </w:rPr>
                              <w:t>Technical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48C68" id="Rectangle 3" o:spid="_x0000_s1027" style="position:absolute;left:0;text-align:left;margin-left:-31.1pt;margin-top:573.75pt;width:229.3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" fillcolor="#538135 [2409]" strokecolor="#538135 [2409]" strokeweight="1pt">
                <v:textbox>
                  <w:txbxContent>
                    <w:p w14:paraId="4A738EB4" w14:textId="666D9F1D" w:rsidR="00252155" w:rsidRPr="00F84090" w:rsidRDefault="00F84090" w:rsidP="00252155">
                      <w:pPr>
                        <w:jc w:val="center"/>
                        <w:rPr>
                          <w:rFonts w:cs="Arial"/>
                          <w:b/>
                          <w:sz w:val="36"/>
                          <w:lang w:val="nl-NL"/>
                        </w:rPr>
                      </w:pPr>
                      <w:r>
                        <w:rPr>
                          <w:rFonts w:cs="Arial"/>
                          <w:b/>
                          <w:sz w:val="36"/>
                          <w:lang w:val="nl-NL"/>
                        </w:rPr>
                        <w:t>Technical Report</w:t>
                      </w:r>
                    </w:p>
                  </w:txbxContent>
                </v:textbox>
                <w10:wrap anchory="page"/>
              </v:rect>
            </w:pict>
          </mc:Fallback>
        </mc:AlternateContent>
      </w:r>
    </w:p>
    <w:p w14:paraId="4CBC5E6A" w14:textId="77777777" w:rsidR="00D63AF1" w:rsidRPr="000719D9" w:rsidRDefault="00D63AF1" w:rsidP="00843F4B">
      <w:pPr>
        <w:ind w:left="-567"/>
        <w:rPr>
          <w:rFonts w:cs="Arial"/>
        </w:rPr>
      </w:pPr>
    </w:p>
    <w:p w14:paraId="717EE557" w14:textId="77777777" w:rsidR="00D63AF1" w:rsidRPr="000719D9" w:rsidRDefault="00D63AF1" w:rsidP="00843F4B">
      <w:pPr>
        <w:ind w:left="-567"/>
        <w:rPr>
          <w:rFonts w:cs="Arial"/>
        </w:rPr>
      </w:pPr>
    </w:p>
    <w:p w14:paraId="2C313CD5" w14:textId="77777777" w:rsidR="00D63AF1" w:rsidRPr="000719D9" w:rsidRDefault="00D63AF1" w:rsidP="00843F4B">
      <w:pPr>
        <w:ind w:left="-567"/>
        <w:rPr>
          <w:rFonts w:cs="Arial"/>
        </w:rPr>
      </w:pPr>
    </w:p>
    <w:p w14:paraId="77F78587" w14:textId="77777777" w:rsidR="00D63AF1" w:rsidRPr="000719D9" w:rsidRDefault="00D63AF1" w:rsidP="00843F4B">
      <w:pPr>
        <w:ind w:left="-567"/>
        <w:rPr>
          <w:rFonts w:cs="Arial"/>
        </w:rPr>
      </w:pPr>
    </w:p>
    <w:p w14:paraId="6DCA7730" w14:textId="77777777" w:rsidR="00D63AF1" w:rsidRPr="000719D9" w:rsidRDefault="00D63AF1" w:rsidP="00843F4B">
      <w:pPr>
        <w:ind w:left="-567"/>
        <w:rPr>
          <w:rFonts w:cs="Arial"/>
        </w:rPr>
      </w:pPr>
    </w:p>
    <w:p w14:paraId="0B4B630D" w14:textId="77777777" w:rsidR="00D63AF1" w:rsidRPr="000719D9" w:rsidRDefault="00D63AF1" w:rsidP="00843F4B">
      <w:pPr>
        <w:ind w:left="-567"/>
        <w:rPr>
          <w:rFonts w:cs="Arial"/>
        </w:rPr>
      </w:pPr>
    </w:p>
    <w:p w14:paraId="6623B1E0" w14:textId="77777777" w:rsidR="00D63AF1" w:rsidRPr="000719D9" w:rsidRDefault="00D63AF1" w:rsidP="00843F4B">
      <w:pPr>
        <w:ind w:left="-567"/>
        <w:rPr>
          <w:rFonts w:cs="Arial"/>
        </w:rPr>
      </w:pPr>
    </w:p>
    <w:p w14:paraId="026BDB82" w14:textId="77777777" w:rsidR="00D63AF1" w:rsidRPr="000719D9" w:rsidRDefault="00D63AF1" w:rsidP="00843F4B">
      <w:pPr>
        <w:ind w:left="-567"/>
        <w:rPr>
          <w:rFonts w:cs="Arial"/>
        </w:rPr>
      </w:pPr>
    </w:p>
    <w:p w14:paraId="7ED0CABC" w14:textId="77777777" w:rsidR="00D63AF1" w:rsidRPr="000719D9" w:rsidRDefault="00D63AF1" w:rsidP="00843F4B">
      <w:pPr>
        <w:ind w:left="-567"/>
        <w:rPr>
          <w:rFonts w:cs="Arial"/>
        </w:rPr>
      </w:pPr>
    </w:p>
    <w:p w14:paraId="2AFE9D90" w14:textId="77777777" w:rsidR="00D63AF1" w:rsidRPr="000719D9" w:rsidRDefault="00D63AF1" w:rsidP="00843F4B">
      <w:pPr>
        <w:ind w:left="-567"/>
        <w:rPr>
          <w:rFonts w:cs="Arial"/>
          <w:sz w:val="28"/>
        </w:rPr>
      </w:pPr>
    </w:p>
    <w:p w14:paraId="04EF7342" w14:textId="1422D974" w:rsidR="0035533A" w:rsidRPr="00612D91" w:rsidRDefault="00612D91" w:rsidP="00843F4B">
      <w:pPr>
        <w:ind w:left="-567"/>
        <w:rPr>
          <w:rFonts w:cs="Arial"/>
          <w:b/>
          <w:noProof/>
          <w:color w:val="737573"/>
          <w:sz w:val="28"/>
          <w:lang w:eastAsia="nl-NL"/>
        </w:rPr>
      </w:pPr>
      <w:del w:id="6" w:author="Lujan, Alan" w:date="2021-12-15T09:35:00Z">
        <w:r w:rsidRPr="00612D91" w:rsidDel="00E86B03">
          <w:rPr>
            <w:rFonts w:cs="Arial"/>
            <w:b/>
            <w:noProof/>
            <w:color w:val="737573"/>
            <w:sz w:val="28"/>
            <w:lang w:eastAsia="nl-NL"/>
          </w:rPr>
          <w:delText>Names of Researchers</w:delText>
        </w:r>
      </w:del>
      <w:ins w:id="7" w:author="Lujan, Alan" w:date="2021-12-15T09:35:00Z">
        <w:r w:rsidR="00E86B03">
          <w:rPr>
            <w:rFonts w:cs="Arial"/>
            <w:b/>
            <w:noProof/>
            <w:color w:val="737573"/>
            <w:sz w:val="28"/>
            <w:lang w:eastAsia="nl-NL"/>
          </w:rPr>
          <w:t>Christopher Carroll</w:t>
        </w:r>
      </w:ins>
    </w:p>
    <w:p w14:paraId="71256B90" w14:textId="618A1D0D" w:rsidR="00FF0C08" w:rsidRPr="00903D51" w:rsidRDefault="00612D91" w:rsidP="00843F4B">
      <w:pPr>
        <w:ind w:left="-567"/>
        <w:rPr>
          <w:rFonts w:cs="Arial"/>
          <w:b/>
          <w:color w:val="737573"/>
          <w:sz w:val="28"/>
        </w:rPr>
      </w:pPr>
      <w:del w:id="8" w:author="Lujan, Alan" w:date="2021-12-15T09:35:00Z">
        <w:r w:rsidDel="00E86B03">
          <w:rPr>
            <w:rFonts w:cs="Arial"/>
            <w:b/>
            <w:noProof/>
            <w:color w:val="737573"/>
            <w:sz w:val="28"/>
            <w:lang w:eastAsia="nl-NL"/>
          </w:rPr>
          <w:delText>First and Surname</w:delText>
        </w:r>
      </w:del>
      <w:ins w:id="9" w:author="Lujan, Alan" w:date="2021-12-15T09:35:00Z">
        <w:r w:rsidR="00E86B03">
          <w:rPr>
            <w:rFonts w:cs="Arial"/>
            <w:b/>
            <w:noProof/>
            <w:color w:val="737573"/>
            <w:sz w:val="28"/>
            <w:lang w:eastAsia="nl-NL"/>
          </w:rPr>
          <w:t>Alan Lujan</w:t>
        </w:r>
      </w:ins>
    </w:p>
    <w:p w14:paraId="439C632E" w14:textId="1B534E15" w:rsidR="00291E27" w:rsidRPr="00903D51" w:rsidRDefault="00612D91" w:rsidP="00843F4B">
      <w:pPr>
        <w:ind w:left="-567"/>
        <w:rPr>
          <w:rFonts w:cs="Arial"/>
          <w:b/>
          <w:color w:val="737573"/>
          <w:sz w:val="28"/>
        </w:rPr>
      </w:pPr>
      <w:del w:id="10" w:author="Lujan, Alan" w:date="2021-12-15T09:35:00Z">
        <w:r w:rsidDel="00E86B03">
          <w:rPr>
            <w:rFonts w:cs="Arial"/>
            <w:b/>
            <w:color w:val="737573"/>
            <w:sz w:val="28"/>
          </w:rPr>
          <w:delText>One name per row</w:delText>
        </w:r>
      </w:del>
      <w:ins w:id="11" w:author="Lujan, Alan" w:date="2021-12-15T09:35:00Z">
        <w:r w:rsidR="00E86B03">
          <w:rPr>
            <w:rFonts w:cs="Arial"/>
            <w:b/>
            <w:color w:val="737573"/>
            <w:sz w:val="28"/>
          </w:rPr>
          <w:t xml:space="preserve">Mateo </w:t>
        </w:r>
      </w:ins>
      <w:proofErr w:type="spellStart"/>
      <w:ins w:id="12" w:author="Lujan, Alan" w:date="2021-12-15T09:36:00Z">
        <w:r w:rsidR="00E86B03" w:rsidRPr="00E86B03">
          <w:rPr>
            <w:rFonts w:cs="Arial"/>
            <w:b/>
            <w:color w:val="737573"/>
            <w:sz w:val="28"/>
            <w:lang w:val="en-US"/>
          </w:rPr>
          <w:t>Velásquez-Giraldo</w:t>
        </w:r>
      </w:ins>
      <w:proofErr w:type="spellEnd"/>
    </w:p>
    <w:p w14:paraId="6195BCE4" w14:textId="04878887" w:rsidR="002C4DFB" w:rsidRPr="000719D9" w:rsidRDefault="00BD0520" w:rsidP="001C49D2">
      <w:pPr>
        <w:jc w:val="center"/>
        <w:rPr>
          <w:rFonts w:cs="Arial"/>
          <w:b/>
          <w:color w:val="FAB61B"/>
          <w:sz w:val="20"/>
        </w:rPr>
      </w:pPr>
      <w:del w:id="13" w:author="Lujan, Alan" w:date="2021-12-15T09:36:00Z">
        <w:r w:rsidRPr="00FF5868" w:rsidDel="00E86B03">
          <w:rPr>
            <w:rFonts w:cs="Arial"/>
            <w:b/>
            <w:color w:val="538135" w:themeColor="accent6" w:themeShade="BF"/>
            <w:sz w:val="28"/>
            <w:szCs w:val="36"/>
          </w:rPr>
          <w:lastRenderedPageBreak/>
          <w:delText xml:space="preserve">TITLE </w:delText>
        </w:r>
        <w:r w:rsidR="007D63A9" w:rsidRPr="00FF5868" w:rsidDel="00E86B03">
          <w:rPr>
            <w:rFonts w:cs="Arial"/>
            <w:b/>
            <w:color w:val="538135" w:themeColor="accent6" w:themeShade="BF"/>
            <w:sz w:val="28"/>
            <w:szCs w:val="36"/>
          </w:rPr>
          <w:delText xml:space="preserve">(WRITTEN </w:delText>
        </w:r>
        <w:r w:rsidRPr="00FF5868" w:rsidDel="00E86B03">
          <w:rPr>
            <w:rFonts w:cs="Arial"/>
            <w:b/>
            <w:color w:val="538135" w:themeColor="accent6" w:themeShade="BF"/>
            <w:sz w:val="28"/>
            <w:szCs w:val="36"/>
          </w:rPr>
          <w:delText>IN CAPITALS</w:delText>
        </w:r>
        <w:r w:rsidR="007D63A9" w:rsidRPr="00FF5868" w:rsidDel="00E86B03">
          <w:rPr>
            <w:rFonts w:cs="Arial"/>
            <w:b/>
            <w:color w:val="538135" w:themeColor="accent6" w:themeShade="BF"/>
            <w:sz w:val="28"/>
            <w:szCs w:val="36"/>
          </w:rPr>
          <w:delText>)</w:delText>
        </w:r>
        <w:r w:rsidR="00F47F71" w:rsidRPr="000719D9" w:rsidDel="00E86B03">
          <w:rPr>
            <w:rStyle w:val="FootnoteReference"/>
            <w:rFonts w:cs="Arial"/>
            <w:b/>
            <w:color w:val="FFFFFF" w:themeColor="background1"/>
          </w:rPr>
          <w:footnoteReference w:id="1"/>
        </w:r>
      </w:del>
      <w:ins w:id="17" w:author="Lujan, Alan" w:date="2021-12-15T09:36:00Z">
        <w:r w:rsidR="00E86B03">
          <w:rPr>
            <w:rFonts w:cs="Arial"/>
            <w:b/>
            <w:color w:val="538135" w:themeColor="accent6" w:themeShade="BF"/>
            <w:sz w:val="28"/>
            <w:szCs w:val="36"/>
          </w:rPr>
          <w:t>Portfolio Choice with Risky Housing</w:t>
        </w:r>
      </w:ins>
    </w:p>
    <w:p w14:paraId="487C6738" w14:textId="77777777" w:rsidR="00291E27" w:rsidRPr="000719D9" w:rsidRDefault="00291E27" w:rsidP="001C49D2">
      <w:pPr>
        <w:jc w:val="center"/>
        <w:rPr>
          <w:rFonts w:cs="Arial"/>
          <w:b/>
          <w:sz w:val="18"/>
          <w:szCs w:val="28"/>
          <w:lang w:eastAsia="en-GB"/>
        </w:rPr>
      </w:pPr>
    </w:p>
    <w:p w14:paraId="6790BADD" w14:textId="4D241A43" w:rsidR="00252155" w:rsidRPr="00E24B72" w:rsidRDefault="00F84090" w:rsidP="001C49D2">
      <w:pPr>
        <w:jc w:val="center"/>
        <w:rPr>
          <w:rFonts w:cs="Arial"/>
          <w:b/>
          <w:sz w:val="20"/>
          <w:szCs w:val="28"/>
          <w:lang w:eastAsia="en-GB"/>
        </w:rPr>
      </w:pPr>
      <w:r>
        <w:rPr>
          <w:rFonts w:cs="Arial"/>
          <w:b/>
          <w:color w:val="373A36"/>
          <w:sz w:val="20"/>
          <w:szCs w:val="28"/>
          <w:lang w:eastAsia="en-GB"/>
        </w:rPr>
        <w:t>Technical Report</w:t>
      </w:r>
    </w:p>
    <w:p w14:paraId="365DA33A" w14:textId="77777777" w:rsidR="00D63AF1" w:rsidRPr="000719D9" w:rsidRDefault="00D63AF1">
      <w:pPr>
        <w:jc w:val="center"/>
        <w:rPr>
          <w:rFonts w:cs="Arial"/>
          <w:b/>
          <w:color w:val="000000"/>
          <w:sz w:val="28"/>
          <w:szCs w:val="28"/>
          <w:lang w:eastAsia="en-GB"/>
        </w:rPr>
        <w:pPrChange w:id="18" w:author="Lujan, Alan" w:date="2021-12-15T11:07:00Z">
          <w:pPr>
            <w:jc w:val="left"/>
          </w:pPr>
        </w:pPrChange>
      </w:pPr>
    </w:p>
    <w:p w14:paraId="414BB3F9" w14:textId="77777777" w:rsidR="002C4DFB" w:rsidRPr="000719D9" w:rsidRDefault="002C4DFB">
      <w:pPr>
        <w:jc w:val="center"/>
        <w:rPr>
          <w:rFonts w:cs="Arial"/>
          <w:b/>
          <w:color w:val="000000"/>
          <w:sz w:val="28"/>
          <w:szCs w:val="28"/>
          <w:lang w:eastAsia="en-GB"/>
        </w:rPr>
        <w:pPrChange w:id="19" w:author="Lujan, Alan" w:date="2021-12-15T11:07:00Z">
          <w:pPr>
            <w:jc w:val="left"/>
          </w:pPr>
        </w:pPrChange>
      </w:pPr>
    </w:p>
    <w:p w14:paraId="10443160" w14:textId="77777777" w:rsidR="008F7DDC" w:rsidRPr="000719D9" w:rsidRDefault="008F7DDC">
      <w:pPr>
        <w:jc w:val="center"/>
        <w:rPr>
          <w:rFonts w:cs="Arial"/>
          <w:b/>
          <w:color w:val="000000"/>
          <w:sz w:val="28"/>
          <w:szCs w:val="28"/>
          <w:lang w:eastAsia="en-GB"/>
        </w:rPr>
        <w:pPrChange w:id="20" w:author="Lujan, Alan" w:date="2021-12-15T11:07:00Z">
          <w:pPr>
            <w:jc w:val="left"/>
          </w:pPr>
        </w:pPrChange>
      </w:pPr>
    </w:p>
    <w:p w14:paraId="2326E227" w14:textId="29139BF9" w:rsidR="00903D51" w:rsidRPr="00781819" w:rsidRDefault="00612D91" w:rsidP="001C49D2">
      <w:pPr>
        <w:jc w:val="center"/>
        <w:rPr>
          <w:rFonts w:cs="Arial"/>
          <w:color w:val="000000"/>
          <w:szCs w:val="24"/>
          <w:lang w:eastAsia="en-GB"/>
        </w:rPr>
      </w:pPr>
      <w:del w:id="21" w:author="Lujan, Alan" w:date="2021-12-15T09:36:00Z">
        <w:r w:rsidDel="00E86B03">
          <w:rPr>
            <w:rFonts w:cs="Arial"/>
            <w:color w:val="000000"/>
            <w:szCs w:val="24"/>
            <w:lang w:eastAsia="en-GB"/>
          </w:rPr>
          <w:delText>First name and surname of all researchers</w:delText>
        </w:r>
      </w:del>
      <w:ins w:id="22" w:author="Lujan, Alan" w:date="2021-12-15T09:36:00Z">
        <w:r w:rsidR="00E86B03">
          <w:rPr>
            <w:rFonts w:cs="Arial"/>
            <w:color w:val="000000"/>
            <w:szCs w:val="24"/>
            <w:lang w:eastAsia="en-GB"/>
          </w:rPr>
          <w:t xml:space="preserve">Christopher Carroll, Alan Lujan, Mateo </w:t>
        </w:r>
        <w:proofErr w:type="spellStart"/>
        <w:r w:rsidR="00E86B03" w:rsidRPr="00E86B03">
          <w:rPr>
            <w:rFonts w:cs="Arial"/>
            <w:color w:val="000000"/>
            <w:szCs w:val="24"/>
            <w:lang w:val="en-US" w:eastAsia="en-GB"/>
          </w:rPr>
          <w:t>Velásquez-Giraldo</w:t>
        </w:r>
      </w:ins>
      <w:proofErr w:type="spellEnd"/>
      <w:r w:rsidR="00790F09" w:rsidRPr="00781819">
        <w:rPr>
          <w:rFonts w:cs="Arial"/>
          <w:color w:val="000000"/>
          <w:szCs w:val="24"/>
          <w:lang w:eastAsia="en-GB"/>
        </w:rPr>
        <w:t xml:space="preserve"> </w:t>
      </w:r>
      <w:r w:rsidR="00FF5868">
        <w:rPr>
          <w:rStyle w:val="FootnoteReference"/>
          <w:rFonts w:ascii="ING Me" w:hAnsi="ING Me" w:cs="Arial"/>
          <w:color w:val="000000"/>
          <w:szCs w:val="24"/>
          <w:lang w:eastAsia="en-GB"/>
        </w:rPr>
        <w:t>*</w:t>
      </w:r>
    </w:p>
    <w:p w14:paraId="25BEC770" w14:textId="77777777" w:rsidR="00790F09" w:rsidRDefault="00790F09" w:rsidP="001C49D2">
      <w:pPr>
        <w:pStyle w:val="QALayout"/>
        <w:ind w:left="0" w:firstLine="0"/>
        <w:jc w:val="center"/>
        <w:rPr>
          <w:rFonts w:cs="Arial"/>
          <w:sz w:val="20"/>
          <w:lang w:val="en-US"/>
        </w:rPr>
      </w:pPr>
    </w:p>
    <w:p w14:paraId="22F5E24A" w14:textId="094B06D0" w:rsidR="00903D51" w:rsidRPr="00903D51" w:rsidRDefault="00612D91" w:rsidP="001C49D2">
      <w:pPr>
        <w:pStyle w:val="QALayout"/>
        <w:ind w:left="0" w:firstLine="0"/>
        <w:jc w:val="center"/>
        <w:rPr>
          <w:rFonts w:cs="Arial"/>
          <w:sz w:val="20"/>
          <w:lang w:val="en-US"/>
        </w:rPr>
      </w:pPr>
      <w:del w:id="23" w:author="Lujan, Alan" w:date="2021-12-15T09:36:00Z">
        <w:r w:rsidDel="00E86B03">
          <w:rPr>
            <w:rFonts w:cs="Arial"/>
            <w:sz w:val="20"/>
            <w:lang w:val="en-US"/>
          </w:rPr>
          <w:delText>Month</w:delText>
        </w:r>
      </w:del>
      <w:ins w:id="24" w:author="Lujan, Alan" w:date="2021-12-15T09:36:00Z">
        <w:r w:rsidR="00E86B03">
          <w:rPr>
            <w:rFonts w:cs="Arial"/>
            <w:sz w:val="20"/>
            <w:lang w:val="en-US"/>
          </w:rPr>
          <w:t>December</w:t>
        </w:r>
      </w:ins>
      <w:r>
        <w:rPr>
          <w:rFonts w:cs="Arial"/>
          <w:sz w:val="20"/>
          <w:lang w:val="en-US"/>
        </w:rPr>
        <w:t xml:space="preserve">, </w:t>
      </w:r>
      <w:del w:id="25" w:author="Lujan, Alan" w:date="2021-12-15T09:36:00Z">
        <w:r w:rsidDel="00E86B03">
          <w:rPr>
            <w:rFonts w:cs="Arial"/>
            <w:sz w:val="20"/>
            <w:lang w:val="en-US"/>
          </w:rPr>
          <w:delText>year</w:delText>
        </w:r>
      </w:del>
      <w:ins w:id="26" w:author="Lujan, Alan" w:date="2021-12-15T09:36:00Z">
        <w:r w:rsidR="00E86B03">
          <w:rPr>
            <w:rFonts w:cs="Arial"/>
            <w:sz w:val="20"/>
            <w:lang w:val="en-US"/>
          </w:rPr>
          <w:t>202</w:t>
        </w:r>
      </w:ins>
      <w:ins w:id="27" w:author="Lujan, Alan" w:date="2021-12-15T09:37:00Z">
        <w:r w:rsidR="00E86B03">
          <w:rPr>
            <w:rFonts w:cs="Arial"/>
            <w:sz w:val="20"/>
            <w:lang w:val="en-US"/>
          </w:rPr>
          <w:t>1</w:t>
        </w:r>
      </w:ins>
    </w:p>
    <w:p w14:paraId="4DF6F91D" w14:textId="77777777" w:rsidR="00D63AF1" w:rsidRPr="000719D9" w:rsidRDefault="00D63AF1">
      <w:pPr>
        <w:rPr>
          <w:rFonts w:cs="Arial"/>
          <w:sz w:val="28"/>
          <w:szCs w:val="28"/>
        </w:rPr>
        <w:pPrChange w:id="28" w:author="Lujan, Alan" w:date="2021-12-15T10:49:00Z">
          <w:pPr>
            <w:jc w:val="left"/>
          </w:pPr>
        </w:pPrChange>
      </w:pPr>
    </w:p>
    <w:p w14:paraId="16BFAB46" w14:textId="77777777" w:rsidR="008F7DDC" w:rsidRPr="000719D9" w:rsidRDefault="008F7DDC">
      <w:pPr>
        <w:rPr>
          <w:rFonts w:cs="Arial"/>
          <w:sz w:val="28"/>
          <w:szCs w:val="28"/>
        </w:rPr>
        <w:pPrChange w:id="29" w:author="Lujan, Alan" w:date="2021-12-15T10:49:00Z">
          <w:pPr>
            <w:jc w:val="left"/>
          </w:pPr>
        </w:pPrChange>
      </w:pPr>
    </w:p>
    <w:p w14:paraId="521A58D2" w14:textId="77777777" w:rsidR="008F7DDC" w:rsidRPr="000719D9" w:rsidRDefault="008F7DDC">
      <w:pPr>
        <w:rPr>
          <w:rFonts w:cs="Arial"/>
          <w:sz w:val="28"/>
          <w:szCs w:val="28"/>
        </w:rPr>
        <w:pPrChange w:id="30" w:author="Lujan, Alan" w:date="2021-12-15T10:49:00Z">
          <w:pPr>
            <w:jc w:val="left"/>
          </w:pPr>
        </w:pPrChange>
      </w:pPr>
    </w:p>
    <w:p w14:paraId="57CE5990" w14:textId="77777777" w:rsidR="002C4DFB" w:rsidRPr="000719D9" w:rsidRDefault="00291E27">
      <w:pPr>
        <w:rPr>
          <w:rFonts w:cs="Arial"/>
          <w:b/>
          <w:sz w:val="18"/>
          <w:szCs w:val="28"/>
        </w:rPr>
        <w:pPrChange w:id="31" w:author="Lujan, Alan" w:date="2021-12-15T10:49:00Z">
          <w:pPr>
            <w:jc w:val="center"/>
          </w:pPr>
        </w:pPrChange>
      </w:pPr>
      <w:r w:rsidRPr="000719D9">
        <w:rPr>
          <w:rFonts w:cs="Arial"/>
          <w:b/>
          <w:sz w:val="18"/>
          <w:szCs w:val="28"/>
        </w:rPr>
        <w:t>Abstract</w:t>
      </w:r>
    </w:p>
    <w:p w14:paraId="224ECB05" w14:textId="77777777" w:rsidR="00291E27" w:rsidRPr="000719D9" w:rsidRDefault="00291E27">
      <w:pPr>
        <w:spacing w:line="360" w:lineRule="auto"/>
        <w:ind w:left="851" w:right="850"/>
        <w:rPr>
          <w:rFonts w:cs="Arial"/>
          <w:b/>
          <w:sz w:val="18"/>
          <w:szCs w:val="28"/>
        </w:rPr>
        <w:pPrChange w:id="32" w:author="Lujan, Alan" w:date="2021-12-15T10:49:00Z">
          <w:pPr>
            <w:spacing w:line="360" w:lineRule="auto"/>
            <w:ind w:left="851" w:right="850"/>
            <w:jc w:val="center"/>
          </w:pPr>
        </w:pPrChange>
      </w:pPr>
    </w:p>
    <w:p w14:paraId="233EAF76" w14:textId="77777777" w:rsidR="00E86B03" w:rsidRDefault="00E86B03" w:rsidP="00843F4B">
      <w:pPr>
        <w:spacing w:before="69" w:line="297" w:lineRule="auto"/>
        <w:ind w:left="108" w:right="106" w:firstLine="282"/>
        <w:rPr>
          <w:ins w:id="33" w:author="Lujan, Alan" w:date="2021-12-15T09:37:00Z"/>
        </w:rPr>
      </w:pPr>
      <w:ins w:id="34" w:author="Lujan, Alan" w:date="2021-12-15T09:37:00Z">
        <w:r>
          <w:rPr>
            <w:w w:val="95"/>
            <w:sz w:val="22"/>
          </w:rPr>
          <w:t>The open source computational tools we developed with generous support from TFI are the</w:t>
        </w:r>
        <w:r>
          <w:rPr>
            <w:spacing w:val="1"/>
            <w:w w:val="95"/>
            <w:sz w:val="22"/>
          </w:rPr>
          <w:t xml:space="preserve"> </w:t>
        </w:r>
        <w:r>
          <w:rPr>
            <w:w w:val="95"/>
            <w:sz w:val="22"/>
          </w:rPr>
          <w:t>first</w:t>
        </w:r>
        <w:r>
          <w:rPr>
            <w:spacing w:val="-3"/>
            <w:w w:val="95"/>
            <w:sz w:val="22"/>
          </w:rPr>
          <w:t xml:space="preserve"> </w:t>
        </w:r>
        <w:r>
          <w:rPr>
            <w:w w:val="95"/>
            <w:sz w:val="22"/>
          </w:rPr>
          <w:t>accessible</w:t>
        </w:r>
        <w:r>
          <w:rPr>
            <w:spacing w:val="-3"/>
            <w:w w:val="95"/>
            <w:sz w:val="22"/>
          </w:rPr>
          <w:t xml:space="preserve"> </w:t>
        </w:r>
        <w:r>
          <w:rPr>
            <w:w w:val="95"/>
            <w:sz w:val="22"/>
          </w:rPr>
          <w:t>framework</w:t>
        </w:r>
        <w:r>
          <w:rPr>
            <w:spacing w:val="-3"/>
            <w:w w:val="95"/>
            <w:sz w:val="22"/>
          </w:rPr>
          <w:t xml:space="preserve"> </w:t>
        </w:r>
        <w:r>
          <w:rPr>
            <w:w w:val="95"/>
            <w:sz w:val="22"/>
          </w:rPr>
          <w:t>for</w:t>
        </w:r>
        <w:r>
          <w:rPr>
            <w:spacing w:val="-3"/>
            <w:w w:val="95"/>
            <w:sz w:val="22"/>
          </w:rPr>
          <w:t xml:space="preserve"> </w:t>
        </w:r>
        <w:proofErr w:type="spellStart"/>
        <w:r>
          <w:rPr>
            <w:w w:val="95"/>
            <w:sz w:val="22"/>
          </w:rPr>
          <w:t>analyzing</w:t>
        </w:r>
        <w:proofErr w:type="spellEnd"/>
        <w:r>
          <w:rPr>
            <w:spacing w:val="-2"/>
            <w:w w:val="95"/>
            <w:sz w:val="22"/>
          </w:rPr>
          <w:t xml:space="preserve"> </w:t>
        </w:r>
        <w:r>
          <w:rPr>
            <w:w w:val="95"/>
            <w:sz w:val="22"/>
          </w:rPr>
          <w:t>consumer</w:t>
        </w:r>
        <w:r>
          <w:rPr>
            <w:spacing w:val="-3"/>
            <w:w w:val="95"/>
            <w:sz w:val="22"/>
          </w:rPr>
          <w:t xml:space="preserve"> </w:t>
        </w:r>
        <w:r>
          <w:rPr>
            <w:w w:val="95"/>
            <w:sz w:val="22"/>
          </w:rPr>
          <w:t>financial</w:t>
        </w:r>
        <w:r>
          <w:rPr>
            <w:spacing w:val="-3"/>
            <w:w w:val="95"/>
            <w:sz w:val="22"/>
          </w:rPr>
          <w:t xml:space="preserve"> </w:t>
        </w:r>
        <w:r>
          <w:rPr>
            <w:w w:val="95"/>
            <w:sz w:val="22"/>
          </w:rPr>
          <w:t>choices</w:t>
        </w:r>
        <w:r>
          <w:rPr>
            <w:spacing w:val="-2"/>
            <w:w w:val="95"/>
            <w:sz w:val="22"/>
          </w:rPr>
          <w:t xml:space="preserve"> </w:t>
        </w:r>
        <w:r>
          <w:rPr>
            <w:w w:val="95"/>
            <w:sz w:val="22"/>
          </w:rPr>
          <w:t>when</w:t>
        </w:r>
        <w:r>
          <w:rPr>
            <w:spacing w:val="-2"/>
            <w:w w:val="95"/>
            <w:sz w:val="22"/>
          </w:rPr>
          <w:t xml:space="preserve"> </w:t>
        </w:r>
        <w:r>
          <w:rPr>
            <w:w w:val="95"/>
            <w:sz w:val="22"/>
          </w:rPr>
          <w:t>the</w:t>
        </w:r>
        <w:r>
          <w:rPr>
            <w:spacing w:val="-3"/>
            <w:w w:val="95"/>
            <w:sz w:val="22"/>
          </w:rPr>
          <w:t xml:space="preserve"> </w:t>
        </w:r>
        <w:r>
          <w:rPr>
            <w:w w:val="95"/>
            <w:sz w:val="22"/>
          </w:rPr>
          <w:t>consumer</w:t>
        </w:r>
        <w:r>
          <w:rPr>
            <w:spacing w:val="-2"/>
            <w:w w:val="95"/>
            <w:sz w:val="22"/>
          </w:rPr>
          <w:t xml:space="preserve"> </w:t>
        </w:r>
        <w:r>
          <w:rPr>
            <w:w w:val="95"/>
            <w:sz w:val="22"/>
          </w:rPr>
          <w:t>has</w:t>
        </w:r>
        <w:r>
          <w:rPr>
            <w:spacing w:val="-3"/>
            <w:w w:val="95"/>
            <w:sz w:val="22"/>
          </w:rPr>
          <w:t xml:space="preserve"> </w:t>
        </w:r>
        <w:r>
          <w:rPr>
            <w:w w:val="95"/>
            <w:sz w:val="22"/>
          </w:rPr>
          <w:t>both</w:t>
        </w:r>
        <w:r>
          <w:rPr>
            <w:spacing w:val="-50"/>
            <w:w w:val="95"/>
            <w:sz w:val="22"/>
          </w:rPr>
          <w:t xml:space="preserve"> </w:t>
        </w:r>
        <w:r>
          <w:rPr>
            <w:spacing w:val="-1"/>
            <w:sz w:val="22"/>
          </w:rPr>
          <w:t xml:space="preserve">a house and a mortgage and investments in risky </w:t>
        </w:r>
        <w:r>
          <w:rPr>
            <w:sz w:val="22"/>
          </w:rPr>
          <w:t>assets (for retirement saving, for example).</w:t>
        </w:r>
        <w:r>
          <w:rPr>
            <w:spacing w:val="-52"/>
            <w:sz w:val="22"/>
          </w:rPr>
          <w:t xml:space="preserve"> </w:t>
        </w:r>
        <w:r>
          <w:rPr>
            <w:w w:val="95"/>
            <w:sz w:val="22"/>
          </w:rPr>
          <w:t>The</w:t>
        </w:r>
        <w:r>
          <w:rPr>
            <w:spacing w:val="41"/>
            <w:w w:val="95"/>
            <w:sz w:val="22"/>
          </w:rPr>
          <w:t xml:space="preserve"> </w:t>
        </w:r>
        <w:r>
          <w:rPr>
            <w:w w:val="95"/>
            <w:sz w:val="22"/>
          </w:rPr>
          <w:t>model</w:t>
        </w:r>
        <w:r>
          <w:rPr>
            <w:spacing w:val="41"/>
            <w:w w:val="95"/>
            <w:sz w:val="22"/>
          </w:rPr>
          <w:t xml:space="preserve"> </w:t>
        </w:r>
        <w:r>
          <w:rPr>
            <w:w w:val="95"/>
            <w:sz w:val="22"/>
          </w:rPr>
          <w:t>indicates</w:t>
        </w:r>
        <w:r>
          <w:rPr>
            <w:spacing w:val="41"/>
            <w:w w:val="95"/>
            <w:sz w:val="22"/>
          </w:rPr>
          <w:t xml:space="preserve"> </w:t>
        </w:r>
        <w:r>
          <w:rPr>
            <w:w w:val="95"/>
            <w:sz w:val="22"/>
          </w:rPr>
          <w:t>that</w:t>
        </w:r>
        <w:r>
          <w:rPr>
            <w:spacing w:val="41"/>
            <w:w w:val="95"/>
            <w:sz w:val="22"/>
          </w:rPr>
          <w:t xml:space="preserve"> </w:t>
        </w:r>
        <w:r>
          <w:rPr>
            <w:w w:val="95"/>
            <w:sz w:val="22"/>
          </w:rPr>
          <w:t>appropriate</w:t>
        </w:r>
        <w:r>
          <w:rPr>
            <w:spacing w:val="42"/>
            <w:w w:val="95"/>
            <w:sz w:val="22"/>
          </w:rPr>
          <w:t xml:space="preserve"> </w:t>
        </w:r>
        <w:r>
          <w:rPr>
            <w:w w:val="95"/>
            <w:sz w:val="22"/>
          </w:rPr>
          <w:t>choices</w:t>
        </w:r>
        <w:r>
          <w:rPr>
            <w:spacing w:val="41"/>
            <w:w w:val="95"/>
            <w:sz w:val="22"/>
          </w:rPr>
          <w:t xml:space="preserve"> </w:t>
        </w:r>
        <w:r>
          <w:rPr>
            <w:w w:val="95"/>
            <w:sz w:val="22"/>
          </w:rPr>
          <w:t>depend</w:t>
        </w:r>
        <w:r>
          <w:rPr>
            <w:spacing w:val="41"/>
            <w:w w:val="95"/>
            <w:sz w:val="22"/>
          </w:rPr>
          <w:t xml:space="preserve"> </w:t>
        </w:r>
        <w:r>
          <w:rPr>
            <w:w w:val="95"/>
            <w:sz w:val="22"/>
          </w:rPr>
          <w:t>substantially</w:t>
        </w:r>
        <w:r>
          <w:rPr>
            <w:spacing w:val="41"/>
            <w:w w:val="95"/>
            <w:sz w:val="22"/>
          </w:rPr>
          <w:t xml:space="preserve"> </w:t>
        </w:r>
        <w:r>
          <w:rPr>
            <w:w w:val="95"/>
            <w:sz w:val="22"/>
          </w:rPr>
          <w:t>on</w:t>
        </w:r>
        <w:r>
          <w:rPr>
            <w:spacing w:val="41"/>
            <w:w w:val="95"/>
            <w:sz w:val="22"/>
          </w:rPr>
          <w:t xml:space="preserve"> </w:t>
        </w:r>
        <w:r>
          <w:rPr>
            <w:w w:val="95"/>
            <w:sz w:val="22"/>
          </w:rPr>
          <w:t>consumers’</w:t>
        </w:r>
        <w:r>
          <w:rPr>
            <w:spacing w:val="42"/>
            <w:w w:val="95"/>
            <w:sz w:val="22"/>
          </w:rPr>
          <w:t xml:space="preserve"> </w:t>
        </w:r>
        <w:r>
          <w:rPr>
            <w:w w:val="95"/>
            <w:sz w:val="22"/>
          </w:rPr>
          <w:t>degree</w:t>
        </w:r>
        <w:r>
          <w:rPr>
            <w:spacing w:val="41"/>
            <w:w w:val="95"/>
            <w:sz w:val="22"/>
          </w:rPr>
          <w:t xml:space="preserve"> </w:t>
        </w:r>
        <w:r>
          <w:rPr>
            <w:w w:val="95"/>
            <w:sz w:val="22"/>
          </w:rPr>
          <w:t>of</w:t>
        </w:r>
        <w:r>
          <w:rPr>
            <w:spacing w:val="-50"/>
            <w:w w:val="95"/>
            <w:sz w:val="22"/>
          </w:rPr>
          <w:t xml:space="preserve"> </w:t>
        </w:r>
        <w:r>
          <w:rPr>
            <w:w w:val="95"/>
            <w:sz w:val="22"/>
          </w:rPr>
          <w:t>risk aversion. For example, a consumer with substantial housing wealth who was risk tolerant</w:t>
        </w:r>
        <w:r>
          <w:rPr>
            <w:spacing w:val="1"/>
            <w:w w:val="95"/>
            <w:sz w:val="22"/>
          </w:rPr>
          <w:t xml:space="preserve"> </w:t>
        </w:r>
        <w:r>
          <w:rPr>
            <w:sz w:val="22"/>
          </w:rPr>
          <w:t>might be inclined to invest heavily in the stock market.</w:t>
        </w:r>
        <w:r>
          <w:rPr>
            <w:spacing w:val="1"/>
            <w:sz w:val="22"/>
          </w:rPr>
          <w:t xml:space="preserve"> </w:t>
        </w:r>
        <w:r>
          <w:rPr>
            <w:sz w:val="22"/>
          </w:rPr>
          <w:t>But another consumer in similar</w:t>
        </w:r>
        <w:r>
          <w:rPr>
            <w:spacing w:val="1"/>
            <w:sz w:val="22"/>
          </w:rPr>
          <w:t xml:space="preserve"> </w:t>
        </w:r>
        <w:r>
          <w:rPr>
            <w:w w:val="95"/>
            <w:sz w:val="22"/>
          </w:rPr>
          <w:t>circumstances might be daunted by the combined risks of housing price fluctuations and stock</w:t>
        </w:r>
        <w:r>
          <w:rPr>
            <w:spacing w:val="1"/>
            <w:w w:val="95"/>
            <w:sz w:val="22"/>
          </w:rPr>
          <w:t xml:space="preserve"> </w:t>
        </w:r>
        <w:r>
          <w:rPr>
            <w:w w:val="95"/>
            <w:sz w:val="22"/>
          </w:rPr>
          <w:t>market risk. The model is capable of giving the appropriate advice to each consumer based on</w:t>
        </w:r>
        <w:r>
          <w:rPr>
            <w:spacing w:val="1"/>
            <w:w w:val="95"/>
            <w:sz w:val="22"/>
          </w:rPr>
          <w:t xml:space="preserve"> </w:t>
        </w:r>
        <w:r>
          <w:rPr>
            <w:sz w:val="22"/>
          </w:rPr>
          <w:t>their</w:t>
        </w:r>
        <w:r>
          <w:rPr>
            <w:spacing w:val="14"/>
            <w:sz w:val="22"/>
          </w:rPr>
          <w:t xml:space="preserve"> </w:t>
        </w:r>
        <w:r>
          <w:rPr>
            <w:sz w:val="22"/>
          </w:rPr>
          <w:t>circumstances</w:t>
        </w:r>
        <w:r>
          <w:rPr>
            <w:spacing w:val="15"/>
            <w:sz w:val="22"/>
          </w:rPr>
          <w:t xml:space="preserve"> </w:t>
        </w:r>
        <w:r>
          <w:rPr>
            <w:sz w:val="22"/>
          </w:rPr>
          <w:t>and</w:t>
        </w:r>
        <w:r>
          <w:rPr>
            <w:spacing w:val="15"/>
            <w:sz w:val="22"/>
          </w:rPr>
          <w:t xml:space="preserve"> </w:t>
        </w:r>
        <w:r>
          <w:rPr>
            <w:sz w:val="22"/>
          </w:rPr>
          <w:t>preferences.</w:t>
        </w:r>
      </w:ins>
    </w:p>
    <w:p w14:paraId="43CF5343" w14:textId="145886F9" w:rsidR="00634EFA" w:rsidRPr="000719D9" w:rsidDel="00E86B03" w:rsidRDefault="00612D91">
      <w:pPr>
        <w:spacing w:line="360" w:lineRule="auto"/>
        <w:ind w:left="851" w:right="850"/>
        <w:rPr>
          <w:del w:id="35" w:author="Lujan, Alan" w:date="2021-12-15T09:37:00Z"/>
          <w:rFonts w:eastAsia="Arial" w:cs="Arial"/>
          <w:iCs/>
          <w:sz w:val="18"/>
        </w:rPr>
      </w:pPr>
      <w:del w:id="36" w:author="Lujan, Alan" w:date="2021-12-15T09:37:00Z">
        <w:r w:rsidDel="00E86B03">
          <w:rPr>
            <w:rFonts w:eastAsia="Arial" w:cs="Arial"/>
            <w:sz w:val="18"/>
          </w:rPr>
          <w:delText>Max. 200 words.</w:delText>
        </w:r>
      </w:del>
    </w:p>
    <w:p w14:paraId="03BA0005" w14:textId="77777777" w:rsidR="00D63AF1" w:rsidRPr="000719D9" w:rsidRDefault="00D63AF1" w:rsidP="00843F4B">
      <w:pPr>
        <w:spacing w:line="360" w:lineRule="auto"/>
        <w:rPr>
          <w:rFonts w:cs="Arial"/>
        </w:rPr>
      </w:pPr>
    </w:p>
    <w:p w14:paraId="119F68A8" w14:textId="05C6CB5D" w:rsidR="00291E27" w:rsidRPr="000719D9" w:rsidRDefault="00291E27" w:rsidP="00843F4B">
      <w:pPr>
        <w:spacing w:line="360" w:lineRule="auto"/>
        <w:ind w:left="851" w:right="850"/>
        <w:rPr>
          <w:rFonts w:cs="Arial"/>
          <w:sz w:val="18"/>
        </w:rPr>
      </w:pPr>
      <w:r w:rsidRPr="000719D9">
        <w:rPr>
          <w:rFonts w:cs="Arial"/>
          <w:b/>
          <w:i/>
          <w:sz w:val="18"/>
        </w:rPr>
        <w:t>Keywords</w:t>
      </w:r>
      <w:r w:rsidRPr="000719D9">
        <w:rPr>
          <w:rFonts w:cs="Arial"/>
          <w:b/>
          <w:sz w:val="18"/>
        </w:rPr>
        <w:t>:</w:t>
      </w:r>
      <w:r w:rsidRPr="000719D9">
        <w:rPr>
          <w:rFonts w:cs="Arial"/>
          <w:sz w:val="18"/>
        </w:rPr>
        <w:t xml:space="preserve"> </w:t>
      </w:r>
      <w:ins w:id="37" w:author="Lujan, Alan" w:date="2021-12-15T09:38:00Z">
        <w:r w:rsidR="00E86B03" w:rsidRPr="00E86B03">
          <w:rPr>
            <w:rFonts w:cs="Arial"/>
            <w:sz w:val="18"/>
            <w:lang w:val="en-US"/>
          </w:rPr>
          <w:t>Life-cycle, Portfolio Choice, Housing, Mortgage, Financial Risk</w:t>
        </w:r>
      </w:ins>
    </w:p>
    <w:p w14:paraId="2B7EA849" w14:textId="77777777" w:rsidR="00D63AF1" w:rsidRPr="000719D9" w:rsidRDefault="00D63AF1" w:rsidP="00843F4B">
      <w:pPr>
        <w:rPr>
          <w:rFonts w:cs="Arial"/>
        </w:rPr>
      </w:pPr>
    </w:p>
    <w:p w14:paraId="350AB54A" w14:textId="77777777" w:rsidR="00D63AF1" w:rsidRPr="000719D9" w:rsidRDefault="00D63AF1" w:rsidP="00843F4B">
      <w:pPr>
        <w:rPr>
          <w:rFonts w:cs="Arial"/>
        </w:rPr>
      </w:pPr>
    </w:p>
    <w:p w14:paraId="76D99745" w14:textId="77777777" w:rsidR="00D63AF1" w:rsidRPr="000719D9" w:rsidRDefault="00D63AF1" w:rsidP="00843F4B">
      <w:pPr>
        <w:rPr>
          <w:rFonts w:cs="Arial"/>
        </w:rPr>
      </w:pPr>
    </w:p>
    <w:p w14:paraId="148D2589" w14:textId="77777777" w:rsidR="00D63AF1" w:rsidRPr="000719D9" w:rsidRDefault="00D63AF1" w:rsidP="00843F4B">
      <w:pPr>
        <w:rPr>
          <w:rFonts w:cs="Arial"/>
        </w:rPr>
      </w:pPr>
    </w:p>
    <w:p w14:paraId="05E5A8CD" w14:textId="77777777" w:rsidR="00D63AF1" w:rsidRPr="000719D9" w:rsidRDefault="00D63AF1" w:rsidP="00843F4B">
      <w:pPr>
        <w:rPr>
          <w:rFonts w:cs="Arial"/>
        </w:rPr>
      </w:pPr>
    </w:p>
    <w:p w14:paraId="56898482" w14:textId="77777777" w:rsidR="00D63AF1" w:rsidRPr="000719D9" w:rsidRDefault="00D63AF1" w:rsidP="00843F4B">
      <w:pPr>
        <w:rPr>
          <w:rFonts w:cs="Arial"/>
        </w:rPr>
      </w:pPr>
    </w:p>
    <w:p w14:paraId="74AD465E" w14:textId="77777777" w:rsidR="00D63AF1" w:rsidRDefault="00D63AF1" w:rsidP="00843F4B">
      <w:pPr>
        <w:rPr>
          <w:rFonts w:cs="Arial"/>
        </w:rPr>
      </w:pPr>
    </w:p>
    <w:p w14:paraId="36716781" w14:textId="77777777" w:rsidR="000719D9" w:rsidRDefault="000719D9" w:rsidP="00843F4B">
      <w:pPr>
        <w:rPr>
          <w:rFonts w:cs="Arial"/>
        </w:rPr>
      </w:pPr>
    </w:p>
    <w:p w14:paraId="379C944F" w14:textId="77777777" w:rsidR="000719D9" w:rsidRDefault="000719D9" w:rsidP="00843F4B">
      <w:pPr>
        <w:rPr>
          <w:rFonts w:cs="Arial"/>
        </w:rPr>
      </w:pPr>
    </w:p>
    <w:p w14:paraId="0CF26961" w14:textId="77777777" w:rsidR="000719D9" w:rsidRDefault="000719D9" w:rsidP="00843F4B">
      <w:pPr>
        <w:rPr>
          <w:rFonts w:cs="Arial"/>
        </w:rPr>
      </w:pPr>
    </w:p>
    <w:p w14:paraId="4AC15713" w14:textId="77777777" w:rsidR="00612D91" w:rsidRDefault="00612D91" w:rsidP="00843F4B">
      <w:pPr>
        <w:rPr>
          <w:rFonts w:cs="Arial"/>
        </w:rPr>
      </w:pPr>
    </w:p>
    <w:p w14:paraId="76364D83" w14:textId="5678EF2E" w:rsidR="00612D91" w:rsidRDefault="00612D91" w:rsidP="00843F4B">
      <w:pPr>
        <w:rPr>
          <w:rFonts w:cs="Arial"/>
        </w:rPr>
      </w:pPr>
    </w:p>
    <w:p w14:paraId="787CA5DA" w14:textId="60F39CD8" w:rsidR="00936926" w:rsidRDefault="00936926" w:rsidP="00843F4B">
      <w:pPr>
        <w:rPr>
          <w:rFonts w:cs="Arial"/>
        </w:rPr>
      </w:pPr>
    </w:p>
    <w:p w14:paraId="7CD50606" w14:textId="77777777" w:rsidR="00936926" w:rsidRDefault="00936926" w:rsidP="00843F4B">
      <w:pPr>
        <w:rPr>
          <w:rFonts w:cs="Arial"/>
        </w:rPr>
      </w:pPr>
    </w:p>
    <w:p w14:paraId="1C48A416" w14:textId="77777777" w:rsidR="00612D91" w:rsidRDefault="00612D91" w:rsidP="00843F4B">
      <w:pPr>
        <w:rPr>
          <w:rFonts w:cs="Arial"/>
        </w:rPr>
      </w:pPr>
    </w:p>
    <w:p w14:paraId="29CB9F75" w14:textId="77777777" w:rsidR="00612D91" w:rsidRDefault="00612D91" w:rsidP="00843F4B">
      <w:pPr>
        <w:rPr>
          <w:rFonts w:cs="Arial"/>
        </w:rPr>
      </w:pPr>
    </w:p>
    <w:p w14:paraId="03B11F94" w14:textId="77777777" w:rsidR="00612D91" w:rsidRDefault="00612D91" w:rsidP="00843F4B">
      <w:pPr>
        <w:rPr>
          <w:rFonts w:cs="Arial"/>
        </w:rPr>
      </w:pPr>
    </w:p>
    <w:p w14:paraId="3D151C99" w14:textId="77777777" w:rsidR="00612D91" w:rsidRDefault="00612D91" w:rsidP="00843F4B">
      <w:pPr>
        <w:rPr>
          <w:rFonts w:cs="Arial"/>
        </w:rPr>
      </w:pPr>
    </w:p>
    <w:p w14:paraId="6DF6FD62" w14:textId="77777777" w:rsidR="00612D91" w:rsidRDefault="00612D91" w:rsidP="00843F4B">
      <w:pPr>
        <w:rPr>
          <w:rFonts w:cs="Arial"/>
        </w:rPr>
      </w:pPr>
    </w:p>
    <w:p w14:paraId="376396B5" w14:textId="77777777" w:rsidR="00612D91" w:rsidRDefault="00612D91" w:rsidP="00843F4B">
      <w:pPr>
        <w:rPr>
          <w:rFonts w:cs="Arial"/>
        </w:rPr>
      </w:pPr>
    </w:p>
    <w:p w14:paraId="02996C35" w14:textId="77777777" w:rsidR="00612D91" w:rsidDel="003614AA" w:rsidRDefault="00612D91">
      <w:pPr>
        <w:rPr>
          <w:del w:id="38" w:author="Lujan, Alan" w:date="2021-12-15T09:40:00Z"/>
          <w:rFonts w:cs="Arial"/>
        </w:rPr>
      </w:pPr>
    </w:p>
    <w:p w14:paraId="52D8E78C" w14:textId="77777777" w:rsidR="000719D9" w:rsidRPr="000719D9" w:rsidDel="003614AA" w:rsidRDefault="000719D9">
      <w:pPr>
        <w:rPr>
          <w:del w:id="39" w:author="Lujan, Alan" w:date="2021-12-15T09:40:00Z"/>
          <w:rFonts w:cs="Arial"/>
        </w:rPr>
      </w:pPr>
    </w:p>
    <w:p w14:paraId="6637CBD6" w14:textId="77777777" w:rsidR="00D63AF1" w:rsidRPr="000719D9" w:rsidDel="003614AA" w:rsidRDefault="00D63AF1">
      <w:pPr>
        <w:rPr>
          <w:del w:id="40" w:author="Lujan, Alan" w:date="2021-12-15T09:40:00Z"/>
          <w:rFonts w:cs="Arial"/>
        </w:rPr>
      </w:pPr>
    </w:p>
    <w:p w14:paraId="0593C9C1" w14:textId="77777777" w:rsidR="00D63AF1" w:rsidRPr="000719D9" w:rsidDel="003614AA" w:rsidRDefault="00D63AF1">
      <w:pPr>
        <w:rPr>
          <w:del w:id="41" w:author="Lujan, Alan" w:date="2021-12-15T09:40:00Z"/>
          <w:rFonts w:cs="Arial"/>
        </w:rPr>
      </w:pPr>
    </w:p>
    <w:p w14:paraId="11AFB201" w14:textId="77777777" w:rsidR="00D63AF1" w:rsidRPr="000719D9" w:rsidDel="003614AA" w:rsidRDefault="00D63AF1">
      <w:pPr>
        <w:rPr>
          <w:del w:id="42" w:author="Lujan, Alan" w:date="2021-12-15T09:40:00Z"/>
          <w:rFonts w:cs="Arial"/>
        </w:rPr>
      </w:pPr>
    </w:p>
    <w:p w14:paraId="1C4C8F61" w14:textId="77777777" w:rsidR="008F7DDC" w:rsidDel="003614AA" w:rsidRDefault="008F7DDC">
      <w:pPr>
        <w:rPr>
          <w:del w:id="43" w:author="Lujan, Alan" w:date="2021-12-15T09:40:00Z"/>
          <w:rFonts w:cs="Arial"/>
        </w:rPr>
      </w:pPr>
    </w:p>
    <w:p w14:paraId="40254CDD" w14:textId="77777777" w:rsidR="00612D91" w:rsidRDefault="00612D91" w:rsidP="00843F4B">
      <w:pPr>
        <w:rPr>
          <w:rFonts w:cs="Arial"/>
        </w:rPr>
      </w:pPr>
    </w:p>
    <w:p w14:paraId="72027ED8" w14:textId="77777777" w:rsidR="00612D91" w:rsidDel="003614AA" w:rsidRDefault="00612D91">
      <w:pPr>
        <w:rPr>
          <w:del w:id="44" w:author="Lujan, Alan" w:date="2021-12-15T09:40:00Z"/>
          <w:rFonts w:cs="Arial"/>
        </w:rPr>
      </w:pPr>
    </w:p>
    <w:p w14:paraId="64C90606" w14:textId="77777777" w:rsidR="00612D91" w:rsidRPr="000719D9" w:rsidRDefault="00612D91" w:rsidP="00843F4B">
      <w:pPr>
        <w:rPr>
          <w:rFonts w:cs="Arial"/>
        </w:rPr>
        <w:sectPr w:rsidR="00612D91" w:rsidRPr="000719D9" w:rsidSect="00CB771C">
          <w:headerReference w:type="default" r:id="rId9"/>
          <w:footerReference w:type="even" r:id="rId10"/>
          <w:footerReference w:type="default" r:id="rId11"/>
          <w:footerReference w:type="first" r:id="rId12"/>
          <w:pgSz w:w="11906" w:h="16838"/>
          <w:pgMar w:top="1560" w:right="1417" w:bottom="1417" w:left="1417" w:header="708" w:footer="708" w:gutter="0"/>
          <w:pgNumType w:start="0"/>
          <w:cols w:space="708"/>
          <w:titlePg/>
          <w:docGrid w:linePitch="360"/>
        </w:sectPr>
      </w:pPr>
    </w:p>
    <w:p w14:paraId="0EF90134" w14:textId="77777777" w:rsidR="008F7DDC" w:rsidRPr="000719D9" w:rsidRDefault="008F7DDC" w:rsidP="00843F4B">
      <w:pPr>
        <w:rPr>
          <w:rFonts w:cs="Arial"/>
        </w:rPr>
        <w:sectPr w:rsidR="008F7DDC" w:rsidRPr="000719D9" w:rsidSect="00CB771C">
          <w:type w:val="continuous"/>
          <w:pgSz w:w="11906" w:h="16838"/>
          <w:pgMar w:top="1560" w:right="1417" w:bottom="1417" w:left="1417" w:header="708" w:footer="708" w:gutter="0"/>
          <w:cols w:space="708"/>
          <w:docGrid w:linePitch="360"/>
        </w:sectPr>
      </w:pPr>
    </w:p>
    <w:p w14:paraId="01AFE663" w14:textId="77777777" w:rsidR="00D63AF1" w:rsidRPr="000719D9" w:rsidRDefault="00D63AF1" w:rsidP="00843F4B">
      <w:pPr>
        <w:rPr>
          <w:rFonts w:cs="Arial"/>
        </w:rPr>
      </w:pPr>
    </w:p>
    <w:p w14:paraId="542603CF" w14:textId="77777777" w:rsidR="00D23CA7" w:rsidRDefault="00D23CA7" w:rsidP="00843F4B">
      <w:pPr>
        <w:rPr>
          <w:rFonts w:cs="Arial"/>
        </w:rPr>
        <w:sectPr w:rsidR="00D23CA7" w:rsidSect="00CB771C">
          <w:type w:val="continuous"/>
          <w:pgSz w:w="11906" w:h="16838"/>
          <w:pgMar w:top="1560" w:right="1417" w:bottom="1417" w:left="1417" w:header="708" w:footer="708" w:gutter="0"/>
          <w:cols w:space="709"/>
          <w:docGrid w:linePitch="360"/>
        </w:sectPr>
      </w:pPr>
    </w:p>
    <w:p w14:paraId="0BE7C59F" w14:textId="77777777" w:rsidR="00936926" w:rsidRDefault="006E50EA" w:rsidP="00843F4B">
      <w:pPr>
        <w:rPr>
          <w:rFonts w:cs="Arial"/>
        </w:rPr>
        <w:sectPr w:rsidR="00936926" w:rsidSect="00CB771C">
          <w:type w:val="continuous"/>
          <w:pgSz w:w="11906" w:h="16838"/>
          <w:pgMar w:top="1560" w:right="1417" w:bottom="1417" w:left="1417" w:header="708" w:footer="708" w:gutter="0"/>
          <w:cols w:space="709"/>
          <w:docGrid w:linePitch="360"/>
        </w:sectPr>
      </w:pPr>
      <w:r w:rsidRPr="000719D9">
        <w:rPr>
          <w:rFonts w:cs="Arial"/>
          <w:noProof/>
          <w:sz w:val="36"/>
          <w:szCs w:val="36"/>
          <w:lang w:val="nl-NL" w:eastAsia="nl-NL"/>
        </w:rPr>
        <mc:AlternateContent>
          <mc:Choice Requires="wps">
            <w:drawing>
              <wp:anchor distT="0" distB="0" distL="114300" distR="114300" simplePos="0" relativeHeight="251692032" behindDoc="0" locked="0" layoutInCell="1" allowOverlap="1" wp14:anchorId="3787EB2D" wp14:editId="7A388D07">
                <wp:simplePos x="0" y="0"/>
                <wp:positionH relativeFrom="page">
                  <wp:align>left</wp:align>
                </wp:positionH>
                <wp:positionV relativeFrom="paragraph">
                  <wp:posOffset>635</wp:posOffset>
                </wp:positionV>
                <wp:extent cx="3602990" cy="659765"/>
                <wp:effectExtent l="0" t="0" r="16510" b="26035"/>
                <wp:wrapNone/>
                <wp:docPr id="28" name="Rectangle 28"/>
                <wp:cNvGraphicFramePr/>
                <a:graphic xmlns:a="http://schemas.openxmlformats.org/drawingml/2006/main">
                  <a:graphicData uri="http://schemas.microsoft.com/office/word/2010/wordprocessingShape">
                    <wps:wsp>
                      <wps:cNvSpPr/>
                      <wps:spPr>
                        <a:xfrm>
                          <a:off x="0" y="0"/>
                          <a:ext cx="3602990" cy="65976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4E5F6" w14:textId="77777777" w:rsidR="00252155" w:rsidRPr="00146BDF" w:rsidRDefault="00252155" w:rsidP="000719D9">
                            <w:pPr>
                              <w:pStyle w:val="ListParagraph"/>
                              <w:numPr>
                                <w:ilvl w:val="0"/>
                                <w:numId w:val="11"/>
                              </w:numPr>
                              <w:tabs>
                                <w:tab w:val="left" w:pos="1276"/>
                              </w:tabs>
                              <w:ind w:left="1276"/>
                              <w:rPr>
                                <w:rFonts w:cs="Arial"/>
                                <w:b/>
                                <w:sz w:val="36"/>
                              </w:rPr>
                            </w:pPr>
                            <w:r w:rsidRPr="00146BDF">
                              <w:rPr>
                                <w:rFonts w:cs="Arial"/>
                                <w:b/>
                                <w:sz w:val="36"/>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7EB2D" id="Rectangle 28" o:spid="_x0000_s1028" style="position:absolute;left:0;text-align:left;margin-left:0;margin-top:.05pt;width:283.7pt;height:51.95pt;z-index:251692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" fillcolor="#538135 [2409]" strokecolor="#538135 [2409]" strokeweight="1pt">
                <v:textbox>
                  <w:txbxContent>
                    <w:p w14:paraId="1924E5F6" w14:textId="77777777" w:rsidR="00252155" w:rsidRPr="00146BDF" w:rsidRDefault="00252155" w:rsidP="000719D9">
                      <w:pPr>
                        <w:pStyle w:val="ListParagraph"/>
                        <w:numPr>
                          <w:ilvl w:val="0"/>
                          <w:numId w:val="11"/>
                        </w:numPr>
                        <w:tabs>
                          <w:tab w:val="left" w:pos="1276"/>
                        </w:tabs>
                        <w:ind w:left="1276"/>
                        <w:rPr>
                          <w:rFonts w:cs="Arial"/>
                          <w:b/>
                          <w:sz w:val="36"/>
                        </w:rPr>
                      </w:pPr>
                      <w:r w:rsidRPr="00146BDF">
                        <w:rPr>
                          <w:rFonts w:cs="Arial"/>
                          <w:b/>
                          <w:sz w:val="36"/>
                        </w:rPr>
                        <w:t>Introduction</w:t>
                      </w:r>
                    </w:p>
                  </w:txbxContent>
                </v:textbox>
                <w10:wrap anchorx="page"/>
              </v:rect>
            </w:pict>
          </mc:Fallback>
        </mc:AlternateContent>
      </w:r>
    </w:p>
    <w:p w14:paraId="516CFD9C" w14:textId="4094149E" w:rsidR="00D63AF1" w:rsidRPr="000719D9" w:rsidRDefault="00D63AF1" w:rsidP="00843F4B">
      <w:pPr>
        <w:rPr>
          <w:rFonts w:cs="Arial"/>
        </w:rPr>
      </w:pPr>
    </w:p>
    <w:p w14:paraId="5D4A193F" w14:textId="2ECEBFAA" w:rsidR="00D63AF1" w:rsidRPr="000719D9" w:rsidRDefault="00D63AF1" w:rsidP="00843F4B">
      <w:pPr>
        <w:rPr>
          <w:rFonts w:cs="Arial"/>
        </w:rPr>
      </w:pPr>
    </w:p>
    <w:p w14:paraId="7EB75BFA" w14:textId="77777777" w:rsidR="006473C6" w:rsidRPr="000719D9" w:rsidRDefault="006473C6" w:rsidP="00843F4B">
      <w:pPr>
        <w:spacing w:line="360" w:lineRule="auto"/>
        <w:rPr>
          <w:rFonts w:cs="Arial"/>
          <w:sz w:val="18"/>
        </w:rPr>
        <w:sectPr w:rsidR="006473C6" w:rsidRPr="000719D9" w:rsidSect="00936926">
          <w:type w:val="continuous"/>
          <w:pgSz w:w="11906" w:h="16838"/>
          <w:pgMar w:top="1560" w:right="1417" w:bottom="1417" w:left="1417" w:header="708" w:footer="708" w:gutter="0"/>
          <w:cols w:space="709"/>
          <w:docGrid w:linePitch="360"/>
        </w:sectPr>
      </w:pPr>
    </w:p>
    <w:p w14:paraId="5B507AB5" w14:textId="5D485CE2" w:rsidR="00903D51" w:rsidRDefault="00903D51" w:rsidP="00843F4B">
      <w:pPr>
        <w:pStyle w:val="ListParagraph"/>
        <w:tabs>
          <w:tab w:val="left" w:pos="567"/>
        </w:tabs>
        <w:spacing w:line="360" w:lineRule="auto"/>
        <w:ind w:left="567"/>
        <w:rPr>
          <w:rFonts w:cs="Arial"/>
          <w:b/>
          <w:color w:val="737573"/>
          <w:sz w:val="18"/>
          <w:szCs w:val="18"/>
        </w:rPr>
      </w:pPr>
    </w:p>
    <w:p w14:paraId="0BF1C019" w14:textId="77777777" w:rsidR="00D23CA7" w:rsidRDefault="00D23CA7" w:rsidP="00843F4B">
      <w:pPr>
        <w:pStyle w:val="ListParagraph"/>
        <w:spacing w:line="360" w:lineRule="auto"/>
        <w:ind w:left="0"/>
        <w:rPr>
          <w:rFonts w:cs="Arial"/>
          <w:sz w:val="18"/>
          <w:szCs w:val="18"/>
        </w:rPr>
        <w:sectPr w:rsidR="00D23CA7" w:rsidSect="00936926">
          <w:type w:val="continuous"/>
          <w:pgSz w:w="11906" w:h="16838"/>
          <w:pgMar w:top="1560" w:right="1417" w:bottom="1417" w:left="1417" w:header="708" w:footer="708" w:gutter="0"/>
          <w:cols w:space="709"/>
          <w:docGrid w:linePitch="360"/>
        </w:sectPr>
      </w:pPr>
    </w:p>
    <w:p w14:paraId="2CC38EC8" w14:textId="77777777" w:rsidR="00724EA9" w:rsidRDefault="00724EA9" w:rsidP="00843F4B">
      <w:pPr>
        <w:pStyle w:val="ListParagraph"/>
        <w:spacing w:line="360" w:lineRule="auto"/>
        <w:ind w:left="0"/>
        <w:rPr>
          <w:rFonts w:cs="Arial"/>
          <w:b/>
          <w:sz w:val="18"/>
          <w:szCs w:val="18"/>
        </w:rPr>
      </w:pPr>
    </w:p>
    <w:p w14:paraId="2D97CFD0" w14:textId="77777777" w:rsidR="00936926" w:rsidRDefault="00936926" w:rsidP="00843F4B">
      <w:pPr>
        <w:pStyle w:val="ListParagraph"/>
        <w:spacing w:line="360" w:lineRule="auto"/>
        <w:ind w:left="0"/>
        <w:rPr>
          <w:rFonts w:cs="Arial"/>
          <w:b/>
          <w:sz w:val="18"/>
          <w:szCs w:val="18"/>
        </w:rPr>
        <w:sectPr w:rsidR="00936926" w:rsidSect="00936926">
          <w:type w:val="continuous"/>
          <w:pgSz w:w="11906" w:h="16838"/>
          <w:pgMar w:top="1560" w:right="1417" w:bottom="1417" w:left="1417" w:header="708" w:footer="708" w:gutter="0"/>
          <w:cols w:space="709"/>
          <w:docGrid w:linePitch="360"/>
        </w:sectPr>
      </w:pPr>
    </w:p>
    <w:p w14:paraId="12A35C24" w14:textId="77777777" w:rsidR="00936926" w:rsidRDefault="00936926" w:rsidP="00843F4B">
      <w:pPr>
        <w:pStyle w:val="ListParagraph"/>
        <w:spacing w:line="360" w:lineRule="auto"/>
        <w:ind w:left="0"/>
        <w:rPr>
          <w:rFonts w:cs="Arial"/>
          <w:b/>
          <w:sz w:val="18"/>
          <w:szCs w:val="18"/>
        </w:rPr>
      </w:pPr>
    </w:p>
    <w:p w14:paraId="5E4CE759" w14:textId="77777777" w:rsidR="0075328B" w:rsidRDefault="0075328B" w:rsidP="00843F4B">
      <w:pPr>
        <w:pStyle w:val="BodyText"/>
        <w:spacing w:before="278" w:line="290" w:lineRule="auto"/>
        <w:ind w:left="108" w:right="104"/>
        <w:jc w:val="both"/>
        <w:rPr>
          <w:ins w:id="45" w:author="Lujan, Alan" w:date="2021-12-15T10:21:00Z"/>
        </w:rPr>
      </w:pPr>
      <w:ins w:id="46" w:author="Lujan, Alan" w:date="2021-12-15T10:21:00Z">
        <w:r>
          <w:rPr>
            <w:w w:val="95"/>
          </w:rPr>
          <w:t>Economists have long sought to use models of mathematically optimal behavior to try to</w:t>
        </w:r>
        <w:r>
          <w:rPr>
            <w:spacing w:val="-54"/>
            <w:w w:val="95"/>
          </w:rPr>
          <w:t xml:space="preserve"> </w:t>
        </w:r>
        <w:r>
          <w:rPr>
            <w:w w:val="95"/>
          </w:rPr>
          <w:t>understand saving and investment decisions over a household’s life-cycle</w:t>
        </w:r>
        <w:r>
          <w:fldChar w:fldCharType="begin"/>
        </w:r>
        <w:r>
          <w:instrText xml:space="preserve"> HYPERLINK \l "_bookmark1" </w:instrText>
        </w:r>
        <w:r>
          <w:fldChar w:fldCharType="separate"/>
        </w:r>
        <w:r>
          <w:rPr>
            <w:color w:val="4C0000"/>
            <w:w w:val="95"/>
            <w:position w:val="9"/>
            <w:sz w:val="12"/>
          </w:rPr>
          <w:t>1</w:t>
        </w:r>
        <w:r>
          <w:rPr>
            <w:color w:val="4C0000"/>
            <w:w w:val="95"/>
            <w:position w:val="9"/>
            <w:sz w:val="12"/>
          </w:rPr>
          <w:fldChar w:fldCharType="end"/>
        </w:r>
        <w:r>
          <w:rPr>
            <w:w w:val="95"/>
          </w:rPr>
          <w:t>. If there were</w:t>
        </w:r>
        <w:r>
          <w:rPr>
            <w:spacing w:val="1"/>
            <w:w w:val="95"/>
          </w:rPr>
          <w:t xml:space="preserve"> </w:t>
        </w:r>
        <w:r>
          <w:rPr>
            <w:w w:val="95"/>
          </w:rPr>
          <w:t>no uncertainty (about,</w:t>
        </w:r>
        <w:r>
          <w:rPr>
            <w:spacing w:val="1"/>
            <w:w w:val="95"/>
          </w:rPr>
          <w:t xml:space="preserve"> </w:t>
        </w:r>
        <w:r>
          <w:rPr>
            <w:w w:val="95"/>
          </w:rPr>
          <w:t>say,</w:t>
        </w:r>
        <w:r>
          <w:rPr>
            <w:spacing w:val="1"/>
            <w:w w:val="95"/>
          </w:rPr>
          <w:t xml:space="preserve"> </w:t>
        </w:r>
        <w:r>
          <w:rPr>
            <w:w w:val="95"/>
          </w:rPr>
          <w:t>investment returns),</w:t>
        </w:r>
        <w:r>
          <w:rPr>
            <w:spacing w:val="54"/>
          </w:rPr>
          <w:t xml:space="preserve"> </w:t>
        </w:r>
        <w:r>
          <w:rPr>
            <w:w w:val="95"/>
          </w:rPr>
          <w:t>calculating optimal choices would not</w:t>
        </w:r>
        <w:r>
          <w:rPr>
            <w:spacing w:val="1"/>
            <w:w w:val="95"/>
          </w:rPr>
          <w:t xml:space="preserve"> </w:t>
        </w:r>
        <w:r>
          <w:rPr>
            <w:w w:val="95"/>
          </w:rPr>
          <w:t>be hard. For example, consumers would want to invest their whole financial portfolio in</w:t>
        </w:r>
        <w:r>
          <w:rPr>
            <w:spacing w:val="1"/>
            <w:w w:val="95"/>
          </w:rPr>
          <w:t xml:space="preserve"> </w:t>
        </w:r>
        <w:r>
          <w:t>whatever</w:t>
        </w:r>
        <w:r>
          <w:rPr>
            <w:spacing w:val="-4"/>
          </w:rPr>
          <w:t xml:space="preserve"> </w:t>
        </w:r>
        <w:r>
          <w:t>asset</w:t>
        </w:r>
        <w:r>
          <w:rPr>
            <w:spacing w:val="-2"/>
          </w:rPr>
          <w:t xml:space="preserve"> </w:t>
        </w:r>
        <w:r>
          <w:t>they</w:t>
        </w:r>
        <w:r>
          <w:rPr>
            <w:spacing w:val="-3"/>
          </w:rPr>
          <w:t xml:space="preserve"> </w:t>
        </w:r>
        <w:r>
          <w:t>knew</w:t>
        </w:r>
        <w:r>
          <w:rPr>
            <w:spacing w:val="-3"/>
          </w:rPr>
          <w:t xml:space="preserve"> </w:t>
        </w:r>
        <w:r>
          <w:t>(in</w:t>
        </w:r>
        <w:r>
          <w:rPr>
            <w:spacing w:val="-3"/>
          </w:rPr>
          <w:t xml:space="preserve"> </w:t>
        </w:r>
        <w:r>
          <w:t>advance)</w:t>
        </w:r>
        <w:r>
          <w:rPr>
            <w:spacing w:val="-3"/>
          </w:rPr>
          <w:t xml:space="preserve"> </w:t>
        </w:r>
        <w:r>
          <w:t>would</w:t>
        </w:r>
        <w:r>
          <w:rPr>
            <w:spacing w:val="-2"/>
          </w:rPr>
          <w:t xml:space="preserve"> </w:t>
        </w:r>
        <w:r>
          <w:t>yield</w:t>
        </w:r>
        <w:r>
          <w:rPr>
            <w:spacing w:val="-3"/>
          </w:rPr>
          <w:t xml:space="preserve"> </w:t>
        </w:r>
        <w:r>
          <w:t>the</w:t>
        </w:r>
        <w:r>
          <w:rPr>
            <w:spacing w:val="-3"/>
          </w:rPr>
          <w:t xml:space="preserve"> </w:t>
        </w:r>
        <w:r>
          <w:t>highest</w:t>
        </w:r>
        <w:r>
          <w:rPr>
            <w:spacing w:val="-3"/>
          </w:rPr>
          <w:t xml:space="preserve"> </w:t>
        </w:r>
        <w:r>
          <w:t>rate</w:t>
        </w:r>
        <w:r>
          <w:rPr>
            <w:spacing w:val="-3"/>
          </w:rPr>
          <w:t xml:space="preserve"> </w:t>
        </w:r>
        <w:r>
          <w:t>of</w:t>
        </w:r>
        <w:r>
          <w:rPr>
            <w:spacing w:val="-2"/>
          </w:rPr>
          <w:t xml:space="preserve"> </w:t>
        </w:r>
        <w:r>
          <w:t>return.</w:t>
        </w:r>
      </w:ins>
    </w:p>
    <w:p w14:paraId="47542A62" w14:textId="77777777" w:rsidR="0075328B" w:rsidRDefault="0075328B" w:rsidP="00843F4B">
      <w:pPr>
        <w:pStyle w:val="BodyText"/>
        <w:spacing w:before="1" w:line="290" w:lineRule="auto"/>
        <w:ind w:left="108" w:right="105" w:firstLine="234"/>
        <w:jc w:val="both"/>
        <w:rPr>
          <w:ins w:id="47" w:author="Lujan, Alan" w:date="2021-12-15T10:21:00Z"/>
        </w:rPr>
      </w:pPr>
      <w:ins w:id="48" w:author="Lujan, Alan" w:date="2021-12-15T10:21:00Z">
        <w:r>
          <w:rPr>
            <w:w w:val="95"/>
          </w:rPr>
          <w:t>But in the real world, assets that – on average – yield higher returns (like stocks), also</w:t>
        </w:r>
        <w:r>
          <w:rPr>
            <w:spacing w:val="1"/>
            <w:w w:val="95"/>
          </w:rPr>
          <w:t xml:space="preserve"> </w:t>
        </w:r>
        <w:r>
          <w:rPr>
            <w:spacing w:val="-2"/>
          </w:rPr>
          <w:t xml:space="preserve">are much riskier than low-return </w:t>
        </w:r>
        <w:r>
          <w:rPr>
            <w:spacing w:val="-1"/>
          </w:rPr>
          <w:t>safe assets (like bank deposits). Aversion to risk is a</w:t>
        </w:r>
        <w:r>
          <w:rPr>
            <w:spacing w:val="-57"/>
          </w:rPr>
          <w:t xml:space="preserve"> </w:t>
        </w:r>
        <w:r>
          <w:rPr>
            <w:w w:val="95"/>
          </w:rPr>
          <w:t>perfectly</w:t>
        </w:r>
        <w:r>
          <w:rPr>
            <w:spacing w:val="-9"/>
            <w:w w:val="95"/>
          </w:rPr>
          <w:t xml:space="preserve"> </w:t>
        </w:r>
        <w:r>
          <w:rPr>
            <w:w w:val="95"/>
          </w:rPr>
          <w:t>rational</w:t>
        </w:r>
        <w:r>
          <w:rPr>
            <w:spacing w:val="-8"/>
            <w:w w:val="95"/>
          </w:rPr>
          <w:t xml:space="preserve"> </w:t>
        </w:r>
        <w:r>
          <w:rPr>
            <w:w w:val="95"/>
          </w:rPr>
          <w:t>motivation,</w:t>
        </w:r>
        <w:r>
          <w:rPr>
            <w:spacing w:val="-5"/>
            <w:w w:val="95"/>
          </w:rPr>
          <w:t xml:space="preserve"> </w:t>
        </w:r>
        <w:r>
          <w:rPr>
            <w:w w:val="95"/>
          </w:rPr>
          <w:t>so</w:t>
        </w:r>
        <w:r>
          <w:rPr>
            <w:spacing w:val="-8"/>
            <w:w w:val="95"/>
          </w:rPr>
          <w:t xml:space="preserve"> </w:t>
        </w:r>
        <w:r>
          <w:rPr>
            <w:w w:val="95"/>
          </w:rPr>
          <w:t>how</w:t>
        </w:r>
        <w:r>
          <w:rPr>
            <w:spacing w:val="-9"/>
            <w:w w:val="95"/>
          </w:rPr>
          <w:t xml:space="preserve"> </w:t>
        </w:r>
        <w:r>
          <w:rPr>
            <w:w w:val="95"/>
          </w:rPr>
          <w:t>much</w:t>
        </w:r>
        <w:r>
          <w:rPr>
            <w:spacing w:val="-8"/>
            <w:w w:val="95"/>
          </w:rPr>
          <w:t xml:space="preserve"> </w:t>
        </w:r>
        <w:r>
          <w:rPr>
            <w:w w:val="95"/>
          </w:rPr>
          <w:t>to</w:t>
        </w:r>
        <w:r>
          <w:rPr>
            <w:spacing w:val="-8"/>
            <w:w w:val="95"/>
          </w:rPr>
          <w:t xml:space="preserve"> </w:t>
        </w:r>
        <w:r>
          <w:rPr>
            <w:w w:val="95"/>
          </w:rPr>
          <w:t>invest</w:t>
        </w:r>
        <w:r>
          <w:rPr>
            <w:spacing w:val="-8"/>
            <w:w w:val="95"/>
          </w:rPr>
          <w:t xml:space="preserve"> </w:t>
        </w:r>
        <w:r>
          <w:rPr>
            <w:w w:val="95"/>
          </w:rPr>
          <w:t>in</w:t>
        </w:r>
        <w:r>
          <w:rPr>
            <w:spacing w:val="-9"/>
            <w:w w:val="95"/>
          </w:rPr>
          <w:t xml:space="preserve"> </w:t>
        </w:r>
        <w:r>
          <w:rPr>
            <w:w w:val="95"/>
          </w:rPr>
          <w:t>risky</w:t>
        </w:r>
        <w:r>
          <w:rPr>
            <w:spacing w:val="-8"/>
            <w:w w:val="95"/>
          </w:rPr>
          <w:t xml:space="preserve"> </w:t>
        </w:r>
        <w:r>
          <w:rPr>
            <w:w w:val="95"/>
          </w:rPr>
          <w:t>versus</w:t>
        </w:r>
        <w:r>
          <w:rPr>
            <w:spacing w:val="-8"/>
            <w:w w:val="95"/>
          </w:rPr>
          <w:t xml:space="preserve"> </w:t>
        </w:r>
        <w:r>
          <w:rPr>
            <w:w w:val="95"/>
          </w:rPr>
          <w:t>safe</w:t>
        </w:r>
        <w:r>
          <w:rPr>
            <w:spacing w:val="-8"/>
            <w:w w:val="95"/>
          </w:rPr>
          <w:t xml:space="preserve"> </w:t>
        </w:r>
        <w:r>
          <w:rPr>
            <w:w w:val="95"/>
          </w:rPr>
          <w:t>assets</w:t>
        </w:r>
        <w:r>
          <w:rPr>
            <w:spacing w:val="-9"/>
            <w:w w:val="95"/>
          </w:rPr>
          <w:t xml:space="preserve"> </w:t>
        </w:r>
        <w:r>
          <w:rPr>
            <w:w w:val="95"/>
          </w:rPr>
          <w:t>is</w:t>
        </w:r>
        <w:r>
          <w:rPr>
            <w:spacing w:val="-8"/>
            <w:w w:val="95"/>
          </w:rPr>
          <w:t xml:space="preserve"> </w:t>
        </w:r>
        <w:r>
          <w:rPr>
            <w:w w:val="95"/>
          </w:rPr>
          <w:t>far</w:t>
        </w:r>
        <w:r>
          <w:rPr>
            <w:spacing w:val="-8"/>
            <w:w w:val="95"/>
          </w:rPr>
          <w:t xml:space="preserve"> </w:t>
        </w:r>
        <w:r>
          <w:rPr>
            <w:w w:val="95"/>
          </w:rPr>
          <w:t>from</w:t>
        </w:r>
        <w:r>
          <w:rPr>
            <w:spacing w:val="-55"/>
            <w:w w:val="95"/>
          </w:rPr>
          <w:t xml:space="preserve"> </w:t>
        </w:r>
        <w:r>
          <w:rPr>
            <w:spacing w:val="-1"/>
          </w:rPr>
          <w:t xml:space="preserve">obvious. Furthermore, there are many other risks (to job, </w:t>
        </w:r>
        <w:r>
          <w:t>health, to house prices, and</w:t>
        </w:r>
        <w:r>
          <w:rPr>
            <w:spacing w:val="-57"/>
          </w:rPr>
          <w:t xml:space="preserve"> </w:t>
        </w:r>
        <w:r>
          <w:rPr>
            <w:w w:val="95"/>
          </w:rPr>
          <w:t>more)</w:t>
        </w:r>
        <w:r>
          <w:rPr>
            <w:spacing w:val="15"/>
            <w:w w:val="95"/>
          </w:rPr>
          <w:t xml:space="preserve"> </w:t>
        </w:r>
        <w:r>
          <w:rPr>
            <w:w w:val="95"/>
          </w:rPr>
          <w:t>that</w:t>
        </w:r>
        <w:r>
          <w:rPr>
            <w:spacing w:val="16"/>
            <w:w w:val="95"/>
          </w:rPr>
          <w:t xml:space="preserve"> </w:t>
        </w:r>
        <w:r>
          <w:rPr>
            <w:w w:val="95"/>
          </w:rPr>
          <w:t>should</w:t>
        </w:r>
        <w:r>
          <w:rPr>
            <w:spacing w:val="15"/>
            <w:w w:val="95"/>
          </w:rPr>
          <w:t xml:space="preserve"> </w:t>
        </w:r>
        <w:r>
          <w:rPr>
            <w:w w:val="95"/>
          </w:rPr>
          <w:t>further</w:t>
        </w:r>
        <w:r>
          <w:rPr>
            <w:spacing w:val="16"/>
            <w:w w:val="95"/>
          </w:rPr>
          <w:t xml:space="preserve"> </w:t>
        </w:r>
        <w:r>
          <w:rPr>
            <w:w w:val="95"/>
          </w:rPr>
          <w:t>temper</w:t>
        </w:r>
        <w:r>
          <w:rPr>
            <w:spacing w:val="15"/>
            <w:w w:val="95"/>
          </w:rPr>
          <w:t xml:space="preserve"> </w:t>
        </w:r>
        <w:r>
          <w:rPr>
            <w:w w:val="95"/>
          </w:rPr>
          <w:t>any</w:t>
        </w:r>
        <w:r>
          <w:rPr>
            <w:spacing w:val="15"/>
            <w:w w:val="95"/>
          </w:rPr>
          <w:t xml:space="preserve"> </w:t>
        </w:r>
        <w:r>
          <w:rPr>
            <w:w w:val="95"/>
          </w:rPr>
          <w:t>rational</w:t>
        </w:r>
        <w:r>
          <w:rPr>
            <w:spacing w:val="15"/>
            <w:w w:val="95"/>
          </w:rPr>
          <w:t xml:space="preserve"> </w:t>
        </w:r>
        <w:r>
          <w:rPr>
            <w:w w:val="95"/>
          </w:rPr>
          <w:t>person’s</w:t>
        </w:r>
        <w:r>
          <w:rPr>
            <w:spacing w:val="17"/>
            <w:w w:val="95"/>
          </w:rPr>
          <w:t xml:space="preserve"> </w:t>
        </w:r>
        <w:r>
          <w:rPr>
            <w:w w:val="95"/>
          </w:rPr>
          <w:t>appetite</w:t>
        </w:r>
        <w:r>
          <w:rPr>
            <w:spacing w:val="15"/>
            <w:w w:val="95"/>
          </w:rPr>
          <w:t xml:space="preserve"> </w:t>
        </w:r>
        <w:r>
          <w:rPr>
            <w:w w:val="95"/>
          </w:rPr>
          <w:t>for</w:t>
        </w:r>
        <w:r>
          <w:rPr>
            <w:spacing w:val="16"/>
            <w:w w:val="95"/>
          </w:rPr>
          <w:t xml:space="preserve"> </w:t>
        </w:r>
        <w:r>
          <w:rPr>
            <w:w w:val="95"/>
          </w:rPr>
          <w:t>risky</w:t>
        </w:r>
        <w:r>
          <w:rPr>
            <w:spacing w:val="15"/>
            <w:w w:val="95"/>
          </w:rPr>
          <w:t xml:space="preserve"> </w:t>
        </w:r>
        <w:r>
          <w:rPr>
            <w:w w:val="95"/>
          </w:rPr>
          <w:t>investment.</w:t>
        </w:r>
      </w:ins>
    </w:p>
    <w:p w14:paraId="02EABE68" w14:textId="77777777" w:rsidR="0075328B" w:rsidRDefault="0075328B" w:rsidP="00843F4B">
      <w:pPr>
        <w:pStyle w:val="BodyText"/>
        <w:spacing w:before="1" w:line="290" w:lineRule="auto"/>
        <w:ind w:left="108" w:right="105" w:firstLine="234"/>
        <w:jc w:val="both"/>
        <w:rPr>
          <w:ins w:id="49" w:author="Lujan, Alan" w:date="2021-12-15T10:21:00Z"/>
        </w:rPr>
      </w:pPr>
      <w:ins w:id="50" w:author="Lujan, Alan" w:date="2021-12-15T10:21:00Z">
        <w:r>
          <w:t xml:space="preserve">As noted in </w:t>
        </w:r>
        <w:r>
          <w:fldChar w:fldCharType="begin"/>
        </w:r>
        <w:r>
          <w:instrText xml:space="preserve"> HYPERLINK \l "_bookmark17" </w:instrText>
        </w:r>
        <w:r>
          <w:fldChar w:fldCharType="separate"/>
        </w:r>
        <w:r>
          <w:rPr>
            <w:color w:val="19174C"/>
          </w:rPr>
          <w:t>Carroll</w:t>
        </w:r>
        <w:r>
          <w:rPr>
            <w:color w:val="19174C"/>
          </w:rPr>
          <w:fldChar w:fldCharType="end"/>
        </w:r>
        <w:r>
          <w:rPr>
            <w:color w:val="19174C"/>
          </w:rPr>
          <w:t xml:space="preserve"> </w:t>
        </w:r>
        <w:r>
          <w:t>(</w:t>
        </w:r>
        <w:r>
          <w:fldChar w:fldCharType="begin"/>
        </w:r>
        <w:r>
          <w:instrText xml:space="preserve"> HYPERLINK \l "_bookmark17" </w:instrText>
        </w:r>
        <w:r>
          <w:fldChar w:fldCharType="separate"/>
        </w:r>
        <w:r>
          <w:rPr>
            <w:color w:val="19174C"/>
          </w:rPr>
          <w:t>2020</w:t>
        </w:r>
        <w:r>
          <w:rPr>
            <w:color w:val="19174C"/>
          </w:rPr>
          <w:fldChar w:fldCharType="end"/>
        </w:r>
        <w:r>
          <w:t>)</w:t>
        </w:r>
        <w:r>
          <w:fldChar w:fldCharType="begin"/>
        </w:r>
        <w:r>
          <w:instrText xml:space="preserve"> HYPERLINK \l "_bookmark2" </w:instrText>
        </w:r>
        <w:r>
          <w:fldChar w:fldCharType="separate"/>
        </w:r>
        <w:r>
          <w:rPr>
            <w:color w:val="4C0000"/>
            <w:position w:val="9"/>
            <w:sz w:val="12"/>
          </w:rPr>
          <w:t>2</w:t>
        </w:r>
        <w:r>
          <w:rPr>
            <w:color w:val="4C0000"/>
            <w:position w:val="9"/>
            <w:sz w:val="12"/>
          </w:rPr>
          <w:fldChar w:fldCharType="end"/>
        </w:r>
        <w:r>
          <w:t>, calculating truly optimal behavior in a realistically</w:t>
        </w:r>
        <w:r>
          <w:rPr>
            <w:spacing w:val="1"/>
          </w:rPr>
          <w:t xml:space="preserve"> </w:t>
        </w:r>
        <w:r>
          <w:rPr>
            <w:w w:val="95"/>
          </w:rPr>
          <w:t>uncertain</w:t>
        </w:r>
        <w:r>
          <w:rPr>
            <w:spacing w:val="30"/>
            <w:w w:val="95"/>
          </w:rPr>
          <w:t xml:space="preserve"> </w:t>
        </w:r>
        <w:r>
          <w:rPr>
            <w:w w:val="95"/>
          </w:rPr>
          <w:t>world</w:t>
        </w:r>
        <w:r>
          <w:rPr>
            <w:spacing w:val="31"/>
            <w:w w:val="95"/>
          </w:rPr>
          <w:t xml:space="preserve"> </w:t>
        </w:r>
        <w:r>
          <w:rPr>
            <w:w w:val="95"/>
          </w:rPr>
          <w:t>is</w:t>
        </w:r>
        <w:r>
          <w:rPr>
            <w:spacing w:val="31"/>
            <w:w w:val="95"/>
          </w:rPr>
          <w:t xml:space="preserve"> </w:t>
        </w:r>
        <w:r>
          <w:rPr>
            <w:w w:val="95"/>
          </w:rPr>
          <w:t>such</w:t>
        </w:r>
        <w:r>
          <w:rPr>
            <w:spacing w:val="31"/>
            <w:w w:val="95"/>
          </w:rPr>
          <w:t xml:space="preserve"> </w:t>
        </w:r>
        <w:r>
          <w:rPr>
            <w:w w:val="95"/>
          </w:rPr>
          <w:t>a</w:t>
        </w:r>
        <w:r>
          <w:rPr>
            <w:spacing w:val="31"/>
            <w:w w:val="95"/>
          </w:rPr>
          <w:t xml:space="preserve"> </w:t>
        </w:r>
        <w:r>
          <w:rPr>
            <w:w w:val="95"/>
          </w:rPr>
          <w:t>difficult</w:t>
        </w:r>
        <w:r>
          <w:rPr>
            <w:spacing w:val="31"/>
            <w:w w:val="95"/>
          </w:rPr>
          <w:t xml:space="preserve"> </w:t>
        </w:r>
        <w:r>
          <w:rPr>
            <w:w w:val="95"/>
          </w:rPr>
          <w:t>challenge</w:t>
        </w:r>
        <w:r>
          <w:rPr>
            <w:spacing w:val="31"/>
            <w:w w:val="95"/>
          </w:rPr>
          <w:t xml:space="preserve"> </w:t>
        </w:r>
        <w:r>
          <w:rPr>
            <w:w w:val="95"/>
          </w:rPr>
          <w:t>that</w:t>
        </w:r>
        <w:r>
          <w:rPr>
            <w:spacing w:val="31"/>
            <w:w w:val="95"/>
          </w:rPr>
          <w:t xml:space="preserve"> </w:t>
        </w:r>
        <w:r>
          <w:rPr>
            <w:w w:val="95"/>
          </w:rPr>
          <w:t>only</w:t>
        </w:r>
        <w:r>
          <w:rPr>
            <w:spacing w:val="31"/>
            <w:w w:val="95"/>
          </w:rPr>
          <w:t xml:space="preserve"> </w:t>
        </w:r>
        <w:r>
          <w:rPr>
            <w:w w:val="95"/>
          </w:rPr>
          <w:t>recently</w:t>
        </w:r>
        <w:r>
          <w:rPr>
            <w:spacing w:val="31"/>
            <w:w w:val="95"/>
          </w:rPr>
          <w:t xml:space="preserve"> </w:t>
        </w:r>
        <w:r>
          <w:rPr>
            <w:w w:val="95"/>
          </w:rPr>
          <w:t>has</w:t>
        </w:r>
        <w:r>
          <w:rPr>
            <w:spacing w:val="31"/>
            <w:w w:val="95"/>
          </w:rPr>
          <w:t xml:space="preserve"> </w:t>
        </w:r>
        <w:r>
          <w:rPr>
            <w:w w:val="95"/>
          </w:rPr>
          <w:t>it</w:t>
        </w:r>
        <w:r>
          <w:rPr>
            <w:spacing w:val="31"/>
            <w:w w:val="95"/>
          </w:rPr>
          <w:t xml:space="preserve"> </w:t>
        </w:r>
        <w:r>
          <w:rPr>
            <w:w w:val="95"/>
          </w:rPr>
          <w:t>become</w:t>
        </w:r>
        <w:r>
          <w:rPr>
            <w:spacing w:val="31"/>
            <w:w w:val="95"/>
          </w:rPr>
          <w:t xml:space="preserve"> </w:t>
        </w:r>
        <w:r>
          <w:rPr>
            <w:w w:val="95"/>
          </w:rPr>
          <w:t>feasible</w:t>
        </w:r>
        <w:r>
          <w:rPr>
            <w:spacing w:val="-55"/>
            <w:w w:val="95"/>
          </w:rPr>
          <w:t xml:space="preserve"> </w:t>
        </w:r>
        <w:r>
          <w:rPr>
            <w:w w:val="95"/>
          </w:rPr>
          <w:t>to do with a reasonably high degree of realism. Rational choice models like the one we</w:t>
        </w:r>
        <w:r>
          <w:rPr>
            <w:spacing w:val="1"/>
            <w:w w:val="95"/>
          </w:rPr>
          <w:t xml:space="preserve"> </w:t>
        </w:r>
        <w:r>
          <w:rPr>
            <w:w w:val="95"/>
          </w:rPr>
          <w:t>examined there must account for many important features of reality, including different</w:t>
        </w:r>
        <w:r>
          <w:rPr>
            <w:spacing w:val="1"/>
            <w:w w:val="95"/>
          </w:rPr>
          <w:t xml:space="preserve"> </w:t>
        </w:r>
        <w:r>
          <w:t>types of uncertainty (labor income risk, mortality risk, and stock market risk), and</w:t>
        </w:r>
        <w:r>
          <w:rPr>
            <w:spacing w:val="1"/>
          </w:rPr>
          <w:t xml:space="preserve"> </w:t>
        </w:r>
        <w:r>
          <w:rPr>
            <w:w w:val="95"/>
          </w:rPr>
          <w:t>should allow for reasonable choices of risk aversion, impatience, and other preferences.</w:t>
        </w:r>
        <w:r>
          <w:rPr>
            <w:spacing w:val="1"/>
            <w:w w:val="95"/>
          </w:rPr>
          <w:t xml:space="preserve"> </w:t>
        </w:r>
        <w:r>
          <w:t xml:space="preserve">They need properly to account for </w:t>
        </w:r>
        <w:proofErr w:type="spellStart"/>
        <w:r>
          <w:t>for</w:t>
        </w:r>
        <w:proofErr w:type="spellEnd"/>
        <w:r>
          <w:t xml:space="preserve"> the path of income over the life cycle and into</w:t>
        </w:r>
        <w:r>
          <w:rPr>
            <w:spacing w:val="-57"/>
          </w:rPr>
          <w:t xml:space="preserve"> </w:t>
        </w:r>
        <w:r>
          <w:rPr>
            <w:spacing w:val="-1"/>
          </w:rPr>
          <w:t xml:space="preserve">retirement, effects of aging and mortality, </w:t>
        </w:r>
        <w:r>
          <w:t>interest rates and economic growth, and</w:t>
        </w:r>
        <w:r>
          <w:rPr>
            <w:spacing w:val="1"/>
          </w:rPr>
          <w:t xml:space="preserve"> </w:t>
        </w:r>
        <w:r>
          <w:t>myriad</w:t>
        </w:r>
        <w:r>
          <w:rPr>
            <w:spacing w:val="15"/>
          </w:rPr>
          <w:t xml:space="preserve"> </w:t>
        </w:r>
        <w:r>
          <w:t>other</w:t>
        </w:r>
        <w:r>
          <w:rPr>
            <w:spacing w:val="17"/>
          </w:rPr>
          <w:t xml:space="preserve"> </w:t>
        </w:r>
        <w:r>
          <w:t>factors.</w:t>
        </w:r>
      </w:ins>
    </w:p>
    <w:p w14:paraId="0297563B" w14:textId="77777777" w:rsidR="0075328B" w:rsidRDefault="0075328B" w:rsidP="00843F4B">
      <w:pPr>
        <w:pStyle w:val="BodyText"/>
        <w:spacing w:before="3" w:line="290" w:lineRule="auto"/>
        <w:ind w:left="108" w:right="102" w:firstLine="234"/>
        <w:jc w:val="both"/>
        <w:rPr>
          <w:ins w:id="51" w:author="Lujan, Alan" w:date="2021-12-15T10:21:00Z"/>
        </w:rPr>
      </w:pPr>
      <w:ins w:id="52" w:author="Lujan, Alan" w:date="2021-12-15T10:21:00Z">
        <w:r>
          <w:rPr>
            <w:w w:val="95"/>
          </w:rPr>
          <w:t>All of this is so difficult that professional financial advisors do not attempt it, relying</w:t>
        </w:r>
        <w:r>
          <w:rPr>
            <w:spacing w:val="1"/>
            <w:w w:val="95"/>
          </w:rPr>
          <w:t xml:space="preserve"> </w:t>
        </w:r>
        <w:r>
          <w:rPr>
            <w:w w:val="95"/>
          </w:rPr>
          <w:t>instead on rules of thumb and intuition to guide their clients. Indeed, despite the current</w:t>
        </w:r>
        <w:r>
          <w:rPr>
            <w:spacing w:val="-54"/>
            <w:w w:val="95"/>
          </w:rPr>
          <w:t xml:space="preserve"> </w:t>
        </w:r>
        <w:r>
          <w:rPr>
            <w:w w:val="90"/>
          </w:rPr>
          <w:t>excitement about the wonders of artificial intelligence, even online “</w:t>
        </w:r>
        <w:proofErr w:type="spellStart"/>
        <w:r>
          <w:rPr>
            <w:w w:val="90"/>
          </w:rPr>
          <w:t>robo</w:t>
        </w:r>
        <w:proofErr w:type="spellEnd"/>
        <w:r>
          <w:rPr>
            <w:w w:val="90"/>
          </w:rPr>
          <w:t>-advisors” do not</w:t>
        </w:r>
        <w:r>
          <w:rPr>
            <w:spacing w:val="1"/>
            <w:w w:val="90"/>
          </w:rPr>
          <w:t xml:space="preserve"> </w:t>
        </w:r>
        <w:r>
          <w:rPr>
            <w:w w:val="95"/>
          </w:rPr>
          <w:t>incorporate the degree of realism described above.</w:t>
        </w:r>
        <w:r>
          <w:rPr>
            <w:spacing w:val="1"/>
            <w:w w:val="95"/>
          </w:rPr>
          <w:t xml:space="preserve"> </w:t>
        </w:r>
        <w:r>
          <w:rPr>
            <w:w w:val="95"/>
          </w:rPr>
          <w:t>Serious mathematical optimization</w:t>
        </w:r>
        <w:r>
          <w:rPr>
            <w:spacing w:val="1"/>
            <w:w w:val="95"/>
          </w:rPr>
          <w:t xml:space="preserve"> </w:t>
        </w:r>
        <w:r>
          <w:t>efforts have been restricted to the pages of top academic economics journals – and</w:t>
        </w:r>
        <w:r>
          <w:rPr>
            <w:spacing w:val="1"/>
          </w:rPr>
          <w:t xml:space="preserve"> </w:t>
        </w:r>
        <w:r>
          <w:t>the associated computer code used to solve the models in those papers has been so</w:t>
        </w:r>
        <w:r>
          <w:rPr>
            <w:spacing w:val="1"/>
          </w:rPr>
          <w:t xml:space="preserve"> </w:t>
        </w:r>
        <w:r>
          <w:t>impenetrable</w:t>
        </w:r>
        <w:r>
          <w:rPr>
            <w:spacing w:val="15"/>
          </w:rPr>
          <w:t xml:space="preserve"> </w:t>
        </w:r>
        <w:r>
          <w:t>as</w:t>
        </w:r>
        <w:r>
          <w:rPr>
            <w:spacing w:val="16"/>
          </w:rPr>
          <w:t xml:space="preserve"> </w:t>
        </w:r>
        <w:r>
          <w:t>to</w:t>
        </w:r>
        <w:r>
          <w:rPr>
            <w:spacing w:val="15"/>
          </w:rPr>
          <w:t xml:space="preserve"> </w:t>
        </w:r>
        <w:r>
          <w:t>be</w:t>
        </w:r>
        <w:r>
          <w:rPr>
            <w:spacing w:val="15"/>
          </w:rPr>
          <w:t xml:space="preserve"> </w:t>
        </w:r>
        <w:r>
          <w:t>unusable.</w:t>
        </w:r>
      </w:ins>
    </w:p>
    <w:p w14:paraId="02D3BCA1" w14:textId="77777777" w:rsidR="0075328B" w:rsidRDefault="0075328B" w:rsidP="00843F4B">
      <w:pPr>
        <w:pStyle w:val="BodyText"/>
        <w:spacing w:before="2" w:line="290" w:lineRule="auto"/>
        <w:ind w:left="108" w:right="105" w:firstLine="234"/>
        <w:jc w:val="both"/>
        <w:rPr>
          <w:ins w:id="53" w:author="Lujan, Alan" w:date="2021-12-15T10:21:00Z"/>
        </w:rPr>
      </w:pPr>
      <w:ins w:id="54" w:author="Lujan, Alan" w:date="2021-12-15T10:21:00Z">
        <w:r>
          <w:fldChar w:fldCharType="begin"/>
        </w:r>
        <w:r>
          <w:instrText xml:space="preserve"> HYPERLINK \l "_bookmark17" </w:instrText>
        </w:r>
        <w:r>
          <w:fldChar w:fldCharType="separate"/>
        </w:r>
        <w:r>
          <w:rPr>
            <w:color w:val="19174C"/>
            <w:spacing w:val="-1"/>
          </w:rPr>
          <w:t>Carroll</w:t>
        </w:r>
        <w:r>
          <w:rPr>
            <w:color w:val="19174C"/>
            <w:spacing w:val="-3"/>
          </w:rPr>
          <w:t xml:space="preserve"> </w:t>
        </w:r>
        <w:r>
          <w:rPr>
            <w:color w:val="19174C"/>
            <w:spacing w:val="-3"/>
          </w:rPr>
          <w:fldChar w:fldCharType="end"/>
        </w:r>
        <w:r>
          <w:rPr>
            <w:spacing w:val="-1"/>
          </w:rPr>
          <w:t>(</w:t>
        </w:r>
        <w:r>
          <w:fldChar w:fldCharType="begin"/>
        </w:r>
        <w:r>
          <w:instrText xml:space="preserve"> HYPERLINK \l "_bookmark17" </w:instrText>
        </w:r>
        <w:r>
          <w:fldChar w:fldCharType="separate"/>
        </w:r>
        <w:r>
          <w:rPr>
            <w:color w:val="19174C"/>
            <w:spacing w:val="-1"/>
          </w:rPr>
          <w:t>2020</w:t>
        </w:r>
        <w:r>
          <w:rPr>
            <w:color w:val="19174C"/>
            <w:spacing w:val="-1"/>
          </w:rPr>
          <w:fldChar w:fldCharType="end"/>
        </w:r>
        <w:r>
          <w:rPr>
            <w:spacing w:val="-1"/>
          </w:rPr>
          <w:t>)</w:t>
        </w:r>
        <w:r>
          <w:rPr>
            <w:spacing w:val="-3"/>
          </w:rPr>
          <w:t xml:space="preserve"> </w:t>
        </w:r>
        <w:r>
          <w:rPr>
            <w:spacing w:val="-1"/>
          </w:rPr>
          <w:t>described</w:t>
        </w:r>
        <w:r>
          <w:rPr>
            <w:spacing w:val="-3"/>
          </w:rPr>
          <w:t xml:space="preserve"> </w:t>
        </w:r>
        <w:r>
          <w:rPr>
            <w:spacing w:val="-1"/>
          </w:rPr>
          <w:t>the</w:t>
        </w:r>
        <w:r>
          <w:rPr>
            <w:spacing w:val="-3"/>
          </w:rPr>
          <w:t xml:space="preserve"> </w:t>
        </w:r>
        <w:r>
          <w:rPr>
            <w:spacing w:val="-1"/>
          </w:rPr>
          <w:t>first</w:t>
        </w:r>
        <w:r>
          <w:rPr>
            <w:spacing w:val="-2"/>
          </w:rPr>
          <w:t xml:space="preserve"> </w:t>
        </w:r>
        <w:r>
          <w:rPr>
            <w:spacing w:val="-1"/>
          </w:rPr>
          <w:t>phase</w:t>
        </w:r>
        <w:r>
          <w:rPr>
            <w:spacing w:val="-3"/>
          </w:rPr>
          <w:t xml:space="preserve"> </w:t>
        </w:r>
        <w:r>
          <w:rPr>
            <w:spacing w:val="-1"/>
          </w:rPr>
          <w:t>of</w:t>
        </w:r>
        <w:r>
          <w:rPr>
            <w:spacing w:val="-3"/>
          </w:rPr>
          <w:t xml:space="preserve"> </w:t>
        </w:r>
        <w:r>
          <w:t>our</w:t>
        </w:r>
        <w:r>
          <w:rPr>
            <w:spacing w:val="-3"/>
          </w:rPr>
          <w:t xml:space="preserve"> </w:t>
        </w:r>
        <w:r>
          <w:t>work</w:t>
        </w:r>
        <w:r>
          <w:rPr>
            <w:spacing w:val="-3"/>
          </w:rPr>
          <w:t xml:space="preserve"> </w:t>
        </w:r>
        <w:r>
          <w:t>sponsored</w:t>
        </w:r>
        <w:r>
          <w:rPr>
            <w:spacing w:val="-2"/>
          </w:rPr>
          <w:t xml:space="preserve"> </w:t>
        </w:r>
        <w:r>
          <w:t>by</w:t>
        </w:r>
        <w:r>
          <w:rPr>
            <w:spacing w:val="-3"/>
          </w:rPr>
          <w:t xml:space="preserve"> </w:t>
        </w:r>
        <w:r>
          <w:t>TFI</w:t>
        </w:r>
        <w:r>
          <w:rPr>
            <w:spacing w:val="-3"/>
          </w:rPr>
          <w:t xml:space="preserve"> </w:t>
        </w:r>
        <w:r>
          <w:t>in</w:t>
        </w:r>
        <w:r>
          <w:rPr>
            <w:spacing w:val="-3"/>
          </w:rPr>
          <w:t xml:space="preserve"> </w:t>
        </w:r>
        <w:r>
          <w:t>building</w:t>
        </w:r>
        <w:r>
          <w:rPr>
            <w:spacing w:val="-3"/>
          </w:rPr>
          <w:t xml:space="preserve"> </w:t>
        </w:r>
        <w:r>
          <w:t>a</w:t>
        </w:r>
        <w:r>
          <w:rPr>
            <w:spacing w:val="-57"/>
          </w:rPr>
          <w:t xml:space="preserve"> </w:t>
        </w:r>
        <w:r>
          <w:rPr>
            <w:w w:val="95"/>
          </w:rPr>
          <w:t>public, easy-to-use, open-source software toolkit of the computer code that can solve</w:t>
        </w:r>
        <w:r>
          <w:rPr>
            <w:spacing w:val="1"/>
            <w:w w:val="95"/>
          </w:rPr>
          <w:t xml:space="preserve"> </w:t>
        </w:r>
        <w:r>
          <w:rPr>
            <w:w w:val="95"/>
          </w:rPr>
          <w:t>these kinds of problems.</w:t>
        </w:r>
        <w:r>
          <w:rPr>
            <w:spacing w:val="1"/>
            <w:w w:val="95"/>
          </w:rPr>
          <w:t xml:space="preserve"> </w:t>
        </w:r>
        <w:r>
          <w:rPr>
            <w:w w:val="95"/>
          </w:rPr>
          <w:t>We showed that our free tools are able easily and quickly to</w:t>
        </w:r>
        <w:r>
          <w:rPr>
            <w:spacing w:val="1"/>
            <w:w w:val="95"/>
          </w:rPr>
          <w:t xml:space="preserve"> </w:t>
        </w:r>
        <w:r>
          <w:t>reproduce</w:t>
        </w:r>
        <w:r>
          <w:rPr>
            <w:spacing w:val="2"/>
          </w:rPr>
          <w:t xml:space="preserve"> </w:t>
        </w:r>
        <w:r>
          <w:t>the</w:t>
        </w:r>
        <w:r>
          <w:rPr>
            <w:spacing w:val="1"/>
          </w:rPr>
          <w:t xml:space="preserve"> </w:t>
        </w:r>
        <w:r>
          <w:t>results</w:t>
        </w:r>
        <w:r>
          <w:rPr>
            <w:spacing w:val="2"/>
          </w:rPr>
          <w:t xml:space="preserve"> </w:t>
        </w:r>
        <w:r>
          <w:t>that</w:t>
        </w:r>
        <w:r>
          <w:rPr>
            <w:spacing w:val="2"/>
          </w:rPr>
          <w:t xml:space="preserve"> </w:t>
        </w:r>
        <w:r>
          <w:t>have</w:t>
        </w:r>
        <w:r>
          <w:rPr>
            <w:spacing w:val="2"/>
          </w:rPr>
          <w:t xml:space="preserve"> </w:t>
        </w:r>
        <w:r>
          <w:t>been</w:t>
        </w:r>
        <w:r>
          <w:rPr>
            <w:spacing w:val="2"/>
          </w:rPr>
          <w:t xml:space="preserve"> </w:t>
        </w:r>
        <w:r>
          <w:t>published</w:t>
        </w:r>
        <w:r>
          <w:rPr>
            <w:spacing w:val="2"/>
          </w:rPr>
          <w:t xml:space="preserve"> </w:t>
        </w:r>
        <w:r>
          <w:t>in</w:t>
        </w:r>
        <w:r>
          <w:rPr>
            <w:spacing w:val="1"/>
          </w:rPr>
          <w:t xml:space="preserve"> </w:t>
        </w:r>
        <w:r>
          <w:t>the</w:t>
        </w:r>
        <w:r>
          <w:rPr>
            <w:spacing w:val="2"/>
          </w:rPr>
          <w:t xml:space="preserve"> </w:t>
        </w:r>
        <w:r>
          <w:t>academic</w:t>
        </w:r>
        <w:r>
          <w:rPr>
            <w:spacing w:val="2"/>
          </w:rPr>
          <w:t xml:space="preserve"> </w:t>
        </w:r>
        <w:r>
          <w:t>literature.</w:t>
        </w:r>
      </w:ins>
    </w:p>
    <w:p w14:paraId="29144833" w14:textId="77777777" w:rsidR="0075328B" w:rsidRDefault="0075328B" w:rsidP="00843F4B">
      <w:pPr>
        <w:pStyle w:val="BodyText"/>
        <w:spacing w:before="74" w:line="290" w:lineRule="auto"/>
        <w:ind w:left="108" w:right="106"/>
        <w:jc w:val="both"/>
        <w:rPr>
          <w:ins w:id="55" w:author="Lujan, Alan" w:date="2021-12-15T10:21:00Z"/>
        </w:rPr>
      </w:pPr>
      <w:ins w:id="56" w:author="Lujan, Alan" w:date="2021-12-15T10:21:00Z">
        <w:r>
          <w:rPr>
            <w:noProof/>
          </w:rPr>
          <mc:AlternateContent>
            <mc:Choice Requires="wps">
              <w:drawing>
                <wp:anchor distT="0" distB="0" distL="0" distR="0" simplePos="0" relativeHeight="251751424" behindDoc="1" locked="0" layoutInCell="1" allowOverlap="1" wp14:anchorId="0855CAAC" wp14:editId="410D5F47">
                  <wp:simplePos x="0" y="0"/>
                  <wp:positionH relativeFrom="page">
                    <wp:posOffset>944880</wp:posOffset>
                  </wp:positionH>
                  <wp:positionV relativeFrom="paragraph">
                    <wp:posOffset>492125</wp:posOffset>
                  </wp:positionV>
                  <wp:extent cx="2268220" cy="1270"/>
                  <wp:effectExtent l="11430" t="6350" r="6350" b="11430"/>
                  <wp:wrapTopAndBottom/>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8220" cy="1270"/>
                          </a:xfrm>
                          <a:custGeom>
                            <a:avLst/>
                            <a:gdLst>
                              <a:gd name="T0" fmla="+- 0 1488 1488"/>
                              <a:gd name="T1" fmla="*/ T0 w 3572"/>
                              <a:gd name="T2" fmla="+- 0 5060 1488"/>
                              <a:gd name="T3" fmla="*/ T2 w 3572"/>
                            </a:gdLst>
                            <a:ahLst/>
                            <a:cxnLst>
                              <a:cxn ang="0">
                                <a:pos x="T1" y="0"/>
                              </a:cxn>
                              <a:cxn ang="0">
                                <a:pos x="T3" y="0"/>
                              </a:cxn>
                            </a:cxnLst>
                            <a:rect l="0" t="0" r="r" b="b"/>
                            <a:pathLst>
                              <a:path w="3572">
                                <a:moveTo>
                                  <a:pt x="0" y="0"/>
                                </a:moveTo>
                                <a:lnTo>
                                  <a:pt x="357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5D774" id="Freeform: Shape 10" o:spid="_x0000_s1026" style="position:absolute;margin-left:74.4pt;margin-top:38.75pt;width:178.6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5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" path="m,l3572,e" filled="f" strokeweight=".14042mm">
                  <v:path arrowok="t" o:connecttype="custom" o:connectlocs="0,0;2268220,0" o:connectangles="0,0"/>
                  <w10:wrap type="topAndBottom" anchorx="page"/>
                </v:shape>
              </w:pict>
            </mc:Fallback>
          </mc:AlternateContent>
        </w:r>
        <w:r>
          <w:rPr>
            <w:w w:val="95"/>
          </w:rPr>
          <w:t xml:space="preserve">However, as noted in </w:t>
        </w:r>
        <w:r>
          <w:fldChar w:fldCharType="begin"/>
        </w:r>
        <w:r>
          <w:instrText xml:space="preserve"> HYPERLINK \l "_bookmark17" </w:instrText>
        </w:r>
        <w:r>
          <w:fldChar w:fldCharType="separate"/>
        </w:r>
        <w:r>
          <w:rPr>
            <w:color w:val="19174C"/>
            <w:w w:val="95"/>
          </w:rPr>
          <w:t>Carroll</w:t>
        </w:r>
        <w:r>
          <w:rPr>
            <w:color w:val="19174C"/>
            <w:w w:val="95"/>
          </w:rPr>
          <w:fldChar w:fldCharType="end"/>
        </w:r>
        <w:r>
          <w:rPr>
            <w:color w:val="19174C"/>
            <w:w w:val="95"/>
          </w:rPr>
          <w:t xml:space="preserve"> </w:t>
        </w:r>
        <w:r>
          <w:rPr>
            <w:w w:val="95"/>
          </w:rPr>
          <w:t>(</w:t>
        </w:r>
        <w:r>
          <w:fldChar w:fldCharType="begin"/>
        </w:r>
        <w:r>
          <w:instrText xml:space="preserve"> HYPERLINK \l "_bookmark17" </w:instrText>
        </w:r>
        <w:r>
          <w:fldChar w:fldCharType="separate"/>
        </w:r>
        <w:r>
          <w:rPr>
            <w:color w:val="19174C"/>
            <w:w w:val="95"/>
          </w:rPr>
          <w:t>2020</w:t>
        </w:r>
        <w:r>
          <w:rPr>
            <w:color w:val="19174C"/>
            <w:w w:val="95"/>
          </w:rPr>
          <w:fldChar w:fldCharType="end"/>
        </w:r>
        <w:r>
          <w:rPr>
            <w:w w:val="95"/>
          </w:rPr>
          <w:t xml:space="preserve">), those models of optimal </w:t>
        </w:r>
        <w:proofErr w:type="spellStart"/>
        <w:r>
          <w:rPr>
            <w:w w:val="95"/>
          </w:rPr>
          <w:t>decisionmaking</w:t>
        </w:r>
        <w:proofErr w:type="spellEnd"/>
        <w:r>
          <w:rPr>
            <w:w w:val="95"/>
          </w:rPr>
          <w:t xml:space="preserve"> imply</w:t>
        </w:r>
        <w:r>
          <w:rPr>
            <w:spacing w:val="1"/>
            <w:w w:val="95"/>
          </w:rPr>
          <w:t xml:space="preserve"> </w:t>
        </w:r>
        <w:r>
          <w:t>that,</w:t>
        </w:r>
        <w:r>
          <w:rPr>
            <w:spacing w:val="-11"/>
          </w:rPr>
          <w:t xml:space="preserve"> </w:t>
        </w:r>
        <w:r>
          <w:lastRenderedPageBreak/>
          <w:t>given</w:t>
        </w:r>
        <w:r>
          <w:rPr>
            <w:spacing w:val="-13"/>
          </w:rPr>
          <w:t xml:space="preserve"> </w:t>
        </w:r>
        <w:r>
          <w:t>the</w:t>
        </w:r>
        <w:r>
          <w:rPr>
            <w:spacing w:val="-11"/>
          </w:rPr>
          <w:t xml:space="preserve"> </w:t>
        </w:r>
        <w:r>
          <w:t>robust</w:t>
        </w:r>
        <w:r>
          <w:rPr>
            <w:spacing w:val="-12"/>
          </w:rPr>
          <w:t xml:space="preserve"> </w:t>
        </w:r>
        <w:r>
          <w:t>rate</w:t>
        </w:r>
        <w:r>
          <w:rPr>
            <w:spacing w:val="-12"/>
          </w:rPr>
          <w:t xml:space="preserve"> </w:t>
        </w:r>
        <w:r>
          <w:t>of</w:t>
        </w:r>
        <w:r>
          <w:rPr>
            <w:spacing w:val="-11"/>
          </w:rPr>
          <w:t xml:space="preserve"> </w:t>
        </w:r>
        <w:r>
          <w:t>return</w:t>
        </w:r>
        <w:r>
          <w:rPr>
            <w:spacing w:val="-13"/>
          </w:rPr>
          <w:t xml:space="preserve"> </w:t>
        </w:r>
        <w:r>
          <w:t>that</w:t>
        </w:r>
        <w:r>
          <w:rPr>
            <w:spacing w:val="-11"/>
          </w:rPr>
          <w:t xml:space="preserve"> </w:t>
        </w:r>
        <w:r>
          <w:t>risky</w:t>
        </w:r>
        <w:r>
          <w:rPr>
            <w:spacing w:val="-12"/>
          </w:rPr>
          <w:t xml:space="preserve"> </w:t>
        </w:r>
        <w:r>
          <w:t>assets</w:t>
        </w:r>
        <w:r>
          <w:rPr>
            <w:spacing w:val="-12"/>
          </w:rPr>
          <w:t xml:space="preserve"> </w:t>
        </w:r>
        <w:r>
          <w:t>(’stocks’)</w:t>
        </w:r>
        <w:r>
          <w:rPr>
            <w:spacing w:val="-11"/>
          </w:rPr>
          <w:t xml:space="preserve"> </w:t>
        </w:r>
        <w:r>
          <w:t>have</w:t>
        </w:r>
        <w:r>
          <w:rPr>
            <w:spacing w:val="-12"/>
          </w:rPr>
          <w:t xml:space="preserve"> </w:t>
        </w:r>
        <w:r>
          <w:t>earned</w:t>
        </w:r>
        <w:r>
          <w:rPr>
            <w:spacing w:val="-12"/>
          </w:rPr>
          <w:t xml:space="preserve"> </w:t>
        </w:r>
        <w:r>
          <w:t>in</w:t>
        </w:r>
        <w:r>
          <w:rPr>
            <w:spacing w:val="-12"/>
          </w:rPr>
          <w:t xml:space="preserve"> </w:t>
        </w:r>
        <w:r>
          <w:t>the</w:t>
        </w:r>
        <w:r>
          <w:rPr>
            <w:spacing w:val="-11"/>
          </w:rPr>
          <w:t xml:space="preserve"> </w:t>
        </w:r>
        <w:r>
          <w:t xml:space="preserve">past, </w:t>
        </w:r>
        <w:r>
          <w:rPr>
            <w:w w:val="95"/>
          </w:rPr>
          <w:t xml:space="preserve">most consumers should invest </w:t>
        </w:r>
        <w:r>
          <w:rPr>
            <w:i/>
            <w:w w:val="95"/>
          </w:rPr>
          <w:t xml:space="preserve">all </w:t>
        </w:r>
        <w:r>
          <w:rPr>
            <w:w w:val="95"/>
          </w:rPr>
          <w:t>of their financial wealth in stocks over most of their</w:t>
        </w:r>
        <w:r>
          <w:rPr>
            <w:spacing w:val="1"/>
            <w:w w:val="95"/>
          </w:rPr>
          <w:t xml:space="preserve"> </w:t>
        </w:r>
        <w:r>
          <w:t>lifetimes.</w:t>
        </w:r>
      </w:ins>
    </w:p>
    <w:p w14:paraId="0A229D3B" w14:textId="77777777" w:rsidR="0075328B" w:rsidRDefault="0075328B" w:rsidP="00843F4B">
      <w:pPr>
        <w:pStyle w:val="BodyText"/>
        <w:spacing w:line="290" w:lineRule="auto"/>
        <w:ind w:left="108" w:right="106" w:firstLine="234"/>
        <w:jc w:val="both"/>
        <w:rPr>
          <w:ins w:id="57" w:author="Lujan, Alan" w:date="2021-12-15T10:21:00Z"/>
        </w:rPr>
      </w:pPr>
      <w:ins w:id="58" w:author="Lujan, Alan" w:date="2021-12-15T10:21:00Z">
        <w:r>
          <w:rPr>
            <w:w w:val="95"/>
          </w:rPr>
          <w:t>A tempting interpretation of the discrepancy between the models’ predictions and</w:t>
        </w:r>
        <w:r>
          <w:rPr>
            <w:spacing w:val="1"/>
            <w:w w:val="95"/>
          </w:rPr>
          <w:t xml:space="preserve"> </w:t>
        </w:r>
        <w:r>
          <w:rPr>
            <w:spacing w:val="-1"/>
          </w:rPr>
          <w:t xml:space="preserve">people’s actual choices is that most people are just </w:t>
        </w:r>
        <w:r>
          <w:t>making a mistake in not investing</w:t>
        </w:r>
        <w:r>
          <w:rPr>
            <w:spacing w:val="-57"/>
          </w:rPr>
          <w:t xml:space="preserve"> </w:t>
        </w:r>
        <w:r>
          <w:rPr>
            <w:spacing w:val="-1"/>
          </w:rPr>
          <w:t xml:space="preserve">more in stocks. Another possibility, though, is that the models are still missing </w:t>
        </w:r>
        <w:r>
          <w:t>some</w:t>
        </w:r>
        <w:r>
          <w:rPr>
            <w:spacing w:val="1"/>
          </w:rPr>
          <w:t xml:space="preserve"> </w:t>
        </w:r>
        <w:r>
          <w:rPr>
            <w:w w:val="95"/>
          </w:rPr>
          <w:t>vitally important (and rational) factor that weighs on people’s actual decisions; in this</w:t>
        </w:r>
        <w:r>
          <w:rPr>
            <w:spacing w:val="1"/>
            <w:w w:val="95"/>
          </w:rPr>
          <w:t xml:space="preserve"> </w:t>
        </w:r>
        <w:r>
          <w:t>case,</w:t>
        </w:r>
        <w:r>
          <w:rPr>
            <w:spacing w:val="-10"/>
          </w:rPr>
          <w:t xml:space="preserve"> </w:t>
        </w:r>
        <w:r>
          <w:t>people</w:t>
        </w:r>
        <w:r>
          <w:rPr>
            <w:spacing w:val="-10"/>
          </w:rPr>
          <w:t xml:space="preserve"> </w:t>
        </w:r>
        <w:r>
          <w:t>might</w:t>
        </w:r>
        <w:r>
          <w:rPr>
            <w:spacing w:val="-10"/>
          </w:rPr>
          <w:t xml:space="preserve"> </w:t>
        </w:r>
        <w:r>
          <w:t>be</w:t>
        </w:r>
        <w:r>
          <w:rPr>
            <w:spacing w:val="-9"/>
          </w:rPr>
          <w:t xml:space="preserve"> </w:t>
        </w:r>
        <w:r>
          <w:t>making</w:t>
        </w:r>
        <w:r>
          <w:rPr>
            <w:spacing w:val="-9"/>
          </w:rPr>
          <w:t xml:space="preserve"> </w:t>
        </w:r>
        <w:r>
          <w:t>rational</w:t>
        </w:r>
        <w:r>
          <w:rPr>
            <w:spacing w:val="-10"/>
          </w:rPr>
          <w:t xml:space="preserve"> </w:t>
        </w:r>
        <w:r>
          <w:t>decisions</w:t>
        </w:r>
        <w:r>
          <w:rPr>
            <w:spacing w:val="-10"/>
          </w:rPr>
          <w:t xml:space="preserve"> </w:t>
        </w:r>
        <w:r>
          <w:t>and</w:t>
        </w:r>
        <w:r>
          <w:rPr>
            <w:spacing w:val="-9"/>
          </w:rPr>
          <w:t xml:space="preserve"> </w:t>
        </w:r>
        <w:r>
          <w:t>the</w:t>
        </w:r>
        <w:r>
          <w:rPr>
            <w:spacing w:val="-9"/>
          </w:rPr>
          <w:t xml:space="preserve"> </w:t>
        </w:r>
        <w:r>
          <w:t>models</w:t>
        </w:r>
        <w:r>
          <w:rPr>
            <w:spacing w:val="-9"/>
          </w:rPr>
          <w:t xml:space="preserve"> </w:t>
        </w:r>
        <w:r>
          <w:t>might</w:t>
        </w:r>
        <w:r>
          <w:rPr>
            <w:spacing w:val="-9"/>
          </w:rPr>
          <w:t xml:space="preserve"> </w:t>
        </w:r>
        <w:r>
          <w:t>be</w:t>
        </w:r>
        <w:r>
          <w:rPr>
            <w:spacing w:val="-10"/>
          </w:rPr>
          <w:t xml:space="preserve"> </w:t>
        </w:r>
        <w:r>
          <w:t>wrong.</w:t>
        </w:r>
      </w:ins>
    </w:p>
    <w:p w14:paraId="6CF68598" w14:textId="77777777" w:rsidR="0075328B" w:rsidRDefault="0075328B" w:rsidP="00843F4B">
      <w:pPr>
        <w:pStyle w:val="BodyText"/>
        <w:spacing w:before="2" w:line="290" w:lineRule="auto"/>
        <w:ind w:left="108" w:right="105" w:firstLine="234"/>
        <w:jc w:val="both"/>
        <w:rPr>
          <w:ins w:id="59" w:author="Lujan, Alan" w:date="2021-12-15T10:21:00Z"/>
        </w:rPr>
      </w:pPr>
      <w:ins w:id="60" w:author="Lujan, Alan" w:date="2021-12-15T10:21:00Z">
        <w:r>
          <w:rPr>
            <w:w w:val="95"/>
          </w:rPr>
          <w:t xml:space="preserve">There’s an obvious candidate for the missing factor. For most households </w:t>
        </w:r>
        <w:proofErr w:type="spellStart"/>
        <w:r>
          <w:rPr>
            <w:w w:val="95"/>
          </w:rPr>
          <w:t>homeown</w:t>
        </w:r>
        <w:proofErr w:type="spellEnd"/>
        <w:r>
          <w:rPr>
            <w:w w:val="95"/>
          </w:rPr>
          <w:t>-</w:t>
        </w:r>
        <w:r>
          <w:rPr>
            <w:spacing w:val="1"/>
            <w:w w:val="95"/>
          </w:rPr>
          <w:t xml:space="preserve"> </w:t>
        </w:r>
        <w:proofErr w:type="spellStart"/>
        <w:r>
          <w:rPr>
            <w:w w:val="95"/>
          </w:rPr>
          <w:t>ership</w:t>
        </w:r>
        <w:proofErr w:type="spellEnd"/>
        <w:r>
          <w:rPr>
            <w:w w:val="95"/>
          </w:rPr>
          <w:t xml:space="preserve"> is the biggest financial decision in their lives. Homeownership </w:t>
        </w:r>
        <w:r>
          <w:rPr>
            <w:i/>
            <w:w w:val="95"/>
          </w:rPr>
          <w:t xml:space="preserve">should </w:t>
        </w:r>
        <w:r>
          <w:rPr>
            <w:w w:val="95"/>
          </w:rPr>
          <w:t>matter for</w:t>
        </w:r>
        <w:r>
          <w:rPr>
            <w:spacing w:val="1"/>
            <w:w w:val="95"/>
          </w:rPr>
          <w:t xml:space="preserve"> </w:t>
        </w:r>
        <w:r>
          <w:rPr>
            <w:w w:val="95"/>
          </w:rPr>
          <w:t>consumers’ choices about how willing they should rationally be to expose themselves to</w:t>
        </w:r>
        <w:r>
          <w:rPr>
            <w:spacing w:val="1"/>
            <w:w w:val="95"/>
          </w:rPr>
          <w:t xml:space="preserve"> </w:t>
        </w:r>
        <w:r>
          <w:rPr>
            <w:w w:val="95"/>
          </w:rPr>
          <w:t>risky financial assets, for at least two reasons. First, homeownership exposes consumers</w:t>
        </w:r>
        <w:r>
          <w:rPr>
            <w:spacing w:val="1"/>
            <w:w w:val="95"/>
          </w:rPr>
          <w:t xml:space="preserve"> </w:t>
        </w:r>
        <w:r>
          <w:rPr>
            <w:w w:val="95"/>
          </w:rPr>
          <w:t>to housing market price risk, which should have the effect of reducing their appetite for</w:t>
        </w:r>
        <w:r>
          <w:rPr>
            <w:spacing w:val="1"/>
            <w:w w:val="95"/>
          </w:rPr>
          <w:t xml:space="preserve"> </w:t>
        </w:r>
        <w:r>
          <w:rPr>
            <w:w w:val="95"/>
          </w:rPr>
          <w:t>being exposed to other kinds of risk. Second, homeownership is associated with certain</w:t>
        </w:r>
        <w:r>
          <w:rPr>
            <w:spacing w:val="1"/>
            <w:w w:val="95"/>
          </w:rPr>
          <w:t xml:space="preserve"> </w:t>
        </w:r>
        <w:r>
          <w:rPr>
            <w:w w:val="95"/>
          </w:rPr>
          <w:t>payment obligations (not just mortgages, but property taxes, maintenance costs, and so</w:t>
        </w:r>
        <w:r>
          <w:rPr>
            <w:spacing w:val="1"/>
            <w:w w:val="95"/>
          </w:rPr>
          <w:t xml:space="preserve"> </w:t>
        </w:r>
        <w:r>
          <w:rPr>
            <w:w w:val="95"/>
          </w:rPr>
          <w:t>on), which reduces the flexibility they may have in adjusting their spending in response</w:t>
        </w:r>
        <w:r>
          <w:rPr>
            <w:spacing w:val="1"/>
            <w:w w:val="95"/>
          </w:rPr>
          <w:t xml:space="preserve"> </w:t>
        </w:r>
        <w:r>
          <w:t>to</w:t>
        </w:r>
        <w:r>
          <w:rPr>
            <w:spacing w:val="15"/>
          </w:rPr>
          <w:t xml:space="preserve"> </w:t>
        </w:r>
        <w:r>
          <w:t>income</w:t>
        </w:r>
        <w:r>
          <w:rPr>
            <w:spacing w:val="16"/>
          </w:rPr>
          <w:t xml:space="preserve"> </w:t>
        </w:r>
        <w:r>
          <w:t>fluctuations.</w:t>
        </w:r>
      </w:ins>
    </w:p>
    <w:p w14:paraId="48701C04" w14:textId="77777777" w:rsidR="0075328B" w:rsidRDefault="0075328B" w:rsidP="00843F4B">
      <w:pPr>
        <w:pStyle w:val="BodyText"/>
        <w:spacing w:before="2" w:line="290" w:lineRule="auto"/>
        <w:ind w:left="108" w:right="104" w:firstLine="234"/>
        <w:jc w:val="both"/>
        <w:rPr>
          <w:ins w:id="61" w:author="Lujan, Alan" w:date="2021-12-15T10:21:00Z"/>
        </w:rPr>
      </w:pPr>
      <w:ins w:id="62" w:author="Lujan, Alan" w:date="2021-12-15T10:21:00Z">
        <w:r>
          <w:t>These points may seem obvious, but there is a good reason they have not been</w:t>
        </w:r>
        <w:r>
          <w:rPr>
            <w:spacing w:val="1"/>
          </w:rPr>
          <w:t xml:space="preserve"> </w:t>
        </w:r>
        <w:r>
          <w:rPr>
            <w:w w:val="95"/>
          </w:rPr>
          <w:t>incorporated in previous analyses of households’ optimal choice:</w:t>
        </w:r>
        <w:r>
          <w:rPr>
            <w:spacing w:val="54"/>
          </w:rPr>
          <w:t xml:space="preserve"> </w:t>
        </w:r>
        <w:r>
          <w:rPr>
            <w:w w:val="95"/>
          </w:rPr>
          <w:t>Taking account of</w:t>
        </w:r>
        <w:r>
          <w:rPr>
            <w:spacing w:val="1"/>
            <w:w w:val="95"/>
          </w:rPr>
          <w:t xml:space="preserve"> </w:t>
        </w:r>
        <w:r>
          <w:rPr>
            <w:w w:val="95"/>
          </w:rPr>
          <w:t>these complexities greatly increases the computational difficulty of calculating optimal</w:t>
        </w:r>
        <w:r>
          <w:rPr>
            <w:spacing w:val="1"/>
            <w:w w:val="95"/>
          </w:rPr>
          <w:t xml:space="preserve"> </w:t>
        </w:r>
        <w:r>
          <w:rPr>
            <w:spacing w:val="-1"/>
          </w:rPr>
          <w:t xml:space="preserve">decisions. This technical report </w:t>
        </w:r>
        <w:r>
          <w:t>describes results obtained using the latest tools to be</w:t>
        </w:r>
        <w:r>
          <w:rPr>
            <w:spacing w:val="1"/>
          </w:rPr>
          <w:t xml:space="preserve"> </w:t>
        </w:r>
        <w:r>
          <w:rPr>
            <w:w w:val="95"/>
          </w:rPr>
          <w:t>added</w:t>
        </w:r>
        <w:r>
          <w:rPr>
            <w:spacing w:val="-6"/>
            <w:w w:val="95"/>
          </w:rPr>
          <w:t xml:space="preserve"> </w:t>
        </w:r>
        <w:r>
          <w:rPr>
            <w:w w:val="95"/>
          </w:rPr>
          <w:t>to</w:t>
        </w:r>
        <w:r>
          <w:rPr>
            <w:spacing w:val="-5"/>
            <w:w w:val="95"/>
          </w:rPr>
          <w:t xml:space="preserve"> </w:t>
        </w:r>
        <w:r>
          <w:rPr>
            <w:w w:val="95"/>
          </w:rPr>
          <w:t>the</w:t>
        </w:r>
        <w:r>
          <w:rPr>
            <w:spacing w:val="-6"/>
            <w:w w:val="95"/>
          </w:rPr>
          <w:t xml:space="preserve"> </w:t>
        </w:r>
        <w:r>
          <w:fldChar w:fldCharType="begin"/>
        </w:r>
        <w:r>
          <w:instrText xml:space="preserve"> HYPERLINK "https://econ-ark.org/" \h </w:instrText>
        </w:r>
        <w:r>
          <w:fldChar w:fldCharType="separate"/>
        </w:r>
        <w:r>
          <w:rPr>
            <w:color w:val="4C0000"/>
            <w:w w:val="95"/>
          </w:rPr>
          <w:t>Econ-ARK</w:t>
        </w:r>
        <w:r>
          <w:rPr>
            <w:color w:val="4C0000"/>
            <w:spacing w:val="-5"/>
            <w:w w:val="95"/>
          </w:rPr>
          <w:t xml:space="preserve"> </w:t>
        </w:r>
        <w:r>
          <w:rPr>
            <w:color w:val="4C0000"/>
            <w:spacing w:val="-5"/>
            <w:w w:val="95"/>
          </w:rPr>
          <w:fldChar w:fldCharType="end"/>
        </w:r>
        <w:r>
          <w:rPr>
            <w:w w:val="95"/>
          </w:rPr>
          <w:t>toolkit;</w:t>
        </w:r>
        <w:r>
          <w:rPr>
            <w:spacing w:val="2"/>
            <w:w w:val="95"/>
          </w:rPr>
          <w:t xml:space="preserve"> </w:t>
        </w:r>
        <w:r>
          <w:rPr>
            <w:w w:val="95"/>
          </w:rPr>
          <w:t>with</w:t>
        </w:r>
        <w:r>
          <w:rPr>
            <w:spacing w:val="-5"/>
            <w:w w:val="95"/>
          </w:rPr>
          <w:t xml:space="preserve"> </w:t>
        </w:r>
        <w:r>
          <w:rPr>
            <w:w w:val="95"/>
          </w:rPr>
          <w:t>these</w:t>
        </w:r>
        <w:r>
          <w:rPr>
            <w:spacing w:val="-5"/>
            <w:w w:val="95"/>
          </w:rPr>
          <w:t xml:space="preserve"> </w:t>
        </w:r>
        <w:r>
          <w:rPr>
            <w:w w:val="95"/>
          </w:rPr>
          <w:t>tools,</w:t>
        </w:r>
        <w:r>
          <w:rPr>
            <w:spacing w:val="-1"/>
            <w:w w:val="95"/>
          </w:rPr>
          <w:t xml:space="preserve"> </w:t>
        </w:r>
        <w:r>
          <w:rPr>
            <w:w w:val="95"/>
          </w:rPr>
          <w:t>it</w:t>
        </w:r>
        <w:r>
          <w:rPr>
            <w:spacing w:val="-5"/>
            <w:w w:val="95"/>
          </w:rPr>
          <w:t xml:space="preserve"> </w:t>
        </w:r>
        <w:r>
          <w:rPr>
            <w:w w:val="95"/>
          </w:rPr>
          <w:t>should</w:t>
        </w:r>
        <w:r>
          <w:rPr>
            <w:spacing w:val="-6"/>
            <w:w w:val="95"/>
          </w:rPr>
          <w:t xml:space="preserve"> </w:t>
        </w:r>
        <w:r>
          <w:rPr>
            <w:w w:val="95"/>
          </w:rPr>
          <w:t>be</w:t>
        </w:r>
        <w:r>
          <w:rPr>
            <w:spacing w:val="-5"/>
            <w:w w:val="95"/>
          </w:rPr>
          <w:t xml:space="preserve"> </w:t>
        </w:r>
        <w:r>
          <w:rPr>
            <w:w w:val="95"/>
          </w:rPr>
          <w:t>much</w:t>
        </w:r>
        <w:r>
          <w:rPr>
            <w:spacing w:val="-5"/>
            <w:w w:val="95"/>
          </w:rPr>
          <w:t xml:space="preserve"> </w:t>
        </w:r>
        <w:r>
          <w:rPr>
            <w:w w:val="95"/>
          </w:rPr>
          <w:t>easier</w:t>
        </w:r>
        <w:r>
          <w:rPr>
            <w:spacing w:val="-6"/>
            <w:w w:val="95"/>
          </w:rPr>
          <w:t xml:space="preserve"> </w:t>
        </w:r>
        <w:r>
          <w:rPr>
            <w:w w:val="95"/>
          </w:rPr>
          <w:t>for</w:t>
        </w:r>
        <w:r>
          <w:rPr>
            <w:spacing w:val="-5"/>
            <w:w w:val="95"/>
          </w:rPr>
          <w:t xml:space="preserve"> </w:t>
        </w:r>
        <w:r>
          <w:rPr>
            <w:w w:val="95"/>
          </w:rPr>
          <w:t>economists,</w:t>
        </w:r>
        <w:r>
          <w:rPr>
            <w:spacing w:val="-55"/>
            <w:w w:val="95"/>
          </w:rPr>
          <w:t xml:space="preserve"> </w:t>
        </w:r>
        <w:r>
          <w:rPr>
            <w:w w:val="95"/>
          </w:rPr>
          <w:t>financial planners, and others to understand the appropriate role of homeownership in</w:t>
        </w:r>
        <w:r>
          <w:rPr>
            <w:spacing w:val="1"/>
            <w:w w:val="95"/>
          </w:rPr>
          <w:t xml:space="preserve"> </w:t>
        </w:r>
        <w:r>
          <w:t>modifying</w:t>
        </w:r>
        <w:r>
          <w:rPr>
            <w:spacing w:val="8"/>
          </w:rPr>
          <w:t xml:space="preserve"> </w:t>
        </w:r>
        <w:r>
          <w:t>investors’</w:t>
        </w:r>
        <w:r>
          <w:rPr>
            <w:spacing w:val="7"/>
          </w:rPr>
          <w:t xml:space="preserve"> </w:t>
        </w:r>
        <w:r>
          <w:t>optimal</w:t>
        </w:r>
        <w:r>
          <w:rPr>
            <w:spacing w:val="8"/>
          </w:rPr>
          <w:t xml:space="preserve"> </w:t>
        </w:r>
        <w:r>
          <w:t>saving</w:t>
        </w:r>
        <w:r>
          <w:rPr>
            <w:spacing w:val="7"/>
          </w:rPr>
          <w:t xml:space="preserve"> </w:t>
        </w:r>
        <w:r>
          <w:t>and</w:t>
        </w:r>
        <w:r>
          <w:rPr>
            <w:spacing w:val="8"/>
          </w:rPr>
          <w:t xml:space="preserve"> </w:t>
        </w:r>
        <w:r>
          <w:t>financial</w:t>
        </w:r>
        <w:r>
          <w:rPr>
            <w:spacing w:val="9"/>
          </w:rPr>
          <w:t xml:space="preserve"> </w:t>
        </w:r>
        <w:r>
          <w:t>choices.</w:t>
        </w:r>
      </w:ins>
    </w:p>
    <w:p w14:paraId="0FF81087" w14:textId="0FEFB2C7" w:rsidR="0075328B" w:rsidRDefault="0075328B" w:rsidP="00843F4B">
      <w:pPr>
        <w:pStyle w:val="BodyText"/>
        <w:spacing w:before="1" w:line="290" w:lineRule="auto"/>
        <w:ind w:left="108" w:right="106" w:firstLine="234"/>
        <w:jc w:val="both"/>
        <w:rPr>
          <w:ins w:id="63" w:author="Lujan, Alan" w:date="2021-12-15T10:21:00Z"/>
        </w:rPr>
      </w:pPr>
    </w:p>
    <w:p w14:paraId="28589B01" w14:textId="225FCB6B" w:rsidR="003614AA" w:rsidRDefault="003614AA" w:rsidP="00843F4B">
      <w:pPr>
        <w:pStyle w:val="BodyText"/>
        <w:spacing w:before="74" w:line="290" w:lineRule="auto"/>
        <w:ind w:left="108" w:right="105"/>
        <w:jc w:val="both"/>
        <w:rPr>
          <w:ins w:id="64" w:author="Lujan, Alan" w:date="2021-12-15T09:41:00Z"/>
        </w:rPr>
      </w:pPr>
      <w:r w:rsidRPr="000719D9">
        <w:rPr>
          <w:rFonts w:cs="Arial"/>
          <w:noProof/>
          <w:sz w:val="36"/>
          <w:szCs w:val="36"/>
          <w:lang w:val="nl-NL" w:eastAsia="nl-NL"/>
        </w:rPr>
        <mc:AlternateContent>
          <mc:Choice Requires="wps">
            <w:drawing>
              <wp:anchor distT="0" distB="0" distL="114300" distR="114300" simplePos="0" relativeHeight="251712512" behindDoc="0" locked="0" layoutInCell="1" allowOverlap="1" wp14:anchorId="1D0D8B3F" wp14:editId="500B9545">
                <wp:simplePos x="0" y="0"/>
                <wp:positionH relativeFrom="page">
                  <wp:align>left</wp:align>
                </wp:positionH>
                <wp:positionV relativeFrom="paragraph">
                  <wp:posOffset>207645</wp:posOffset>
                </wp:positionV>
                <wp:extent cx="3602990" cy="659765"/>
                <wp:effectExtent l="0" t="0" r="16510" b="26035"/>
                <wp:wrapNone/>
                <wp:docPr id="12" name="Rectangle 12"/>
                <wp:cNvGraphicFramePr/>
                <a:graphic xmlns:a="http://schemas.openxmlformats.org/drawingml/2006/main">
                  <a:graphicData uri="http://schemas.microsoft.com/office/word/2010/wordprocessingShape">
                    <wps:wsp>
                      <wps:cNvSpPr/>
                      <wps:spPr>
                        <a:xfrm>
                          <a:off x="0" y="0"/>
                          <a:ext cx="3602990" cy="65976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C1E87" w14:textId="5CACD702" w:rsidR="00252155" w:rsidRPr="00146BDF" w:rsidRDefault="00252155" w:rsidP="000719D9">
                            <w:pPr>
                              <w:pStyle w:val="ListParagraph"/>
                              <w:numPr>
                                <w:ilvl w:val="0"/>
                                <w:numId w:val="11"/>
                              </w:numPr>
                              <w:tabs>
                                <w:tab w:val="left" w:pos="1276"/>
                              </w:tabs>
                              <w:ind w:left="1276"/>
                              <w:rPr>
                                <w:rFonts w:cs="Arial"/>
                                <w:b/>
                                <w:sz w:val="36"/>
                              </w:rPr>
                            </w:pPr>
                            <w:del w:id="65" w:author="Lujan, Alan" w:date="2021-12-15T09:42:00Z">
                              <w:r w:rsidRPr="00146BDF" w:rsidDel="003614AA">
                                <w:rPr>
                                  <w:rFonts w:cs="Arial"/>
                                  <w:b/>
                                  <w:sz w:val="36"/>
                                </w:rPr>
                                <w:delText>Theoretical Framework</w:delText>
                              </w:r>
                            </w:del>
                            <w:ins w:id="66" w:author="Lujan, Alan" w:date="2021-12-15T09:42:00Z">
                              <w:r w:rsidR="003614AA">
                                <w:rPr>
                                  <w:rFonts w:cs="Arial"/>
                                  <w:b/>
                                  <w:sz w:val="36"/>
                                </w:rPr>
                                <w:t>Literature Review</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8B3F" id="Rectangle 12" o:spid="_x0000_s1029" style="position:absolute;left:0;text-align:left;margin-left:0;margin-top:16.35pt;width:283.7pt;height:51.95pt;z-index:2517125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" fillcolor="#538135 [2409]" strokecolor="#538135 [2409]" strokeweight="1pt">
                <v:textbox>
                  <w:txbxContent>
                    <w:p w14:paraId="2EDC1E87" w14:textId="5CACD702" w:rsidR="00252155" w:rsidRPr="00146BDF" w:rsidRDefault="00252155" w:rsidP="000719D9">
                      <w:pPr>
                        <w:pStyle w:val="ListParagraph"/>
                        <w:numPr>
                          <w:ilvl w:val="0"/>
                          <w:numId w:val="11"/>
                        </w:numPr>
                        <w:tabs>
                          <w:tab w:val="left" w:pos="1276"/>
                        </w:tabs>
                        <w:ind w:left="1276"/>
                        <w:rPr>
                          <w:rFonts w:cs="Arial"/>
                          <w:b/>
                          <w:sz w:val="36"/>
                        </w:rPr>
                      </w:pPr>
                      <w:del w:id="67" w:author="Lujan, Alan" w:date="2021-12-15T09:42:00Z">
                        <w:r w:rsidRPr="00146BDF" w:rsidDel="003614AA">
                          <w:rPr>
                            <w:rFonts w:cs="Arial"/>
                            <w:b/>
                            <w:sz w:val="36"/>
                          </w:rPr>
                          <w:delText>Theoretical Framework</w:delText>
                        </w:r>
                      </w:del>
                      <w:ins w:id="68" w:author="Lujan, Alan" w:date="2021-12-15T09:42:00Z">
                        <w:r w:rsidR="003614AA">
                          <w:rPr>
                            <w:rFonts w:cs="Arial"/>
                            <w:b/>
                            <w:sz w:val="36"/>
                          </w:rPr>
                          <w:t>Literature Review</w:t>
                        </w:r>
                      </w:ins>
                    </w:p>
                  </w:txbxContent>
                </v:textbox>
                <w10:wrap anchorx="page"/>
              </v:rect>
            </w:pict>
          </mc:Fallback>
        </mc:AlternateContent>
      </w:r>
    </w:p>
    <w:p w14:paraId="54633B19" w14:textId="3780DFF7" w:rsidR="00252155" w:rsidRPr="00E24B72" w:rsidDel="003614AA" w:rsidRDefault="00252155">
      <w:pPr>
        <w:pStyle w:val="ListParagraph"/>
        <w:spacing w:line="360" w:lineRule="auto"/>
        <w:ind w:left="0"/>
        <w:rPr>
          <w:del w:id="69" w:author="Lujan, Alan" w:date="2021-12-15T09:40:00Z"/>
          <w:rFonts w:cs="Arial"/>
          <w:b/>
          <w:sz w:val="18"/>
          <w:szCs w:val="18"/>
        </w:rPr>
      </w:pPr>
      <w:del w:id="70" w:author="Lujan, Alan" w:date="2021-12-15T09:40:00Z">
        <w:r w:rsidDel="003614AA">
          <w:rPr>
            <w:rFonts w:cs="Arial"/>
            <w:b/>
            <w:sz w:val="18"/>
            <w:szCs w:val="18"/>
          </w:rPr>
          <w:delText>Main text</w:delText>
        </w:r>
      </w:del>
    </w:p>
    <w:p w14:paraId="7DDF1AE0" w14:textId="20271A09" w:rsidR="00252155" w:rsidDel="003614AA" w:rsidRDefault="00252155">
      <w:pPr>
        <w:pStyle w:val="ListParagraph"/>
        <w:numPr>
          <w:ilvl w:val="0"/>
          <w:numId w:val="29"/>
        </w:numPr>
        <w:spacing w:line="360" w:lineRule="auto"/>
        <w:ind w:left="0" w:firstLine="0"/>
        <w:rPr>
          <w:del w:id="71" w:author="Lujan, Alan" w:date="2021-12-15T09:40:00Z"/>
          <w:rFonts w:cs="Arial"/>
          <w:sz w:val="18"/>
          <w:szCs w:val="18"/>
        </w:rPr>
        <w:pPrChange w:id="72" w:author="Lujan, Alan" w:date="2021-12-15T10:49:00Z">
          <w:pPr>
            <w:pStyle w:val="ListParagraph"/>
            <w:numPr>
              <w:numId w:val="29"/>
            </w:numPr>
            <w:spacing w:line="360" w:lineRule="auto"/>
            <w:ind w:hanging="360"/>
          </w:pPr>
        </w:pPrChange>
      </w:pPr>
      <w:del w:id="73" w:author="Lujan, Alan" w:date="2021-12-15T09:40:00Z">
        <w:r w:rsidRPr="00E24B72" w:rsidDel="003614AA">
          <w:rPr>
            <w:rFonts w:cs="Arial"/>
            <w:sz w:val="18"/>
            <w:szCs w:val="18"/>
          </w:rPr>
          <w:delText>Black</w:delText>
        </w:r>
        <w:r w:rsidDel="003614AA">
          <w:rPr>
            <w:rFonts w:cs="Arial"/>
            <w:sz w:val="18"/>
            <w:szCs w:val="18"/>
          </w:rPr>
          <w:delText>, Arial, pt 9</w:delText>
        </w:r>
        <w:r w:rsidRPr="00E24B72" w:rsidDel="003614AA">
          <w:rPr>
            <w:rFonts w:cs="Arial"/>
            <w:sz w:val="18"/>
            <w:szCs w:val="18"/>
          </w:rPr>
          <w:delText xml:space="preserve"> </w:delText>
        </w:r>
      </w:del>
    </w:p>
    <w:p w14:paraId="7316F9AF" w14:textId="0BDC69ED" w:rsidR="00252155" w:rsidDel="003614AA" w:rsidRDefault="00252155">
      <w:pPr>
        <w:pStyle w:val="ListParagraph"/>
        <w:numPr>
          <w:ilvl w:val="0"/>
          <w:numId w:val="29"/>
        </w:numPr>
        <w:spacing w:line="360" w:lineRule="auto"/>
        <w:ind w:left="0" w:firstLine="0"/>
        <w:rPr>
          <w:del w:id="74" w:author="Lujan, Alan" w:date="2021-12-15T09:40:00Z"/>
          <w:rFonts w:cs="Arial"/>
          <w:sz w:val="18"/>
          <w:szCs w:val="18"/>
        </w:rPr>
        <w:pPrChange w:id="75" w:author="Lujan, Alan" w:date="2021-12-15T10:49:00Z">
          <w:pPr>
            <w:pStyle w:val="ListParagraph"/>
            <w:numPr>
              <w:numId w:val="29"/>
            </w:numPr>
            <w:spacing w:line="360" w:lineRule="auto"/>
            <w:ind w:hanging="360"/>
          </w:pPr>
        </w:pPrChange>
      </w:pPr>
      <w:del w:id="76" w:author="Lujan, Alan" w:date="2021-12-15T09:40:00Z">
        <w:r w:rsidRPr="00E24B72" w:rsidDel="003614AA">
          <w:rPr>
            <w:rFonts w:cs="Arial"/>
            <w:sz w:val="18"/>
            <w:szCs w:val="18"/>
          </w:rPr>
          <w:delText>Alignment: justify;</w:delText>
        </w:r>
      </w:del>
    </w:p>
    <w:p w14:paraId="5375A795" w14:textId="0741441A" w:rsidR="00252155" w:rsidDel="003614AA" w:rsidRDefault="00252155">
      <w:pPr>
        <w:pStyle w:val="ListParagraph"/>
        <w:numPr>
          <w:ilvl w:val="0"/>
          <w:numId w:val="29"/>
        </w:numPr>
        <w:spacing w:line="360" w:lineRule="auto"/>
        <w:ind w:left="0" w:firstLine="0"/>
        <w:rPr>
          <w:del w:id="77" w:author="Lujan, Alan" w:date="2021-12-15T09:40:00Z"/>
          <w:rFonts w:cs="Arial"/>
          <w:sz w:val="18"/>
          <w:szCs w:val="18"/>
        </w:rPr>
        <w:pPrChange w:id="78" w:author="Lujan, Alan" w:date="2021-12-15T10:49:00Z">
          <w:pPr>
            <w:pStyle w:val="ListParagraph"/>
            <w:numPr>
              <w:numId w:val="29"/>
            </w:numPr>
            <w:spacing w:line="360" w:lineRule="auto"/>
            <w:ind w:hanging="360"/>
          </w:pPr>
        </w:pPrChange>
      </w:pPr>
      <w:del w:id="79" w:author="Lujan, Alan" w:date="2021-12-15T09:40:00Z">
        <w:r w:rsidRPr="00E24B72" w:rsidDel="003614AA">
          <w:rPr>
            <w:rFonts w:cs="Arial"/>
            <w:sz w:val="18"/>
            <w:szCs w:val="18"/>
          </w:rPr>
          <w:delText xml:space="preserve">White line between each paragraph; </w:delText>
        </w:r>
      </w:del>
    </w:p>
    <w:p w14:paraId="63AAE674" w14:textId="736F221B" w:rsidR="00252155" w:rsidDel="003614AA" w:rsidRDefault="00252155">
      <w:pPr>
        <w:pStyle w:val="ListParagraph"/>
        <w:numPr>
          <w:ilvl w:val="0"/>
          <w:numId w:val="29"/>
        </w:numPr>
        <w:spacing w:line="360" w:lineRule="auto"/>
        <w:ind w:left="0" w:firstLine="0"/>
        <w:rPr>
          <w:del w:id="80" w:author="Lujan, Alan" w:date="2021-12-15T09:40:00Z"/>
          <w:rFonts w:cs="Arial"/>
          <w:sz w:val="18"/>
          <w:szCs w:val="18"/>
        </w:rPr>
        <w:pPrChange w:id="81" w:author="Lujan, Alan" w:date="2021-12-15T10:49:00Z">
          <w:pPr>
            <w:pStyle w:val="ListParagraph"/>
            <w:numPr>
              <w:numId w:val="29"/>
            </w:numPr>
            <w:spacing w:line="360" w:lineRule="auto"/>
            <w:ind w:hanging="360"/>
          </w:pPr>
        </w:pPrChange>
      </w:pPr>
      <w:del w:id="82" w:author="Lujan, Alan" w:date="2021-12-15T09:40:00Z">
        <w:r w:rsidRPr="00E24B72" w:rsidDel="003614AA">
          <w:rPr>
            <w:rFonts w:cs="Arial"/>
            <w:sz w:val="18"/>
            <w:szCs w:val="18"/>
          </w:rPr>
          <w:delText xml:space="preserve">Separate sections indicated by </w:delText>
        </w:r>
        <w:r w:rsidR="00FF5868" w:rsidDel="003614AA">
          <w:rPr>
            <w:rFonts w:cs="Arial"/>
            <w:sz w:val="18"/>
            <w:szCs w:val="18"/>
          </w:rPr>
          <w:delText>green</w:delText>
        </w:r>
        <w:r w:rsidRPr="00E24B72" w:rsidDel="003614AA">
          <w:rPr>
            <w:rFonts w:cs="Arial"/>
            <w:sz w:val="18"/>
            <w:szCs w:val="18"/>
          </w:rPr>
          <w:delText xml:space="preserve"> labels. Each section starts at a new page; </w:delText>
        </w:r>
      </w:del>
    </w:p>
    <w:p w14:paraId="2E57DC7D" w14:textId="051CCE7F" w:rsidR="00252155" w:rsidRPr="00E24B72" w:rsidDel="003614AA" w:rsidRDefault="00252155">
      <w:pPr>
        <w:pStyle w:val="ListParagraph"/>
        <w:numPr>
          <w:ilvl w:val="0"/>
          <w:numId w:val="29"/>
        </w:numPr>
        <w:spacing w:line="360" w:lineRule="auto"/>
        <w:ind w:left="0" w:firstLine="0"/>
        <w:rPr>
          <w:del w:id="83" w:author="Lujan, Alan" w:date="2021-12-15T09:40:00Z"/>
          <w:rFonts w:cs="Arial"/>
          <w:sz w:val="18"/>
          <w:szCs w:val="18"/>
        </w:rPr>
        <w:pPrChange w:id="84" w:author="Lujan, Alan" w:date="2021-12-15T10:49:00Z">
          <w:pPr>
            <w:pStyle w:val="ListParagraph"/>
            <w:numPr>
              <w:numId w:val="29"/>
            </w:numPr>
            <w:spacing w:line="360" w:lineRule="auto"/>
            <w:ind w:hanging="360"/>
          </w:pPr>
        </w:pPrChange>
      </w:pPr>
      <w:del w:id="85" w:author="Lujan, Alan" w:date="2021-12-15T09:40:00Z">
        <w:r w:rsidRPr="00E24B72" w:rsidDel="003614AA">
          <w:rPr>
            <w:rFonts w:cs="Arial"/>
            <w:sz w:val="18"/>
            <w:szCs w:val="18"/>
          </w:rPr>
          <w:delText>Footnotes are allowed.</w:delText>
        </w:r>
      </w:del>
    </w:p>
    <w:p w14:paraId="7BB273E9" w14:textId="1A8F9AAF" w:rsidR="00252155" w:rsidDel="003614AA" w:rsidRDefault="00252155">
      <w:pPr>
        <w:pStyle w:val="ListParagraph"/>
        <w:spacing w:line="360" w:lineRule="auto"/>
        <w:ind w:left="0"/>
        <w:rPr>
          <w:del w:id="86" w:author="Lujan, Alan" w:date="2021-12-15T09:41:00Z"/>
          <w:rFonts w:cs="Arial"/>
          <w:sz w:val="18"/>
          <w:szCs w:val="18"/>
        </w:rPr>
      </w:pPr>
    </w:p>
    <w:p w14:paraId="01A20B31" w14:textId="122DDC0E" w:rsidR="00936926" w:rsidDel="003614AA" w:rsidRDefault="00936926">
      <w:pPr>
        <w:pStyle w:val="ListParagraph"/>
        <w:spacing w:line="360" w:lineRule="auto"/>
        <w:ind w:left="0"/>
        <w:rPr>
          <w:del w:id="87" w:author="Lujan, Alan" w:date="2021-12-15T09:41:00Z"/>
          <w:rFonts w:cs="Arial"/>
          <w:sz w:val="18"/>
          <w:szCs w:val="18"/>
        </w:rPr>
      </w:pPr>
    </w:p>
    <w:p w14:paraId="08159CF2" w14:textId="651D6723" w:rsidR="00252155" w:rsidRPr="00E24B72" w:rsidDel="003614AA" w:rsidRDefault="00A208E8">
      <w:pPr>
        <w:pStyle w:val="ListParagraph"/>
        <w:spacing w:line="360" w:lineRule="auto"/>
        <w:ind w:left="0"/>
        <w:rPr>
          <w:del w:id="88" w:author="Lujan, Alan" w:date="2021-12-15T09:41:00Z"/>
          <w:rFonts w:cs="Arial"/>
          <w:b/>
          <w:sz w:val="18"/>
          <w:szCs w:val="18"/>
        </w:rPr>
      </w:pPr>
      <w:del w:id="89" w:author="Lujan, Alan" w:date="2021-12-15T09:41:00Z">
        <w:r w:rsidDel="003614AA">
          <w:rPr>
            <w:rFonts w:cs="Arial"/>
            <w:b/>
            <w:sz w:val="18"/>
            <w:szCs w:val="18"/>
          </w:rPr>
          <w:delText>Subh</w:delText>
        </w:r>
        <w:r w:rsidR="00252155" w:rsidDel="003614AA">
          <w:rPr>
            <w:rFonts w:cs="Arial"/>
            <w:b/>
            <w:sz w:val="18"/>
            <w:szCs w:val="18"/>
          </w:rPr>
          <w:delText>eadings</w:delText>
        </w:r>
      </w:del>
    </w:p>
    <w:p w14:paraId="4032A796" w14:textId="208366F3" w:rsidR="00252155" w:rsidDel="003614AA" w:rsidRDefault="00A208E8">
      <w:pPr>
        <w:pStyle w:val="ListParagraph"/>
        <w:numPr>
          <w:ilvl w:val="0"/>
          <w:numId w:val="29"/>
        </w:numPr>
        <w:spacing w:line="360" w:lineRule="auto"/>
        <w:ind w:left="0" w:firstLine="0"/>
        <w:rPr>
          <w:del w:id="90" w:author="Lujan, Alan" w:date="2021-12-15T09:41:00Z"/>
          <w:rFonts w:cs="Arial"/>
          <w:sz w:val="18"/>
          <w:szCs w:val="18"/>
        </w:rPr>
        <w:pPrChange w:id="91" w:author="Lujan, Alan" w:date="2021-12-15T10:49:00Z">
          <w:pPr>
            <w:pStyle w:val="ListParagraph"/>
            <w:numPr>
              <w:numId w:val="29"/>
            </w:numPr>
            <w:spacing w:line="360" w:lineRule="auto"/>
            <w:ind w:hanging="360"/>
          </w:pPr>
        </w:pPrChange>
      </w:pPr>
      <w:del w:id="92" w:author="Lujan, Alan" w:date="2021-12-15T09:41:00Z">
        <w:r w:rsidDel="003614AA">
          <w:rPr>
            <w:rFonts w:cs="Arial"/>
            <w:sz w:val="18"/>
            <w:szCs w:val="18"/>
          </w:rPr>
          <w:delText xml:space="preserve">Subheadings: </w:delText>
        </w:r>
        <w:r w:rsidR="00252155" w:rsidRPr="00E24B72" w:rsidDel="003614AA">
          <w:rPr>
            <w:rFonts w:cs="Arial"/>
            <w:sz w:val="18"/>
            <w:szCs w:val="18"/>
          </w:rPr>
          <w:delText>Grey (115, 117, 115);</w:delText>
        </w:r>
        <w:r w:rsidR="00252155" w:rsidDel="003614AA">
          <w:rPr>
            <w:rFonts w:cs="Arial"/>
            <w:sz w:val="18"/>
            <w:szCs w:val="18"/>
          </w:rPr>
          <w:delText xml:space="preserve"> Arial, pt 9;</w:delText>
        </w:r>
        <w:r w:rsidDel="003614AA">
          <w:rPr>
            <w:rFonts w:cs="Arial"/>
            <w:sz w:val="18"/>
            <w:szCs w:val="18"/>
          </w:rPr>
          <w:delText xml:space="preserve"> bold</w:delText>
        </w:r>
      </w:del>
    </w:p>
    <w:p w14:paraId="7253FDC1" w14:textId="1BA38812" w:rsidR="00A208E8" w:rsidDel="003614AA" w:rsidRDefault="00A208E8">
      <w:pPr>
        <w:pStyle w:val="ListParagraph"/>
        <w:numPr>
          <w:ilvl w:val="0"/>
          <w:numId w:val="29"/>
        </w:numPr>
        <w:spacing w:line="360" w:lineRule="auto"/>
        <w:ind w:left="0" w:firstLine="0"/>
        <w:rPr>
          <w:del w:id="93" w:author="Lujan, Alan" w:date="2021-12-15T09:41:00Z"/>
          <w:rFonts w:cs="Arial"/>
          <w:sz w:val="18"/>
          <w:szCs w:val="18"/>
        </w:rPr>
        <w:pPrChange w:id="94" w:author="Lujan, Alan" w:date="2021-12-15T10:49:00Z">
          <w:pPr>
            <w:pStyle w:val="ListParagraph"/>
            <w:numPr>
              <w:numId w:val="29"/>
            </w:numPr>
            <w:spacing w:line="360" w:lineRule="auto"/>
            <w:ind w:hanging="360"/>
          </w:pPr>
        </w:pPrChange>
      </w:pPr>
      <w:del w:id="95" w:author="Lujan, Alan" w:date="2021-12-15T09:41:00Z">
        <w:r w:rsidDel="003614AA">
          <w:rPr>
            <w:rFonts w:cs="Arial"/>
            <w:sz w:val="18"/>
            <w:szCs w:val="18"/>
          </w:rPr>
          <w:delText xml:space="preserve">Sub-subheadings: </w:delText>
        </w:r>
        <w:r w:rsidRPr="00E24B72" w:rsidDel="003614AA">
          <w:rPr>
            <w:rFonts w:cs="Arial"/>
            <w:sz w:val="18"/>
            <w:szCs w:val="18"/>
          </w:rPr>
          <w:delText>Grey (115, 117, 115);</w:delText>
        </w:r>
        <w:r w:rsidDel="003614AA">
          <w:rPr>
            <w:rFonts w:cs="Arial"/>
            <w:sz w:val="18"/>
            <w:szCs w:val="18"/>
          </w:rPr>
          <w:delText xml:space="preserve"> Arial, pt 9; Italics</w:delText>
        </w:r>
      </w:del>
    </w:p>
    <w:p w14:paraId="1B3AD445" w14:textId="1FE1FDC4" w:rsidR="00252155" w:rsidDel="003614AA" w:rsidRDefault="00252155">
      <w:pPr>
        <w:pStyle w:val="ListParagraph"/>
        <w:numPr>
          <w:ilvl w:val="0"/>
          <w:numId w:val="29"/>
        </w:numPr>
        <w:spacing w:line="360" w:lineRule="auto"/>
        <w:ind w:left="0" w:firstLine="0"/>
        <w:rPr>
          <w:del w:id="96" w:author="Lujan, Alan" w:date="2021-12-15T09:41:00Z"/>
          <w:rFonts w:cs="Arial"/>
          <w:sz w:val="18"/>
          <w:szCs w:val="18"/>
        </w:rPr>
        <w:pPrChange w:id="97" w:author="Lujan, Alan" w:date="2021-12-15T10:49:00Z">
          <w:pPr>
            <w:pStyle w:val="ListParagraph"/>
            <w:numPr>
              <w:numId w:val="29"/>
            </w:numPr>
            <w:spacing w:line="360" w:lineRule="auto"/>
            <w:ind w:hanging="360"/>
          </w:pPr>
        </w:pPrChange>
      </w:pPr>
      <w:del w:id="98" w:author="Lujan, Alan" w:date="2021-12-15T09:41:00Z">
        <w:r w:rsidRPr="00E24B72" w:rsidDel="003614AA">
          <w:rPr>
            <w:rFonts w:cs="Arial"/>
            <w:sz w:val="18"/>
            <w:szCs w:val="18"/>
          </w:rPr>
          <w:delText>Alignment: left;</w:delText>
        </w:r>
      </w:del>
    </w:p>
    <w:p w14:paraId="3AEE17FC" w14:textId="281B6A47" w:rsidR="00252155" w:rsidDel="003614AA" w:rsidRDefault="00252155">
      <w:pPr>
        <w:pStyle w:val="ListParagraph"/>
        <w:numPr>
          <w:ilvl w:val="0"/>
          <w:numId w:val="29"/>
        </w:numPr>
        <w:spacing w:line="360" w:lineRule="auto"/>
        <w:ind w:left="0" w:firstLine="0"/>
        <w:rPr>
          <w:del w:id="99" w:author="Lujan, Alan" w:date="2021-12-15T09:41:00Z"/>
          <w:rFonts w:cs="Arial"/>
          <w:sz w:val="18"/>
          <w:szCs w:val="18"/>
        </w:rPr>
        <w:pPrChange w:id="100" w:author="Lujan, Alan" w:date="2021-12-15T10:49:00Z">
          <w:pPr>
            <w:pStyle w:val="ListParagraph"/>
            <w:numPr>
              <w:numId w:val="29"/>
            </w:numPr>
            <w:spacing w:line="360" w:lineRule="auto"/>
            <w:ind w:hanging="360"/>
          </w:pPr>
        </w:pPrChange>
      </w:pPr>
      <w:del w:id="101" w:author="Lujan, Alan" w:date="2021-12-15T09:41:00Z">
        <w:r w:rsidRPr="00E24B72" w:rsidDel="003614AA">
          <w:rPr>
            <w:rFonts w:cs="Arial"/>
            <w:sz w:val="18"/>
            <w:szCs w:val="18"/>
          </w:rPr>
          <w:delText xml:space="preserve">No white line between the </w:delText>
        </w:r>
        <w:r w:rsidR="00724EA9" w:rsidDel="003614AA">
          <w:rPr>
            <w:rFonts w:cs="Arial"/>
            <w:sz w:val="18"/>
            <w:szCs w:val="18"/>
          </w:rPr>
          <w:delText>sub</w:delText>
        </w:r>
        <w:r w:rsidRPr="00E24B72" w:rsidDel="003614AA">
          <w:rPr>
            <w:rFonts w:cs="Arial"/>
            <w:sz w:val="18"/>
            <w:szCs w:val="18"/>
          </w:rPr>
          <w:delText xml:space="preserve">headings and the text. </w:delText>
        </w:r>
      </w:del>
    </w:p>
    <w:p w14:paraId="437584A2" w14:textId="3EC8EAA7" w:rsidR="00790360" w:rsidDel="003614AA" w:rsidRDefault="00790360">
      <w:pPr>
        <w:pStyle w:val="ListParagraph"/>
        <w:spacing w:line="360" w:lineRule="auto"/>
        <w:ind w:left="0"/>
        <w:rPr>
          <w:del w:id="102" w:author="Lujan, Alan" w:date="2021-12-15T09:41:00Z"/>
          <w:rFonts w:cs="Arial"/>
          <w:sz w:val="18"/>
          <w:szCs w:val="18"/>
        </w:rPr>
        <w:pPrChange w:id="103" w:author="Lujan, Alan" w:date="2021-12-15T10:49:00Z">
          <w:pPr>
            <w:pStyle w:val="ListParagraph"/>
            <w:spacing w:line="360" w:lineRule="auto"/>
          </w:pPr>
        </w:pPrChange>
      </w:pPr>
    </w:p>
    <w:p w14:paraId="185095DE" w14:textId="4D3A0BAF" w:rsidR="00252155" w:rsidRPr="00E24B72" w:rsidDel="003614AA" w:rsidRDefault="00252155">
      <w:pPr>
        <w:spacing w:line="360" w:lineRule="auto"/>
        <w:rPr>
          <w:del w:id="104" w:author="Lujan, Alan" w:date="2021-12-15T09:41:00Z"/>
          <w:rFonts w:cs="Arial"/>
          <w:b/>
          <w:sz w:val="18"/>
        </w:rPr>
      </w:pPr>
      <w:del w:id="105" w:author="Lujan, Alan" w:date="2021-12-15T09:41:00Z">
        <w:r w:rsidRPr="00E24B72" w:rsidDel="003614AA">
          <w:rPr>
            <w:rFonts w:cs="Arial"/>
            <w:b/>
            <w:sz w:val="18"/>
          </w:rPr>
          <w:delText>Figures and tables</w:delText>
        </w:r>
      </w:del>
    </w:p>
    <w:p w14:paraId="66921BAB" w14:textId="2B033F4D" w:rsidR="00252155" w:rsidRPr="00E24B72" w:rsidDel="003614AA" w:rsidRDefault="00252155">
      <w:pPr>
        <w:pStyle w:val="ListParagraph"/>
        <w:numPr>
          <w:ilvl w:val="0"/>
          <w:numId w:val="29"/>
        </w:numPr>
        <w:spacing w:line="360" w:lineRule="auto"/>
        <w:ind w:left="0" w:firstLine="0"/>
        <w:rPr>
          <w:del w:id="106" w:author="Lujan, Alan" w:date="2021-12-15T09:41:00Z"/>
          <w:rFonts w:cs="Arial"/>
          <w:sz w:val="18"/>
        </w:rPr>
        <w:pPrChange w:id="107" w:author="Lujan, Alan" w:date="2021-12-15T10:49:00Z">
          <w:pPr>
            <w:pStyle w:val="ListParagraph"/>
            <w:numPr>
              <w:numId w:val="29"/>
            </w:numPr>
            <w:spacing w:line="360" w:lineRule="auto"/>
            <w:ind w:hanging="360"/>
          </w:pPr>
        </w:pPrChange>
      </w:pPr>
      <w:del w:id="108" w:author="Lujan, Alan" w:date="2021-12-15T09:41:00Z">
        <w:r w:rsidRPr="00E24B72" w:rsidDel="003614AA">
          <w:rPr>
            <w:rFonts w:cs="Arial"/>
            <w:sz w:val="18"/>
          </w:rPr>
          <w:delText>Positioned</w:delText>
        </w:r>
        <w:r w:rsidR="00CB771C" w:rsidDel="003614AA">
          <w:rPr>
            <w:rFonts w:cs="Arial"/>
            <w:sz w:val="18"/>
          </w:rPr>
          <w:delText xml:space="preserve"> at the start or end of a page</w:delText>
        </w:r>
        <w:r w:rsidR="00936926" w:rsidDel="003614AA">
          <w:rPr>
            <w:rFonts w:cs="Arial"/>
            <w:sz w:val="18"/>
          </w:rPr>
          <w:delText xml:space="preserve"> </w:delText>
        </w:r>
        <w:r w:rsidR="00936926" w:rsidRPr="00D31D7C" w:rsidDel="003614AA">
          <w:rPr>
            <w:rFonts w:cs="Arial"/>
            <w:sz w:val="18"/>
            <w:u w:val="single"/>
          </w:rPr>
          <w:delText>embedded in the main text</w:delText>
        </w:r>
        <w:r w:rsidR="00936926" w:rsidDel="003614AA">
          <w:rPr>
            <w:rFonts w:cs="Arial"/>
            <w:sz w:val="18"/>
          </w:rPr>
          <w:delText xml:space="preserve"> (Please avoid putting all tables and figures at the end of the document)</w:delText>
        </w:r>
        <w:r w:rsidR="00CB771C" w:rsidDel="003614AA">
          <w:rPr>
            <w:rFonts w:cs="Arial"/>
            <w:sz w:val="18"/>
          </w:rPr>
          <w:delText>;</w:delText>
        </w:r>
        <w:r w:rsidRPr="00E24B72" w:rsidDel="003614AA">
          <w:rPr>
            <w:rFonts w:cs="Arial"/>
            <w:sz w:val="18"/>
          </w:rPr>
          <w:delText xml:space="preserve"> </w:delText>
        </w:r>
      </w:del>
    </w:p>
    <w:p w14:paraId="0E3C6DE7" w14:textId="3CE095B6" w:rsidR="00252155" w:rsidRPr="00E24B72" w:rsidDel="003614AA" w:rsidRDefault="00252155">
      <w:pPr>
        <w:pStyle w:val="ListParagraph"/>
        <w:numPr>
          <w:ilvl w:val="0"/>
          <w:numId w:val="29"/>
        </w:numPr>
        <w:spacing w:line="360" w:lineRule="auto"/>
        <w:ind w:left="0" w:firstLine="0"/>
        <w:rPr>
          <w:del w:id="109" w:author="Lujan, Alan" w:date="2021-12-15T09:41:00Z"/>
          <w:rFonts w:cs="Arial"/>
          <w:sz w:val="18"/>
        </w:rPr>
        <w:pPrChange w:id="110" w:author="Lujan, Alan" w:date="2021-12-15T10:49:00Z">
          <w:pPr>
            <w:pStyle w:val="ListParagraph"/>
            <w:numPr>
              <w:numId w:val="29"/>
            </w:numPr>
            <w:spacing w:line="360" w:lineRule="auto"/>
            <w:ind w:hanging="360"/>
          </w:pPr>
        </w:pPrChange>
      </w:pPr>
      <w:del w:id="111" w:author="Lujan, Alan" w:date="2021-12-15T09:41:00Z">
        <w:r w:rsidRPr="00E24B72" w:rsidDel="003614AA">
          <w:rPr>
            <w:rFonts w:cs="Arial"/>
            <w:sz w:val="18"/>
          </w:rPr>
          <w:delText>Alignment: center;</w:delText>
        </w:r>
      </w:del>
    </w:p>
    <w:p w14:paraId="3F50F748" w14:textId="5382260C" w:rsidR="00252155" w:rsidRPr="00E24B72" w:rsidDel="003614AA" w:rsidRDefault="00252155">
      <w:pPr>
        <w:pStyle w:val="ListParagraph"/>
        <w:numPr>
          <w:ilvl w:val="0"/>
          <w:numId w:val="29"/>
        </w:numPr>
        <w:spacing w:line="360" w:lineRule="auto"/>
        <w:ind w:left="0" w:firstLine="0"/>
        <w:rPr>
          <w:del w:id="112" w:author="Lujan, Alan" w:date="2021-12-15T09:41:00Z"/>
          <w:rFonts w:cs="Arial"/>
          <w:sz w:val="18"/>
        </w:rPr>
        <w:pPrChange w:id="113" w:author="Lujan, Alan" w:date="2021-12-15T10:49:00Z">
          <w:pPr>
            <w:pStyle w:val="ListParagraph"/>
            <w:numPr>
              <w:numId w:val="29"/>
            </w:numPr>
            <w:spacing w:line="360" w:lineRule="auto"/>
            <w:ind w:hanging="360"/>
          </w:pPr>
        </w:pPrChange>
      </w:pPr>
      <w:del w:id="114" w:author="Lujan, Alan" w:date="2021-12-15T09:41:00Z">
        <w:r w:rsidRPr="00E24B72" w:rsidDel="003614AA">
          <w:rPr>
            <w:rFonts w:cs="Arial"/>
            <w:sz w:val="18"/>
          </w:rPr>
          <w:delText>Labels above the figure/table</w:delText>
        </w:r>
        <w:r w:rsidR="00CC1986" w:rsidDel="003614AA">
          <w:rPr>
            <w:rFonts w:cs="Arial"/>
            <w:sz w:val="18"/>
          </w:rPr>
          <w:delText>, alignment - left</w:delText>
        </w:r>
        <w:r w:rsidRPr="00E24B72" w:rsidDel="003614AA">
          <w:rPr>
            <w:rFonts w:cs="Arial"/>
            <w:sz w:val="18"/>
          </w:rPr>
          <w:delText xml:space="preserve">: </w:delText>
        </w:r>
      </w:del>
    </w:p>
    <w:p w14:paraId="202B601F" w14:textId="62363659" w:rsidR="00252155" w:rsidRPr="00E24B72" w:rsidDel="003614AA" w:rsidRDefault="00252155">
      <w:pPr>
        <w:pStyle w:val="ListParagraph"/>
        <w:spacing w:line="360" w:lineRule="auto"/>
        <w:ind w:left="0"/>
        <w:rPr>
          <w:del w:id="115" w:author="Lujan, Alan" w:date="2021-12-15T09:41:00Z"/>
          <w:rFonts w:cs="Arial"/>
          <w:sz w:val="18"/>
        </w:rPr>
        <w:pPrChange w:id="116" w:author="Lujan, Alan" w:date="2021-12-15T10:49:00Z">
          <w:pPr>
            <w:pStyle w:val="ListParagraph"/>
            <w:spacing w:line="360" w:lineRule="auto"/>
          </w:pPr>
        </w:pPrChange>
      </w:pPr>
      <w:del w:id="117" w:author="Lujan, Alan" w:date="2021-12-15T09:41:00Z">
        <w:r w:rsidRPr="00E24B72" w:rsidDel="003614AA">
          <w:rPr>
            <w:rFonts w:cs="Arial"/>
            <w:sz w:val="18"/>
          </w:rPr>
          <w:delText xml:space="preserve">Figure/table # (in bold): </w:delText>
        </w:r>
        <w:r w:rsidDel="003614AA">
          <w:rPr>
            <w:rFonts w:cs="Arial"/>
            <w:sz w:val="18"/>
          </w:rPr>
          <w:delText>Na</w:delText>
        </w:r>
        <w:r w:rsidRPr="00E24B72" w:rsidDel="003614AA">
          <w:rPr>
            <w:rFonts w:cs="Arial"/>
            <w:sz w:val="18"/>
          </w:rPr>
          <w:delText xml:space="preserve">me of </w:delText>
        </w:r>
        <w:r w:rsidR="00CC1986" w:rsidDel="003614AA">
          <w:rPr>
            <w:rFonts w:cs="Arial"/>
            <w:sz w:val="18"/>
          </w:rPr>
          <w:delText>Figure or T</w:delText>
        </w:r>
        <w:r w:rsidRPr="00E24B72" w:rsidDel="003614AA">
          <w:rPr>
            <w:rFonts w:cs="Arial"/>
            <w:sz w:val="18"/>
          </w:rPr>
          <w:delText xml:space="preserve">able. </w:delText>
        </w:r>
      </w:del>
    </w:p>
    <w:p w14:paraId="6550C07C" w14:textId="4416B4CB" w:rsidR="00CB771C" w:rsidDel="003614AA" w:rsidRDefault="00CB771C">
      <w:pPr>
        <w:pStyle w:val="ListParagraph"/>
        <w:numPr>
          <w:ilvl w:val="0"/>
          <w:numId w:val="29"/>
        </w:numPr>
        <w:spacing w:line="360" w:lineRule="auto"/>
        <w:ind w:left="0" w:firstLine="0"/>
        <w:rPr>
          <w:del w:id="118" w:author="Lujan, Alan" w:date="2021-12-15T09:41:00Z"/>
          <w:rFonts w:cs="Arial"/>
          <w:sz w:val="18"/>
        </w:rPr>
        <w:pPrChange w:id="119" w:author="Lujan, Alan" w:date="2021-12-15T10:49:00Z">
          <w:pPr>
            <w:pStyle w:val="ListParagraph"/>
            <w:numPr>
              <w:numId w:val="29"/>
            </w:numPr>
            <w:spacing w:line="360" w:lineRule="auto"/>
            <w:ind w:hanging="360"/>
          </w:pPr>
        </w:pPrChange>
      </w:pPr>
      <w:del w:id="120" w:author="Lujan, Alan" w:date="2021-12-15T09:41:00Z">
        <w:r w:rsidDel="003614AA">
          <w:rPr>
            <w:rFonts w:cs="Arial"/>
            <w:sz w:val="18"/>
          </w:rPr>
          <w:delText>Notes below the figure/table:</w:delText>
        </w:r>
      </w:del>
    </w:p>
    <w:p w14:paraId="6E659A72" w14:textId="1A77F51E" w:rsidR="00252155" w:rsidDel="003614AA" w:rsidRDefault="00CB771C">
      <w:pPr>
        <w:pStyle w:val="ListParagraph"/>
        <w:spacing w:line="360" w:lineRule="auto"/>
        <w:ind w:left="0"/>
        <w:rPr>
          <w:del w:id="121" w:author="Lujan, Alan" w:date="2021-12-15T09:41:00Z"/>
          <w:rFonts w:cs="Arial"/>
          <w:sz w:val="18"/>
        </w:rPr>
        <w:pPrChange w:id="122" w:author="Lujan, Alan" w:date="2021-12-15T10:49:00Z">
          <w:pPr>
            <w:pStyle w:val="ListParagraph"/>
            <w:spacing w:line="360" w:lineRule="auto"/>
          </w:pPr>
        </w:pPrChange>
      </w:pPr>
      <w:del w:id="123" w:author="Lujan, Alan" w:date="2021-12-15T09:41:00Z">
        <w:r w:rsidRPr="00CB771C" w:rsidDel="003614AA">
          <w:rPr>
            <w:rFonts w:cs="Arial"/>
            <w:sz w:val="18"/>
          </w:rPr>
          <w:delText>Note</w:delText>
        </w:r>
        <w:r w:rsidDel="003614AA">
          <w:rPr>
            <w:rFonts w:cs="Arial"/>
            <w:i/>
            <w:sz w:val="18"/>
          </w:rPr>
          <w:delText xml:space="preserve"> </w:delText>
        </w:r>
        <w:r w:rsidDel="003614AA">
          <w:rPr>
            <w:rFonts w:cs="Arial"/>
            <w:sz w:val="18"/>
          </w:rPr>
          <w:delText>(in i</w:delText>
        </w:r>
        <w:r w:rsidRPr="00CB771C" w:rsidDel="003614AA">
          <w:rPr>
            <w:rFonts w:cs="Arial"/>
            <w:sz w:val="18"/>
          </w:rPr>
          <w:delText>talics).</w:delText>
        </w:r>
        <w:r w:rsidDel="003614AA">
          <w:rPr>
            <w:rFonts w:cs="Arial"/>
            <w:i/>
            <w:sz w:val="18"/>
          </w:rPr>
          <w:delText xml:space="preserve"> </w:delText>
        </w:r>
        <w:r w:rsidDel="003614AA">
          <w:rPr>
            <w:rFonts w:cs="Arial"/>
            <w:sz w:val="18"/>
          </w:rPr>
          <w:delText xml:space="preserve">Text. </w:delText>
        </w:r>
      </w:del>
    </w:p>
    <w:p w14:paraId="06894CDC" w14:textId="07033819" w:rsidR="00936926" w:rsidRPr="00CB771C" w:rsidDel="003614AA" w:rsidRDefault="00936926">
      <w:pPr>
        <w:pStyle w:val="ListParagraph"/>
        <w:spacing w:line="360" w:lineRule="auto"/>
        <w:ind w:left="0"/>
        <w:rPr>
          <w:del w:id="124" w:author="Lujan, Alan" w:date="2021-12-15T09:41:00Z"/>
          <w:rFonts w:cs="Arial"/>
          <w:sz w:val="18"/>
        </w:rPr>
        <w:pPrChange w:id="125" w:author="Lujan, Alan" w:date="2021-12-15T10:49:00Z">
          <w:pPr>
            <w:pStyle w:val="ListParagraph"/>
            <w:spacing w:line="360" w:lineRule="auto"/>
          </w:pPr>
        </w:pPrChange>
      </w:pPr>
    </w:p>
    <w:p w14:paraId="4AE3019F" w14:textId="0C39D25D" w:rsidR="00252155" w:rsidRPr="0096343A" w:rsidDel="003614AA" w:rsidRDefault="00252155">
      <w:pPr>
        <w:spacing w:line="360" w:lineRule="auto"/>
        <w:rPr>
          <w:del w:id="126" w:author="Lujan, Alan" w:date="2021-12-15T09:41:00Z"/>
          <w:rFonts w:cs="Arial"/>
          <w:b/>
          <w:sz w:val="18"/>
        </w:rPr>
      </w:pPr>
      <w:del w:id="127" w:author="Lujan, Alan" w:date="2021-12-15T09:41:00Z">
        <w:r w:rsidRPr="0096343A" w:rsidDel="003614AA">
          <w:rPr>
            <w:rFonts w:cs="Arial"/>
            <w:b/>
            <w:sz w:val="18"/>
          </w:rPr>
          <w:delText>References</w:delText>
        </w:r>
      </w:del>
    </w:p>
    <w:p w14:paraId="01C2147F" w14:textId="71699C72" w:rsidR="00252155" w:rsidDel="003614AA" w:rsidRDefault="00252155">
      <w:pPr>
        <w:pStyle w:val="ListParagraph"/>
        <w:numPr>
          <w:ilvl w:val="0"/>
          <w:numId w:val="29"/>
        </w:numPr>
        <w:spacing w:line="360" w:lineRule="auto"/>
        <w:ind w:left="0" w:firstLine="0"/>
        <w:rPr>
          <w:del w:id="128" w:author="Lujan, Alan" w:date="2021-12-15T09:41:00Z"/>
          <w:rFonts w:cs="Arial"/>
          <w:sz w:val="18"/>
        </w:rPr>
        <w:pPrChange w:id="129" w:author="Lujan, Alan" w:date="2021-12-15T10:49:00Z">
          <w:pPr>
            <w:pStyle w:val="ListParagraph"/>
            <w:numPr>
              <w:numId w:val="29"/>
            </w:numPr>
            <w:spacing w:line="360" w:lineRule="auto"/>
            <w:ind w:hanging="360"/>
          </w:pPr>
        </w:pPrChange>
      </w:pPr>
      <w:del w:id="130" w:author="Lujan, Alan" w:date="2021-12-15T09:41:00Z">
        <w:r w:rsidRPr="0096343A" w:rsidDel="003614AA">
          <w:rPr>
            <w:rFonts w:cs="Arial"/>
            <w:sz w:val="18"/>
          </w:rPr>
          <w:delText xml:space="preserve">Reference list </w:delText>
        </w:r>
        <w:r w:rsidDel="003614AA">
          <w:rPr>
            <w:rFonts w:cs="Arial"/>
            <w:sz w:val="18"/>
          </w:rPr>
          <w:delText xml:space="preserve">&amp; </w:delText>
        </w:r>
        <w:r w:rsidR="00936926" w:rsidDel="003614AA">
          <w:rPr>
            <w:rFonts w:cs="Arial"/>
            <w:sz w:val="18"/>
          </w:rPr>
          <w:delText xml:space="preserve">citations </w:delText>
        </w:r>
        <w:r w:rsidDel="003614AA">
          <w:rPr>
            <w:rFonts w:cs="Arial"/>
            <w:sz w:val="18"/>
          </w:rPr>
          <w:delText>in-text:</w:delText>
        </w:r>
        <w:r w:rsidRPr="0096343A" w:rsidDel="003614AA">
          <w:rPr>
            <w:rFonts w:cs="Arial"/>
            <w:sz w:val="18"/>
          </w:rPr>
          <w:delText xml:space="preserve"> APA Style</w:delText>
        </w:r>
        <w:r w:rsidR="00936926" w:rsidDel="003614AA">
          <w:rPr>
            <w:rFonts w:cs="Arial"/>
            <w:sz w:val="18"/>
          </w:rPr>
          <w:delText xml:space="preserve"> (or another style of your preference but consistent for citations and references list)</w:delText>
        </w:r>
      </w:del>
    </w:p>
    <w:p w14:paraId="0D98F68D" w14:textId="7BA3AE5B" w:rsidR="00252155" w:rsidRPr="0096343A" w:rsidDel="003614AA" w:rsidRDefault="00252155">
      <w:pPr>
        <w:pStyle w:val="ListParagraph"/>
        <w:spacing w:line="360" w:lineRule="auto"/>
        <w:ind w:left="0"/>
        <w:rPr>
          <w:del w:id="131" w:author="Lujan, Alan" w:date="2021-12-15T09:41:00Z"/>
          <w:rFonts w:cs="Arial"/>
          <w:sz w:val="18"/>
        </w:rPr>
        <w:pPrChange w:id="132" w:author="Lujan, Alan" w:date="2021-12-15T10:49:00Z">
          <w:pPr>
            <w:pStyle w:val="ListParagraph"/>
            <w:spacing w:line="360" w:lineRule="auto"/>
          </w:pPr>
        </w:pPrChange>
      </w:pPr>
    </w:p>
    <w:p w14:paraId="40372B5C" w14:textId="2590A9D9" w:rsidR="00252155" w:rsidRPr="0096343A" w:rsidDel="003614AA" w:rsidRDefault="00252155">
      <w:pPr>
        <w:spacing w:line="360" w:lineRule="auto"/>
        <w:rPr>
          <w:del w:id="133" w:author="Lujan, Alan" w:date="2021-12-15T09:41:00Z"/>
          <w:rFonts w:cs="Arial"/>
          <w:b/>
          <w:sz w:val="18"/>
        </w:rPr>
      </w:pPr>
      <w:del w:id="134" w:author="Lujan, Alan" w:date="2021-12-15T09:41:00Z">
        <w:r w:rsidRPr="0096343A" w:rsidDel="003614AA">
          <w:rPr>
            <w:rFonts w:cs="Arial"/>
            <w:b/>
            <w:sz w:val="18"/>
          </w:rPr>
          <w:delText>Appendices are optional</w:delText>
        </w:r>
      </w:del>
    </w:p>
    <w:p w14:paraId="559D51CF" w14:textId="045FCC92" w:rsidR="00615C12" w:rsidDel="003614AA" w:rsidRDefault="00615C12">
      <w:pPr>
        <w:spacing w:line="360" w:lineRule="auto"/>
        <w:rPr>
          <w:del w:id="135" w:author="Lujan, Alan" w:date="2021-12-15T09:41:00Z"/>
          <w:rFonts w:cs="Arial"/>
          <w:sz w:val="18"/>
        </w:rPr>
      </w:pPr>
    </w:p>
    <w:p w14:paraId="20A4716E" w14:textId="0383FC8E" w:rsidR="00252155" w:rsidRPr="00936926" w:rsidDel="003614AA" w:rsidRDefault="00252155">
      <w:pPr>
        <w:rPr>
          <w:del w:id="136" w:author="Lujan, Alan" w:date="2021-12-15T09:41:00Z"/>
          <w:rFonts w:cs="Arial"/>
          <w:bCs/>
          <w:sz w:val="18"/>
        </w:rPr>
      </w:pPr>
      <w:del w:id="137" w:author="Lujan, Alan" w:date="2021-12-15T09:41:00Z">
        <w:r w:rsidRPr="00A208E8" w:rsidDel="003614AA">
          <w:rPr>
            <w:rFonts w:cs="Arial"/>
            <w:b/>
            <w:sz w:val="18"/>
          </w:rPr>
          <w:delText>See next page for example</w:delText>
        </w:r>
        <w:r w:rsidR="00024040" w:rsidDel="003614AA">
          <w:rPr>
            <w:rFonts w:cs="Arial"/>
            <w:b/>
            <w:sz w:val="18"/>
          </w:rPr>
          <w:delText>s</w:delText>
        </w:r>
      </w:del>
    </w:p>
    <w:p w14:paraId="0AD9037B" w14:textId="3A0E3A35" w:rsidR="00936926" w:rsidRPr="00936926" w:rsidDel="003614AA" w:rsidRDefault="00936926">
      <w:pPr>
        <w:rPr>
          <w:del w:id="138" w:author="Lujan, Alan" w:date="2021-12-15T09:41:00Z"/>
          <w:rFonts w:cs="Arial"/>
          <w:bCs/>
          <w:sz w:val="18"/>
        </w:rPr>
      </w:pPr>
      <w:del w:id="139" w:author="Lujan, Alan" w:date="2021-12-15T09:41:00Z">
        <w:r w:rsidRPr="00936926" w:rsidDel="003614AA">
          <w:rPr>
            <w:rFonts w:cs="Arial"/>
            <w:bCs/>
            <w:sz w:val="18"/>
          </w:rPr>
          <w:delText>(Sections and titles of sections can be customised to your project)</w:delText>
        </w:r>
      </w:del>
    </w:p>
    <w:p w14:paraId="5FA059A8" w14:textId="4EDBE197" w:rsidR="00252155" w:rsidRPr="00936926" w:rsidDel="003614AA" w:rsidRDefault="00252155">
      <w:pPr>
        <w:rPr>
          <w:del w:id="140" w:author="Lujan, Alan" w:date="2021-12-15T09:41:00Z"/>
          <w:rFonts w:cs="Arial"/>
          <w:bCs/>
          <w:sz w:val="18"/>
        </w:rPr>
      </w:pPr>
    </w:p>
    <w:p w14:paraId="259C73ED" w14:textId="5818AE28" w:rsidR="00544336" w:rsidDel="003614AA" w:rsidRDefault="00A25963">
      <w:pPr>
        <w:rPr>
          <w:del w:id="141" w:author="Lujan, Alan" w:date="2021-12-15T09:41:00Z"/>
          <w:rFonts w:eastAsia="Arial" w:cs="Arial"/>
          <w:b/>
          <w:sz w:val="18"/>
          <w:szCs w:val="18"/>
        </w:rPr>
      </w:pPr>
      <w:del w:id="142" w:author="Lujan, Alan" w:date="2021-12-15T09:41:00Z">
        <w:r w:rsidDel="003614AA">
          <w:rPr>
            <w:rFonts w:eastAsia="Arial" w:cs="Arial"/>
            <w:b/>
            <w:sz w:val="18"/>
            <w:szCs w:val="18"/>
          </w:rPr>
          <w:tab/>
        </w:r>
      </w:del>
    </w:p>
    <w:p w14:paraId="511F38A5" w14:textId="45DE193C" w:rsidR="00936926" w:rsidDel="003614AA" w:rsidRDefault="00936926">
      <w:pPr>
        <w:rPr>
          <w:del w:id="143" w:author="Lujan, Alan" w:date="2021-12-15T09:41:00Z"/>
          <w:rFonts w:eastAsia="Arial" w:cs="Arial"/>
          <w:b/>
          <w:sz w:val="18"/>
          <w:szCs w:val="18"/>
        </w:rPr>
        <w:sectPr w:rsidR="00936926" w:rsidDel="003614AA" w:rsidSect="00936926">
          <w:type w:val="continuous"/>
          <w:pgSz w:w="11906" w:h="16838"/>
          <w:pgMar w:top="1560" w:right="1417" w:bottom="1417" w:left="1417" w:header="708" w:footer="708" w:gutter="0"/>
          <w:cols w:space="709"/>
          <w:docGrid w:linePitch="360"/>
        </w:sectPr>
        <w:pPrChange w:id="144" w:author="Lujan, Alan" w:date="2021-12-15T10:49:00Z">
          <w:pPr>
            <w:jc w:val="center"/>
          </w:pPr>
        </w:pPrChange>
      </w:pPr>
    </w:p>
    <w:p w14:paraId="7E18022B" w14:textId="747AF16E" w:rsidR="00544336" w:rsidDel="003614AA" w:rsidRDefault="00544336">
      <w:pPr>
        <w:rPr>
          <w:del w:id="145" w:author="Lujan, Alan" w:date="2021-12-15T09:41:00Z"/>
          <w:rFonts w:eastAsia="Arial" w:cs="Arial"/>
          <w:b/>
          <w:sz w:val="18"/>
          <w:szCs w:val="18"/>
        </w:rPr>
        <w:pPrChange w:id="146" w:author="Lujan, Alan" w:date="2021-12-15T10:49:00Z">
          <w:pPr>
            <w:jc w:val="center"/>
          </w:pPr>
        </w:pPrChange>
      </w:pPr>
    </w:p>
    <w:p w14:paraId="7A1818DD" w14:textId="2B8CF29D" w:rsidR="00544336" w:rsidDel="003614AA" w:rsidRDefault="00544336">
      <w:pPr>
        <w:rPr>
          <w:del w:id="147" w:author="Lujan, Alan" w:date="2021-12-15T09:41:00Z"/>
          <w:rFonts w:eastAsia="Arial" w:cs="Arial"/>
          <w:b/>
          <w:sz w:val="18"/>
          <w:szCs w:val="18"/>
        </w:rPr>
        <w:pPrChange w:id="148" w:author="Lujan, Alan" w:date="2021-12-15T10:49:00Z">
          <w:pPr>
            <w:jc w:val="center"/>
          </w:pPr>
        </w:pPrChange>
      </w:pPr>
    </w:p>
    <w:p w14:paraId="097ED032" w14:textId="59442901" w:rsidR="00544336" w:rsidDel="003614AA" w:rsidRDefault="00544336">
      <w:pPr>
        <w:rPr>
          <w:del w:id="149" w:author="Lujan, Alan" w:date="2021-12-15T09:41:00Z"/>
          <w:rFonts w:eastAsia="Arial" w:cs="Arial"/>
          <w:b/>
          <w:sz w:val="18"/>
          <w:szCs w:val="18"/>
        </w:rPr>
        <w:pPrChange w:id="150" w:author="Lujan, Alan" w:date="2021-12-15T10:49:00Z">
          <w:pPr>
            <w:jc w:val="center"/>
          </w:pPr>
        </w:pPrChange>
      </w:pPr>
    </w:p>
    <w:p w14:paraId="6105D605" w14:textId="26E5FF81" w:rsidR="00252155" w:rsidDel="003614AA" w:rsidRDefault="00252155">
      <w:pPr>
        <w:rPr>
          <w:del w:id="151" w:author="Lujan, Alan" w:date="2021-12-15T09:41:00Z"/>
          <w:rFonts w:eastAsia="Arial" w:cs="Arial"/>
          <w:b/>
          <w:sz w:val="18"/>
          <w:szCs w:val="18"/>
        </w:rPr>
        <w:sectPr w:rsidR="00252155" w:rsidDel="003614AA" w:rsidSect="00936926">
          <w:type w:val="continuous"/>
          <w:pgSz w:w="11906" w:h="16838"/>
          <w:pgMar w:top="1560" w:right="1417" w:bottom="1417" w:left="1417" w:header="708" w:footer="708" w:gutter="0"/>
          <w:cols w:space="709"/>
          <w:docGrid w:linePitch="360"/>
        </w:sectPr>
        <w:pPrChange w:id="152" w:author="Lujan, Alan" w:date="2021-12-15T10:49:00Z">
          <w:pPr>
            <w:jc w:val="center"/>
          </w:pPr>
        </w:pPrChange>
      </w:pPr>
    </w:p>
    <w:p w14:paraId="37F05F13" w14:textId="6087C02B" w:rsidR="00252155" w:rsidDel="003614AA" w:rsidRDefault="00252155">
      <w:pPr>
        <w:rPr>
          <w:del w:id="153" w:author="Lujan, Alan" w:date="2021-12-15T09:41:00Z"/>
          <w:rFonts w:eastAsia="Arial" w:cs="Arial"/>
          <w:b/>
          <w:sz w:val="18"/>
          <w:szCs w:val="18"/>
        </w:rPr>
      </w:pPr>
    </w:p>
    <w:p w14:paraId="1B7C2CE7" w14:textId="52E41653" w:rsidR="00252155" w:rsidDel="003614AA" w:rsidRDefault="00252155">
      <w:pPr>
        <w:rPr>
          <w:del w:id="154" w:author="Lujan, Alan" w:date="2021-12-15T09:41:00Z"/>
          <w:rFonts w:eastAsia="Arial" w:cs="Arial"/>
          <w:b/>
          <w:sz w:val="18"/>
          <w:szCs w:val="18"/>
        </w:rPr>
      </w:pPr>
    </w:p>
    <w:p w14:paraId="05D35AF6" w14:textId="77777777" w:rsidR="00252155" w:rsidRDefault="00252155">
      <w:pPr>
        <w:spacing w:line="360" w:lineRule="auto"/>
        <w:rPr>
          <w:rFonts w:cs="Arial"/>
        </w:rPr>
        <w:sectPr w:rsidR="00252155" w:rsidSect="00936926">
          <w:type w:val="continuous"/>
          <w:pgSz w:w="11906" w:h="16838"/>
          <w:pgMar w:top="1560" w:right="1417" w:bottom="1417" w:left="1417" w:header="708" w:footer="708" w:gutter="0"/>
          <w:cols w:space="709"/>
          <w:docGrid w:linePitch="360"/>
        </w:sectPr>
        <w:pPrChange w:id="155" w:author="Lujan, Alan" w:date="2021-12-15T10:49:00Z">
          <w:pPr>
            <w:spacing w:line="360" w:lineRule="auto"/>
            <w:ind w:left="284" w:hanging="284"/>
          </w:pPr>
        </w:pPrChange>
      </w:pPr>
    </w:p>
    <w:p w14:paraId="185535F5" w14:textId="1DE7A339" w:rsidR="000719D9" w:rsidRDefault="000719D9">
      <w:pPr>
        <w:spacing w:line="360" w:lineRule="auto"/>
        <w:rPr>
          <w:rFonts w:cs="Arial"/>
        </w:rPr>
        <w:pPrChange w:id="156" w:author="Lujan, Alan" w:date="2021-12-15T10:49:00Z">
          <w:pPr>
            <w:spacing w:line="360" w:lineRule="auto"/>
            <w:ind w:left="284" w:hanging="284"/>
          </w:pPr>
        </w:pPrChange>
      </w:pPr>
    </w:p>
    <w:p w14:paraId="1803C063" w14:textId="07855C0F" w:rsidR="000719D9" w:rsidRDefault="000719D9" w:rsidP="00843F4B">
      <w:pPr>
        <w:spacing w:line="360" w:lineRule="auto"/>
        <w:ind w:left="284" w:hanging="284"/>
        <w:rPr>
          <w:ins w:id="157" w:author="Lujan, Alan" w:date="2021-12-15T09:42:00Z"/>
          <w:rFonts w:cs="Arial"/>
        </w:rPr>
      </w:pPr>
    </w:p>
    <w:p w14:paraId="64B7861A" w14:textId="77777777" w:rsidR="0075328B" w:rsidRDefault="0075328B" w:rsidP="00843F4B">
      <w:pPr>
        <w:pStyle w:val="BodyText"/>
        <w:spacing w:before="74" w:line="290" w:lineRule="auto"/>
        <w:ind w:left="108" w:right="105"/>
        <w:jc w:val="both"/>
        <w:rPr>
          <w:ins w:id="158" w:author="Lujan, Alan" w:date="2021-12-15T10:22:00Z"/>
        </w:rPr>
      </w:pPr>
      <w:ins w:id="159" w:author="Lujan, Alan" w:date="2021-12-15T10:22:00Z">
        <w:r>
          <w:rPr>
            <w:w w:val="95"/>
          </w:rPr>
          <w:t xml:space="preserve">Beginning with </w:t>
        </w:r>
        <w:r>
          <w:fldChar w:fldCharType="begin"/>
        </w:r>
        <w:r>
          <w:instrText xml:space="preserve"> HYPERLINK \l "_bookmark23" </w:instrText>
        </w:r>
        <w:r>
          <w:fldChar w:fldCharType="separate"/>
        </w:r>
        <w:r>
          <w:rPr>
            <w:color w:val="19174C"/>
            <w:w w:val="95"/>
          </w:rPr>
          <w:t xml:space="preserve">Merton </w:t>
        </w:r>
        <w:r>
          <w:rPr>
            <w:color w:val="19174C"/>
            <w:w w:val="95"/>
          </w:rPr>
          <w:fldChar w:fldCharType="end"/>
        </w:r>
        <w:r>
          <w:rPr>
            <w:w w:val="95"/>
          </w:rPr>
          <w:t>(</w:t>
        </w:r>
        <w:r>
          <w:fldChar w:fldCharType="begin"/>
        </w:r>
        <w:r>
          <w:instrText xml:space="preserve"> HYPERLINK \l "_bookmark23" </w:instrText>
        </w:r>
        <w:r>
          <w:fldChar w:fldCharType="separate"/>
        </w:r>
        <w:r>
          <w:rPr>
            <w:color w:val="19174C"/>
            <w:w w:val="95"/>
          </w:rPr>
          <w:t>1969</w:t>
        </w:r>
        <w:r>
          <w:rPr>
            <w:color w:val="19174C"/>
            <w:w w:val="95"/>
          </w:rPr>
          <w:fldChar w:fldCharType="end"/>
        </w:r>
        <w:r>
          <w:rPr>
            <w:w w:val="95"/>
          </w:rPr>
          <w:t xml:space="preserve">) and </w:t>
        </w:r>
        <w:r>
          <w:fldChar w:fldCharType="begin"/>
        </w:r>
        <w:r>
          <w:instrText xml:space="preserve"> HYPERLINK \l "_bookmark25" </w:instrText>
        </w:r>
        <w:r>
          <w:fldChar w:fldCharType="separate"/>
        </w:r>
        <w:r>
          <w:rPr>
            <w:color w:val="19174C"/>
            <w:w w:val="95"/>
          </w:rPr>
          <w:t xml:space="preserve">Samuelson </w:t>
        </w:r>
        <w:r>
          <w:rPr>
            <w:color w:val="19174C"/>
            <w:w w:val="95"/>
          </w:rPr>
          <w:fldChar w:fldCharType="end"/>
        </w:r>
        <w:r>
          <w:rPr>
            <w:w w:val="95"/>
          </w:rPr>
          <w:t>(</w:t>
        </w:r>
        <w:r>
          <w:fldChar w:fldCharType="begin"/>
        </w:r>
        <w:r>
          <w:instrText xml:space="preserve"> HYPERLINK \l "_bookmark25" </w:instrText>
        </w:r>
        <w:r>
          <w:fldChar w:fldCharType="separate"/>
        </w:r>
        <w:r>
          <w:rPr>
            <w:color w:val="19174C"/>
            <w:w w:val="95"/>
          </w:rPr>
          <w:t>1969</w:t>
        </w:r>
        <w:r>
          <w:rPr>
            <w:color w:val="19174C"/>
            <w:w w:val="95"/>
          </w:rPr>
          <w:fldChar w:fldCharType="end"/>
        </w:r>
        <w:r>
          <w:rPr>
            <w:w w:val="95"/>
          </w:rPr>
          <w:t>), there is an extensive literature on</w:t>
        </w:r>
        <w:r>
          <w:rPr>
            <w:spacing w:val="1"/>
            <w:w w:val="95"/>
          </w:rPr>
          <w:t xml:space="preserve"> </w:t>
        </w:r>
        <w:r>
          <w:rPr>
            <w:w w:val="95"/>
          </w:rPr>
          <w:t>portfolio</w:t>
        </w:r>
        <w:r>
          <w:rPr>
            <w:spacing w:val="-9"/>
            <w:w w:val="95"/>
          </w:rPr>
          <w:t xml:space="preserve"> </w:t>
        </w:r>
        <w:r>
          <w:rPr>
            <w:w w:val="95"/>
          </w:rPr>
          <w:t>choice</w:t>
        </w:r>
        <w:r>
          <w:rPr>
            <w:spacing w:val="-8"/>
            <w:w w:val="95"/>
          </w:rPr>
          <w:t xml:space="preserve"> </w:t>
        </w:r>
        <w:r>
          <w:rPr>
            <w:w w:val="95"/>
          </w:rPr>
          <w:t>over</w:t>
        </w:r>
        <w:r>
          <w:rPr>
            <w:spacing w:val="-9"/>
            <w:w w:val="95"/>
          </w:rPr>
          <w:t xml:space="preserve"> </w:t>
        </w:r>
        <w:r>
          <w:rPr>
            <w:w w:val="95"/>
          </w:rPr>
          <w:t>the</w:t>
        </w:r>
        <w:r>
          <w:rPr>
            <w:spacing w:val="-8"/>
            <w:w w:val="95"/>
          </w:rPr>
          <w:t xml:space="preserve"> </w:t>
        </w:r>
        <w:r>
          <w:rPr>
            <w:w w:val="95"/>
          </w:rPr>
          <w:t>life-cycle.</w:t>
        </w:r>
        <w:r>
          <w:rPr>
            <w:spacing w:val="26"/>
            <w:w w:val="95"/>
          </w:rPr>
          <w:t xml:space="preserve"> </w:t>
        </w:r>
        <w:r>
          <w:fldChar w:fldCharType="begin"/>
        </w:r>
        <w:r>
          <w:instrText xml:space="preserve"> HYPERLINK \l "_bookmark20" </w:instrText>
        </w:r>
        <w:r>
          <w:fldChar w:fldCharType="separate"/>
        </w:r>
        <w:proofErr w:type="spellStart"/>
        <w:r>
          <w:rPr>
            <w:color w:val="19174C"/>
            <w:w w:val="95"/>
          </w:rPr>
          <w:t>Cocco</w:t>
        </w:r>
        <w:proofErr w:type="spellEnd"/>
        <w:r>
          <w:rPr>
            <w:color w:val="19174C"/>
            <w:w w:val="95"/>
          </w:rPr>
          <w:t>,</w:t>
        </w:r>
        <w:r>
          <w:rPr>
            <w:color w:val="19174C"/>
            <w:spacing w:val="-5"/>
            <w:w w:val="95"/>
          </w:rPr>
          <w:t xml:space="preserve"> </w:t>
        </w:r>
        <w:r>
          <w:rPr>
            <w:color w:val="19174C"/>
            <w:w w:val="95"/>
          </w:rPr>
          <w:t>Gomes,</w:t>
        </w:r>
        <w:r>
          <w:rPr>
            <w:color w:val="19174C"/>
            <w:spacing w:val="-5"/>
            <w:w w:val="95"/>
          </w:rPr>
          <w:t xml:space="preserve"> </w:t>
        </w:r>
        <w:r>
          <w:rPr>
            <w:color w:val="19174C"/>
            <w:w w:val="95"/>
          </w:rPr>
          <w:t>and</w:t>
        </w:r>
        <w:r>
          <w:rPr>
            <w:color w:val="19174C"/>
            <w:spacing w:val="-8"/>
            <w:w w:val="95"/>
          </w:rPr>
          <w:t xml:space="preserve"> </w:t>
        </w:r>
        <w:proofErr w:type="spellStart"/>
        <w:r>
          <w:rPr>
            <w:color w:val="19174C"/>
            <w:w w:val="95"/>
          </w:rPr>
          <w:t>Maenhout</w:t>
        </w:r>
        <w:proofErr w:type="spellEnd"/>
        <w:r>
          <w:rPr>
            <w:color w:val="19174C"/>
            <w:spacing w:val="-9"/>
            <w:w w:val="95"/>
          </w:rPr>
          <w:t xml:space="preserve"> </w:t>
        </w:r>
        <w:r>
          <w:rPr>
            <w:color w:val="19174C"/>
            <w:spacing w:val="-9"/>
            <w:w w:val="95"/>
          </w:rPr>
          <w:fldChar w:fldCharType="end"/>
        </w:r>
        <w:r>
          <w:rPr>
            <w:w w:val="95"/>
          </w:rPr>
          <w:t>(</w:t>
        </w:r>
        <w:r>
          <w:fldChar w:fldCharType="begin"/>
        </w:r>
        <w:r>
          <w:instrText xml:space="preserve"> HYPERLINK \l "_bookmark20" </w:instrText>
        </w:r>
        <w:r>
          <w:fldChar w:fldCharType="separate"/>
        </w:r>
        <w:r>
          <w:rPr>
            <w:color w:val="19174C"/>
            <w:w w:val="95"/>
          </w:rPr>
          <w:t>2005</w:t>
        </w:r>
        <w:r>
          <w:rPr>
            <w:color w:val="19174C"/>
            <w:w w:val="95"/>
          </w:rPr>
          <w:fldChar w:fldCharType="end"/>
        </w:r>
        <w:r>
          <w:rPr>
            <w:w w:val="95"/>
          </w:rPr>
          <w:t>)</w:t>
        </w:r>
        <w:r>
          <w:rPr>
            <w:spacing w:val="-8"/>
            <w:w w:val="95"/>
          </w:rPr>
          <w:t xml:space="preserve"> </w:t>
        </w:r>
        <w:r>
          <w:rPr>
            <w:w w:val="95"/>
          </w:rPr>
          <w:t>develop</w:t>
        </w:r>
        <w:r>
          <w:rPr>
            <w:spacing w:val="-8"/>
            <w:w w:val="95"/>
          </w:rPr>
          <w:t xml:space="preserve"> </w:t>
        </w:r>
        <w:r>
          <w:rPr>
            <w:w w:val="95"/>
          </w:rPr>
          <w:t>a</w:t>
        </w:r>
        <w:r>
          <w:rPr>
            <w:spacing w:val="-9"/>
            <w:w w:val="95"/>
          </w:rPr>
          <w:t xml:space="preserve"> </w:t>
        </w:r>
        <w:r>
          <w:rPr>
            <w:w w:val="95"/>
          </w:rPr>
          <w:t>model</w:t>
        </w:r>
        <w:r>
          <w:rPr>
            <w:spacing w:val="-54"/>
            <w:w w:val="95"/>
          </w:rPr>
          <w:t xml:space="preserve"> </w:t>
        </w:r>
        <w:r>
          <w:rPr>
            <w:w w:val="95"/>
          </w:rPr>
          <w:t xml:space="preserve">of portfolio choice under incomplete markets and with labor income risk </w:t>
        </w:r>
        <w:r>
          <w:fldChar w:fldCharType="begin"/>
        </w:r>
        <w:r>
          <w:instrText xml:space="preserve"> HYPERLINK \l "_bookmark3" </w:instrText>
        </w:r>
        <w:r>
          <w:fldChar w:fldCharType="separate"/>
        </w:r>
        <w:r>
          <w:rPr>
            <w:color w:val="4C0000"/>
            <w:w w:val="95"/>
            <w:position w:val="9"/>
            <w:sz w:val="12"/>
          </w:rPr>
          <w:t>3</w:t>
        </w:r>
        <w:r>
          <w:rPr>
            <w:color w:val="4C0000"/>
            <w:w w:val="95"/>
            <w:position w:val="9"/>
            <w:sz w:val="12"/>
          </w:rPr>
          <w:fldChar w:fldCharType="end"/>
        </w:r>
        <w:r>
          <w:rPr>
            <w:w w:val="95"/>
          </w:rPr>
          <w:t>.</w:t>
        </w:r>
        <w:r>
          <w:rPr>
            <w:spacing w:val="1"/>
            <w:w w:val="95"/>
          </w:rPr>
          <w:t xml:space="preserve"> </w:t>
        </w:r>
        <w:r>
          <w:rPr>
            <w:w w:val="95"/>
          </w:rPr>
          <w:t>Although</w:t>
        </w:r>
        <w:r>
          <w:rPr>
            <w:spacing w:val="1"/>
            <w:w w:val="95"/>
          </w:rPr>
          <w:t xml:space="preserve"> </w:t>
        </w:r>
        <w:r>
          <w:rPr>
            <w:w w:val="95"/>
          </w:rPr>
          <w:t>they are successful in solving a realistically calibrated life-cycle portfolio choice model,</w:t>
        </w:r>
        <w:r>
          <w:rPr>
            <w:spacing w:val="1"/>
            <w:w w:val="95"/>
          </w:rPr>
          <w:t xml:space="preserve"> </w:t>
        </w:r>
        <w:r>
          <w:rPr>
            <w:w w:val="95"/>
          </w:rPr>
          <w:t>their results imply that most households, and in particular young households with low</w:t>
        </w:r>
        <w:r>
          <w:rPr>
            <w:spacing w:val="1"/>
            <w:w w:val="95"/>
          </w:rPr>
          <w:t xml:space="preserve"> </w:t>
        </w:r>
        <w:r>
          <w:rPr>
            <w:spacing w:val="-2"/>
          </w:rPr>
          <w:t xml:space="preserve">liquid wealth </w:t>
        </w:r>
        <w:r>
          <w:rPr>
            <w:spacing w:val="-1"/>
          </w:rPr>
          <w:t xml:space="preserve">should invest </w:t>
        </w:r>
        <w:r>
          <w:rPr>
            <w:i/>
            <w:spacing w:val="-1"/>
          </w:rPr>
          <w:t xml:space="preserve">all </w:t>
        </w:r>
        <w:r>
          <w:rPr>
            <w:spacing w:val="-1"/>
          </w:rPr>
          <w:t>of their assets in the stock market. In reality, however,</w:t>
        </w:r>
        <w:r>
          <w:rPr>
            <w:spacing w:val="-57"/>
          </w:rPr>
          <w:t xml:space="preserve"> </w:t>
        </w:r>
        <w:r>
          <w:rPr>
            <w:spacing w:val="-1"/>
            <w:w w:val="95"/>
          </w:rPr>
          <w:t>people</w:t>
        </w:r>
        <w:r>
          <w:rPr>
            <w:spacing w:val="-11"/>
            <w:w w:val="95"/>
          </w:rPr>
          <w:t xml:space="preserve"> </w:t>
        </w:r>
        <w:r>
          <w:rPr>
            <w:spacing w:val="-1"/>
            <w:w w:val="95"/>
          </w:rPr>
          <w:t>choose</w:t>
        </w:r>
        <w:r>
          <w:rPr>
            <w:spacing w:val="-11"/>
            <w:w w:val="95"/>
          </w:rPr>
          <w:t xml:space="preserve"> </w:t>
        </w:r>
        <w:r>
          <w:rPr>
            <w:spacing w:val="-1"/>
            <w:w w:val="95"/>
          </w:rPr>
          <w:t>a</w:t>
        </w:r>
        <w:r>
          <w:rPr>
            <w:spacing w:val="-10"/>
            <w:w w:val="95"/>
          </w:rPr>
          <w:t xml:space="preserve"> </w:t>
        </w:r>
        <w:r>
          <w:rPr>
            <w:spacing w:val="-1"/>
            <w:w w:val="95"/>
          </w:rPr>
          <w:t>degree</w:t>
        </w:r>
        <w:r>
          <w:rPr>
            <w:spacing w:val="-11"/>
            <w:w w:val="95"/>
          </w:rPr>
          <w:t xml:space="preserve"> </w:t>
        </w:r>
        <w:r>
          <w:rPr>
            <w:spacing w:val="-1"/>
            <w:w w:val="95"/>
          </w:rPr>
          <w:t>of</w:t>
        </w:r>
        <w:r>
          <w:rPr>
            <w:spacing w:val="-11"/>
            <w:w w:val="95"/>
          </w:rPr>
          <w:t xml:space="preserve"> </w:t>
        </w:r>
        <w:r>
          <w:rPr>
            <w:spacing w:val="-1"/>
            <w:w w:val="95"/>
          </w:rPr>
          <w:t>stock</w:t>
        </w:r>
        <w:r>
          <w:rPr>
            <w:spacing w:val="-10"/>
            <w:w w:val="95"/>
          </w:rPr>
          <w:t xml:space="preserve"> </w:t>
        </w:r>
        <w:r>
          <w:rPr>
            <w:spacing w:val="-1"/>
            <w:w w:val="95"/>
          </w:rPr>
          <w:t>market</w:t>
        </w:r>
        <w:r>
          <w:rPr>
            <w:spacing w:val="-11"/>
            <w:w w:val="95"/>
          </w:rPr>
          <w:t xml:space="preserve"> </w:t>
        </w:r>
        <w:r>
          <w:rPr>
            <w:w w:val="95"/>
          </w:rPr>
          <w:t>participation</w:t>
        </w:r>
        <w:r>
          <w:rPr>
            <w:spacing w:val="-11"/>
            <w:w w:val="95"/>
          </w:rPr>
          <w:t xml:space="preserve"> </w:t>
        </w:r>
        <w:r>
          <w:rPr>
            <w:w w:val="95"/>
          </w:rPr>
          <w:t>and</w:t>
        </w:r>
        <w:r>
          <w:rPr>
            <w:spacing w:val="-10"/>
            <w:w w:val="95"/>
          </w:rPr>
          <w:t xml:space="preserve"> </w:t>
        </w:r>
        <w:r>
          <w:rPr>
            <w:w w:val="95"/>
          </w:rPr>
          <w:t>risky</w:t>
        </w:r>
        <w:r>
          <w:rPr>
            <w:spacing w:val="-11"/>
            <w:w w:val="95"/>
          </w:rPr>
          <w:t xml:space="preserve"> </w:t>
        </w:r>
        <w:r>
          <w:rPr>
            <w:w w:val="95"/>
          </w:rPr>
          <w:t>share</w:t>
        </w:r>
        <w:r>
          <w:rPr>
            <w:spacing w:val="-11"/>
            <w:w w:val="95"/>
          </w:rPr>
          <w:t xml:space="preserve"> </w:t>
        </w:r>
        <w:r>
          <w:rPr>
            <w:w w:val="95"/>
          </w:rPr>
          <w:t>of</w:t>
        </w:r>
        <w:r>
          <w:rPr>
            <w:spacing w:val="-10"/>
            <w:w w:val="95"/>
          </w:rPr>
          <w:t xml:space="preserve"> </w:t>
        </w:r>
        <w:r>
          <w:rPr>
            <w:w w:val="95"/>
          </w:rPr>
          <w:t>assets</w:t>
        </w:r>
        <w:r>
          <w:rPr>
            <w:spacing w:val="-11"/>
            <w:w w:val="95"/>
          </w:rPr>
          <w:t xml:space="preserve"> </w:t>
        </w:r>
        <w:r>
          <w:rPr>
            <w:w w:val="95"/>
          </w:rPr>
          <w:t>much</w:t>
        </w:r>
        <w:r>
          <w:rPr>
            <w:spacing w:val="-10"/>
            <w:w w:val="95"/>
          </w:rPr>
          <w:t xml:space="preserve"> </w:t>
        </w:r>
        <w:r>
          <w:rPr>
            <w:w w:val="95"/>
          </w:rPr>
          <w:t>lower</w:t>
        </w:r>
        <w:r>
          <w:rPr>
            <w:spacing w:val="-55"/>
            <w:w w:val="95"/>
          </w:rPr>
          <w:t xml:space="preserve"> </w:t>
        </w:r>
        <w:r>
          <w:rPr>
            <w:w w:val="95"/>
          </w:rPr>
          <w:t>than</w:t>
        </w:r>
        <w:r>
          <w:rPr>
            <w:spacing w:val="13"/>
            <w:w w:val="95"/>
          </w:rPr>
          <w:t xml:space="preserve"> </w:t>
        </w:r>
        <w:r>
          <w:rPr>
            <w:w w:val="95"/>
          </w:rPr>
          <w:t>what</w:t>
        </w:r>
        <w:r>
          <w:rPr>
            <w:spacing w:val="14"/>
            <w:w w:val="95"/>
          </w:rPr>
          <w:t xml:space="preserve"> </w:t>
        </w:r>
        <w:r>
          <w:rPr>
            <w:w w:val="95"/>
          </w:rPr>
          <w:t>the</w:t>
        </w:r>
        <w:r>
          <w:rPr>
            <w:spacing w:val="14"/>
            <w:w w:val="95"/>
          </w:rPr>
          <w:t xml:space="preserve"> </w:t>
        </w:r>
        <w:r>
          <w:rPr>
            <w:w w:val="95"/>
          </w:rPr>
          <w:t>model</w:t>
        </w:r>
        <w:r>
          <w:rPr>
            <w:spacing w:val="14"/>
            <w:w w:val="95"/>
          </w:rPr>
          <w:t xml:space="preserve"> </w:t>
        </w:r>
        <w:r>
          <w:rPr>
            <w:w w:val="95"/>
          </w:rPr>
          <w:t>proposes</w:t>
        </w:r>
        <w:r>
          <w:rPr>
            <w:spacing w:val="14"/>
            <w:w w:val="95"/>
          </w:rPr>
          <w:t xml:space="preserve"> </w:t>
        </w:r>
        <w:r>
          <w:rPr>
            <w:w w:val="95"/>
          </w:rPr>
          <w:t>would</w:t>
        </w:r>
        <w:r>
          <w:rPr>
            <w:spacing w:val="14"/>
            <w:w w:val="95"/>
          </w:rPr>
          <w:t xml:space="preserve"> </w:t>
        </w:r>
        <w:r>
          <w:rPr>
            <w:w w:val="95"/>
          </w:rPr>
          <w:t>be</w:t>
        </w:r>
        <w:r>
          <w:rPr>
            <w:spacing w:val="14"/>
            <w:w w:val="95"/>
          </w:rPr>
          <w:t xml:space="preserve"> </w:t>
        </w:r>
        <w:r>
          <w:rPr>
            <w:w w:val="95"/>
          </w:rPr>
          <w:t>optimal</w:t>
        </w:r>
        <w:r>
          <w:rPr>
            <w:spacing w:val="14"/>
            <w:w w:val="95"/>
          </w:rPr>
          <w:t xml:space="preserve"> </w:t>
        </w:r>
        <w:r>
          <w:rPr>
            <w:w w:val="95"/>
          </w:rPr>
          <w:t>even</w:t>
        </w:r>
        <w:r>
          <w:rPr>
            <w:spacing w:val="14"/>
            <w:w w:val="95"/>
          </w:rPr>
          <w:t xml:space="preserve"> </w:t>
        </w:r>
        <w:r>
          <w:rPr>
            <w:w w:val="95"/>
          </w:rPr>
          <w:t>for</w:t>
        </w:r>
        <w:r>
          <w:rPr>
            <w:spacing w:val="14"/>
            <w:w w:val="95"/>
          </w:rPr>
          <w:t xml:space="preserve"> </w:t>
        </w:r>
        <w:r>
          <w:rPr>
            <w:w w:val="95"/>
          </w:rPr>
          <w:t>a</w:t>
        </w:r>
        <w:r>
          <w:rPr>
            <w:spacing w:val="14"/>
            <w:w w:val="95"/>
          </w:rPr>
          <w:t xml:space="preserve"> </w:t>
        </w:r>
        <w:r>
          <w:rPr>
            <w:w w:val="95"/>
          </w:rPr>
          <w:t>person</w:t>
        </w:r>
        <w:r>
          <w:rPr>
            <w:spacing w:val="14"/>
            <w:w w:val="95"/>
          </w:rPr>
          <w:t xml:space="preserve"> </w:t>
        </w:r>
        <w:r>
          <w:rPr>
            <w:w w:val="95"/>
          </w:rPr>
          <w:t>with</w:t>
        </w:r>
        <w:r>
          <w:rPr>
            <w:spacing w:val="14"/>
            <w:w w:val="95"/>
          </w:rPr>
          <w:t xml:space="preserve"> </w:t>
        </w:r>
        <w:r>
          <w:rPr>
            <w:w w:val="95"/>
          </w:rPr>
          <w:t>very</w:t>
        </w:r>
        <w:r>
          <w:rPr>
            <w:spacing w:val="14"/>
            <w:w w:val="95"/>
          </w:rPr>
          <w:t xml:space="preserve"> </w:t>
        </w:r>
        <w:r>
          <w:rPr>
            <w:w w:val="95"/>
          </w:rPr>
          <w:t>high</w:t>
        </w:r>
        <w:r>
          <w:rPr>
            <w:spacing w:val="14"/>
            <w:w w:val="95"/>
          </w:rPr>
          <w:t xml:space="preserve"> </w:t>
        </w:r>
        <w:r>
          <w:rPr>
            <w:w w:val="95"/>
          </w:rPr>
          <w:t xml:space="preserve">risk </w:t>
        </w:r>
        <w:r>
          <w:rPr>
            <w:w w:val="95"/>
          </w:rPr>
          <w:lastRenderedPageBreak/>
          <w:t>aversion</w:t>
        </w:r>
        <w:r>
          <w:fldChar w:fldCharType="begin"/>
        </w:r>
        <w:r>
          <w:instrText xml:space="preserve"> HYPERLINK \l "_bookmark4" </w:instrText>
        </w:r>
        <w:r>
          <w:fldChar w:fldCharType="separate"/>
        </w:r>
        <w:r>
          <w:rPr>
            <w:color w:val="4C0000"/>
            <w:w w:val="95"/>
            <w:position w:val="9"/>
            <w:sz w:val="12"/>
          </w:rPr>
          <w:t>4</w:t>
        </w:r>
        <w:r>
          <w:rPr>
            <w:color w:val="4C0000"/>
            <w:w w:val="95"/>
            <w:position w:val="9"/>
            <w:sz w:val="12"/>
          </w:rPr>
          <w:fldChar w:fldCharType="end"/>
        </w:r>
        <w:r>
          <w:rPr>
            <w:w w:val="95"/>
          </w:rPr>
          <w:t>.</w:t>
        </w:r>
        <w:r>
          <w:rPr>
            <w:spacing w:val="13"/>
            <w:w w:val="95"/>
          </w:rPr>
          <w:t xml:space="preserve"> </w:t>
        </w:r>
        <w:r>
          <w:rPr>
            <w:w w:val="95"/>
          </w:rPr>
          <w:t>This</w:t>
        </w:r>
        <w:r>
          <w:rPr>
            <w:spacing w:val="24"/>
            <w:w w:val="95"/>
          </w:rPr>
          <w:t xml:space="preserve"> </w:t>
        </w:r>
        <w:r>
          <w:rPr>
            <w:w w:val="95"/>
          </w:rPr>
          <w:t>gap</w:t>
        </w:r>
        <w:r>
          <w:rPr>
            <w:spacing w:val="24"/>
            <w:w w:val="95"/>
          </w:rPr>
          <w:t xml:space="preserve"> </w:t>
        </w:r>
        <w:r>
          <w:rPr>
            <w:w w:val="95"/>
          </w:rPr>
          <w:t>between</w:t>
        </w:r>
        <w:r>
          <w:rPr>
            <w:spacing w:val="24"/>
            <w:w w:val="95"/>
          </w:rPr>
          <w:t xml:space="preserve"> </w:t>
        </w:r>
        <w:r>
          <w:rPr>
            <w:w w:val="95"/>
          </w:rPr>
          <w:t>observed</w:t>
        </w:r>
        <w:r>
          <w:rPr>
            <w:spacing w:val="24"/>
            <w:w w:val="95"/>
          </w:rPr>
          <w:t xml:space="preserve"> </w:t>
        </w:r>
        <w:r>
          <w:rPr>
            <w:w w:val="95"/>
          </w:rPr>
          <w:t>and</w:t>
        </w:r>
        <w:r>
          <w:rPr>
            <w:spacing w:val="24"/>
            <w:w w:val="95"/>
          </w:rPr>
          <w:t xml:space="preserve"> </w:t>
        </w:r>
        <w:r>
          <w:rPr>
            <w:w w:val="95"/>
          </w:rPr>
          <w:t>actual</w:t>
        </w:r>
        <w:r>
          <w:rPr>
            <w:spacing w:val="25"/>
            <w:w w:val="95"/>
          </w:rPr>
          <w:t xml:space="preserve"> </w:t>
        </w:r>
        <w:r>
          <w:rPr>
            <w:w w:val="95"/>
          </w:rPr>
          <w:t>stock</w:t>
        </w:r>
        <w:r>
          <w:rPr>
            <w:spacing w:val="24"/>
            <w:w w:val="95"/>
          </w:rPr>
          <w:t xml:space="preserve"> </w:t>
        </w:r>
        <w:r>
          <w:rPr>
            <w:w w:val="95"/>
          </w:rPr>
          <w:t>market</w:t>
        </w:r>
        <w:r>
          <w:rPr>
            <w:spacing w:val="24"/>
            <w:w w:val="95"/>
          </w:rPr>
          <w:t xml:space="preserve"> </w:t>
        </w:r>
        <w:r>
          <w:rPr>
            <w:w w:val="95"/>
          </w:rPr>
          <w:t>participation</w:t>
        </w:r>
        <w:r>
          <w:rPr>
            <w:spacing w:val="24"/>
            <w:w w:val="95"/>
          </w:rPr>
          <w:t xml:space="preserve"> </w:t>
        </w:r>
        <w:r>
          <w:rPr>
            <w:w w:val="95"/>
          </w:rPr>
          <w:t>is</w:t>
        </w:r>
        <w:r>
          <w:rPr>
            <w:spacing w:val="24"/>
            <w:w w:val="95"/>
          </w:rPr>
          <w:t xml:space="preserve"> </w:t>
        </w:r>
        <w:r>
          <w:rPr>
            <w:w w:val="95"/>
          </w:rPr>
          <w:t>known</w:t>
        </w:r>
        <w:r>
          <w:rPr>
            <w:spacing w:val="-55"/>
            <w:w w:val="95"/>
          </w:rPr>
          <w:t xml:space="preserve"> </w:t>
        </w:r>
        <w:r>
          <w:t>as the stock market participation puzzle, and it remains an open question that is not</w:t>
        </w:r>
        <w:r>
          <w:rPr>
            <w:spacing w:val="-57"/>
          </w:rPr>
          <w:t xml:space="preserve"> </w:t>
        </w:r>
        <w:r>
          <w:t>explained</w:t>
        </w:r>
        <w:r>
          <w:rPr>
            <w:spacing w:val="9"/>
          </w:rPr>
          <w:t xml:space="preserve"> </w:t>
        </w:r>
        <w:r>
          <w:t>by</w:t>
        </w:r>
        <w:r>
          <w:rPr>
            <w:spacing w:val="10"/>
          </w:rPr>
          <w:t xml:space="preserve"> </w:t>
        </w:r>
        <w:r>
          <w:t>state-of-the-art</w:t>
        </w:r>
        <w:r>
          <w:rPr>
            <w:spacing w:val="11"/>
          </w:rPr>
          <w:t xml:space="preserve"> </w:t>
        </w:r>
        <w:r>
          <w:t>quantitative</w:t>
        </w:r>
        <w:r>
          <w:rPr>
            <w:spacing w:val="10"/>
          </w:rPr>
          <w:t xml:space="preserve"> </w:t>
        </w:r>
        <w:r>
          <w:t>life-cycle</w:t>
        </w:r>
        <w:r>
          <w:rPr>
            <w:spacing w:val="10"/>
          </w:rPr>
          <w:t xml:space="preserve"> </w:t>
        </w:r>
        <w:r>
          <w:t>models.</w:t>
        </w:r>
      </w:ins>
    </w:p>
    <w:p w14:paraId="6FA08C4D" w14:textId="77777777" w:rsidR="0075328B" w:rsidRDefault="0075328B" w:rsidP="00843F4B">
      <w:pPr>
        <w:pStyle w:val="BodyText"/>
        <w:spacing w:line="290" w:lineRule="auto"/>
        <w:ind w:left="108" w:right="103" w:firstLine="234"/>
        <w:jc w:val="both"/>
        <w:rPr>
          <w:ins w:id="160" w:author="Lujan, Alan" w:date="2021-12-15T10:22:00Z"/>
        </w:rPr>
      </w:pPr>
      <w:ins w:id="161" w:author="Lujan, Alan" w:date="2021-12-15T10:22:00Z">
        <w:r>
          <w:t>One possible explanation for the stock market participation puzzle could be the</w:t>
        </w:r>
        <w:r>
          <w:rPr>
            <w:spacing w:val="1"/>
          </w:rPr>
          <w:t xml:space="preserve"> </w:t>
        </w:r>
        <w:r>
          <w:rPr>
            <w:w w:val="95"/>
          </w:rPr>
          <w:t>absence of additional forms of asset holding and risk exposure that households face. In</w:t>
        </w:r>
        <w:r>
          <w:rPr>
            <w:spacing w:val="1"/>
            <w:w w:val="95"/>
          </w:rPr>
          <w:t xml:space="preserve"> </w:t>
        </w:r>
        <w:r>
          <w:rPr>
            <w:w w:val="95"/>
          </w:rPr>
          <w:t>particular, housing has dual properties: Both as an asset and as a source of consumption</w:t>
        </w:r>
        <w:r>
          <w:rPr>
            <w:spacing w:val="1"/>
            <w:w w:val="95"/>
          </w:rPr>
          <w:t xml:space="preserve"> </w:t>
        </w:r>
        <w:r>
          <w:t>services .</w:t>
        </w:r>
        <w:r>
          <w:rPr>
            <w:spacing w:val="1"/>
          </w:rPr>
          <w:t xml:space="preserve"> </w:t>
        </w:r>
        <w:r>
          <w:t>Housing, however, is different from other assets in that it is illiquid and</w:t>
        </w:r>
        <w:r>
          <w:rPr>
            <w:spacing w:val="1"/>
          </w:rPr>
          <w:t xml:space="preserve"> </w:t>
        </w:r>
        <w:r>
          <w:rPr>
            <w:w w:val="95"/>
          </w:rPr>
          <w:t>durable, providing both future expected wealth (house value of liquidation) as well as</w:t>
        </w:r>
        <w:r>
          <w:rPr>
            <w:spacing w:val="1"/>
            <w:w w:val="95"/>
          </w:rPr>
          <w:t xml:space="preserve"> </w:t>
        </w:r>
        <w:r>
          <w:rPr>
            <w:w w:val="95"/>
          </w:rPr>
          <w:t>shelter as a consumption service.</w:t>
        </w:r>
        <w:r>
          <w:rPr>
            <w:spacing w:val="1"/>
            <w:w w:val="95"/>
          </w:rPr>
          <w:t xml:space="preserve"> </w:t>
        </w:r>
        <w:r>
          <w:fldChar w:fldCharType="begin"/>
        </w:r>
        <w:r>
          <w:instrText xml:space="preserve"> HYPERLINK \l "_bookmark18" </w:instrText>
        </w:r>
        <w:r>
          <w:fldChar w:fldCharType="separate"/>
        </w:r>
        <w:r>
          <w:rPr>
            <w:color w:val="19174C"/>
            <w:w w:val="95"/>
          </w:rPr>
          <w:t xml:space="preserve">CHETTY, SÁNDOR, and SZEIDL </w:t>
        </w:r>
        <w:r>
          <w:rPr>
            <w:color w:val="19174C"/>
            <w:w w:val="95"/>
          </w:rPr>
          <w:fldChar w:fldCharType="end"/>
        </w:r>
        <w:r>
          <w:rPr>
            <w:w w:val="95"/>
          </w:rPr>
          <w:t>(</w:t>
        </w:r>
        <w:r>
          <w:fldChar w:fldCharType="begin"/>
        </w:r>
        <w:r>
          <w:instrText xml:space="preserve"> HYPERLINK \l "_bookmark18" </w:instrText>
        </w:r>
        <w:r>
          <w:fldChar w:fldCharType="separate"/>
        </w:r>
        <w:r>
          <w:rPr>
            <w:color w:val="19174C"/>
            <w:w w:val="95"/>
          </w:rPr>
          <w:t>2017</w:t>
        </w:r>
        <w:r>
          <w:rPr>
            <w:color w:val="19174C"/>
            <w:w w:val="95"/>
          </w:rPr>
          <w:fldChar w:fldCharType="end"/>
        </w:r>
        <w:r>
          <w:rPr>
            <w:w w:val="95"/>
          </w:rPr>
          <w:t>) empirically</w:t>
        </w:r>
        <w:r>
          <w:rPr>
            <w:spacing w:val="1"/>
            <w:w w:val="95"/>
          </w:rPr>
          <w:t xml:space="preserve"> </w:t>
        </w:r>
        <w:r>
          <w:rPr>
            <w:spacing w:val="-1"/>
          </w:rPr>
          <w:t xml:space="preserve">quantify the effect </w:t>
        </w:r>
        <w:r>
          <w:t>of housing on portfolio choice.</w:t>
        </w:r>
        <w:r>
          <w:rPr>
            <w:spacing w:val="1"/>
          </w:rPr>
          <w:t xml:space="preserve"> </w:t>
        </w:r>
        <w:r>
          <w:t>Looking at the Survey of Income</w:t>
        </w:r>
        <w:r>
          <w:rPr>
            <w:spacing w:val="1"/>
          </w:rPr>
          <w:t xml:space="preserve"> </w:t>
        </w:r>
        <w:r>
          <w:t>and</w:t>
        </w:r>
        <w:r>
          <w:rPr>
            <w:spacing w:val="43"/>
          </w:rPr>
          <w:t xml:space="preserve"> </w:t>
        </w:r>
        <w:r>
          <w:t>Program</w:t>
        </w:r>
        <w:r>
          <w:rPr>
            <w:spacing w:val="43"/>
          </w:rPr>
          <w:t xml:space="preserve"> </w:t>
        </w:r>
        <w:r>
          <w:t>Participation</w:t>
        </w:r>
        <w:r>
          <w:rPr>
            <w:spacing w:val="43"/>
          </w:rPr>
          <w:t xml:space="preserve"> </w:t>
        </w:r>
        <w:r>
          <w:t>(SIPP)</w:t>
        </w:r>
        <w:r>
          <w:rPr>
            <w:spacing w:val="44"/>
          </w:rPr>
          <w:t xml:space="preserve"> </w:t>
        </w:r>
        <w:r>
          <w:t>panel</w:t>
        </w:r>
        <w:r>
          <w:rPr>
            <w:spacing w:val="43"/>
          </w:rPr>
          <w:t xml:space="preserve"> </w:t>
        </w:r>
        <w:r>
          <w:t>from</w:t>
        </w:r>
        <w:r>
          <w:rPr>
            <w:spacing w:val="43"/>
          </w:rPr>
          <w:t xml:space="preserve"> </w:t>
        </w:r>
        <w:r>
          <w:t>1990</w:t>
        </w:r>
        <w:r>
          <w:rPr>
            <w:spacing w:val="44"/>
          </w:rPr>
          <w:t xml:space="preserve"> </w:t>
        </w:r>
        <w:r>
          <w:t>to</w:t>
        </w:r>
        <w:r>
          <w:rPr>
            <w:spacing w:val="43"/>
          </w:rPr>
          <w:t xml:space="preserve"> </w:t>
        </w:r>
        <w:r>
          <w:t>2008,</w:t>
        </w:r>
        <w:r>
          <w:rPr>
            <w:spacing w:val="53"/>
          </w:rPr>
          <w:t xml:space="preserve"> </w:t>
        </w:r>
        <w:r>
          <w:t>the</w:t>
        </w:r>
        <w:r>
          <w:rPr>
            <w:spacing w:val="43"/>
          </w:rPr>
          <w:t xml:space="preserve"> </w:t>
        </w:r>
        <w:r>
          <w:t>authors</w:t>
        </w:r>
        <w:r>
          <w:rPr>
            <w:spacing w:val="44"/>
          </w:rPr>
          <w:t xml:space="preserve"> </w:t>
        </w:r>
        <w:r>
          <w:t>establish</w:t>
        </w:r>
        <w:r>
          <w:rPr>
            <w:spacing w:val="-58"/>
          </w:rPr>
          <w:t xml:space="preserve"> </w:t>
        </w:r>
        <w:r>
          <w:rPr>
            <w:w w:val="95"/>
          </w:rPr>
          <w:t>the importance of property value and home equity (value minus mortgage debt) on</w:t>
        </w:r>
        <w:r>
          <w:rPr>
            <w:spacing w:val="1"/>
            <w:w w:val="95"/>
          </w:rPr>
          <w:t xml:space="preserve"> </w:t>
        </w:r>
        <w:r>
          <w:rPr>
            <w:spacing w:val="-2"/>
          </w:rPr>
          <w:t>stock</w:t>
        </w:r>
        <w:r>
          <w:rPr>
            <w:spacing w:val="-8"/>
          </w:rPr>
          <w:t xml:space="preserve"> </w:t>
        </w:r>
        <w:r>
          <w:rPr>
            <w:spacing w:val="-2"/>
          </w:rPr>
          <w:t>market</w:t>
        </w:r>
        <w:r>
          <w:rPr>
            <w:spacing w:val="-7"/>
          </w:rPr>
          <w:t xml:space="preserve"> </w:t>
        </w:r>
        <w:r>
          <w:rPr>
            <w:spacing w:val="-1"/>
          </w:rPr>
          <w:t>participation.</w:t>
        </w:r>
        <w:r>
          <w:rPr>
            <w:spacing w:val="14"/>
          </w:rPr>
          <w:t xml:space="preserve"> </w:t>
        </w:r>
        <w:r>
          <w:rPr>
            <w:spacing w:val="-1"/>
          </w:rPr>
          <w:t>Importantly,</w:t>
        </w:r>
        <w:r>
          <w:rPr>
            <w:spacing w:val="-7"/>
          </w:rPr>
          <w:t xml:space="preserve"> </w:t>
        </w:r>
        <w:r>
          <w:rPr>
            <w:spacing w:val="-1"/>
          </w:rPr>
          <w:t>they</w:t>
        </w:r>
        <w:r>
          <w:rPr>
            <w:spacing w:val="-8"/>
          </w:rPr>
          <w:t xml:space="preserve"> </w:t>
        </w:r>
        <w:r>
          <w:rPr>
            <w:spacing w:val="-1"/>
          </w:rPr>
          <w:t>find</w:t>
        </w:r>
        <w:r>
          <w:rPr>
            <w:spacing w:val="-7"/>
          </w:rPr>
          <w:t xml:space="preserve"> </w:t>
        </w:r>
        <w:r>
          <w:rPr>
            <w:spacing w:val="-1"/>
          </w:rPr>
          <w:t>that</w:t>
        </w:r>
        <w:r>
          <w:rPr>
            <w:spacing w:val="-8"/>
          </w:rPr>
          <w:t xml:space="preserve"> </w:t>
        </w:r>
        <w:r>
          <w:rPr>
            <w:spacing w:val="-1"/>
          </w:rPr>
          <w:t>a</w:t>
        </w:r>
        <w:r>
          <w:rPr>
            <w:spacing w:val="-7"/>
          </w:rPr>
          <w:t xml:space="preserve"> </w:t>
        </w:r>
        <w:r>
          <w:rPr>
            <w:spacing w:val="-1"/>
          </w:rPr>
          <w:t>$10,000</w:t>
        </w:r>
        <w:r>
          <w:rPr>
            <w:spacing w:val="-7"/>
          </w:rPr>
          <w:t xml:space="preserve"> </w:t>
        </w:r>
        <w:r>
          <w:rPr>
            <w:spacing w:val="-1"/>
          </w:rPr>
          <w:t>increase</w:t>
        </w:r>
        <w:r>
          <w:rPr>
            <w:spacing w:val="-8"/>
          </w:rPr>
          <w:t xml:space="preserve"> </w:t>
        </w:r>
        <w:r>
          <w:rPr>
            <w:spacing w:val="-1"/>
          </w:rPr>
          <w:t>in</w:t>
        </w:r>
        <w:r>
          <w:rPr>
            <w:spacing w:val="-7"/>
          </w:rPr>
          <w:t xml:space="preserve"> </w:t>
        </w:r>
        <w:r>
          <w:rPr>
            <w:spacing w:val="-1"/>
          </w:rPr>
          <w:t>mortgage</w:t>
        </w:r>
        <w:r>
          <w:rPr>
            <w:spacing w:val="-57"/>
          </w:rPr>
          <w:t xml:space="preserve"> </w:t>
        </w:r>
        <w:r>
          <w:rPr>
            <w:w w:val="95"/>
          </w:rPr>
          <w:t>debt (holding home equity constant) causes the risky portfolio share to decrease by 0.6</w:t>
        </w:r>
        <w:r>
          <w:rPr>
            <w:spacing w:val="1"/>
            <w:w w:val="95"/>
          </w:rPr>
          <w:t xml:space="preserve"> </w:t>
        </w:r>
        <w:r>
          <w:rPr>
            <w:w w:val="95"/>
          </w:rPr>
          <w:t>percentage points or $275, which amounts to 3.9% of mean stockholdings in their data.</w:t>
        </w:r>
        <w:r>
          <w:rPr>
            <w:spacing w:val="1"/>
            <w:w w:val="95"/>
          </w:rPr>
          <w:t xml:space="preserve"> </w:t>
        </w:r>
        <w:r>
          <w:rPr>
            <w:w w:val="95"/>
          </w:rPr>
          <w:t>Importantly for our purposes, they establish the need to distinguish the effects of home</w:t>
        </w:r>
        <w:r>
          <w:rPr>
            <w:spacing w:val="1"/>
            <w:w w:val="95"/>
          </w:rPr>
          <w:t xml:space="preserve"> </w:t>
        </w:r>
        <w:r>
          <w:t>equity</w:t>
        </w:r>
        <w:r>
          <w:rPr>
            <w:spacing w:val="-8"/>
          </w:rPr>
          <w:t xml:space="preserve"> </w:t>
        </w:r>
        <w:r>
          <w:t>and</w:t>
        </w:r>
        <w:r>
          <w:rPr>
            <w:spacing w:val="-8"/>
          </w:rPr>
          <w:t xml:space="preserve"> </w:t>
        </w:r>
        <w:r>
          <w:t>mortgage</w:t>
        </w:r>
        <w:r>
          <w:rPr>
            <w:spacing w:val="-7"/>
          </w:rPr>
          <w:t xml:space="preserve"> </w:t>
        </w:r>
        <w:r>
          <w:t>debt</w:t>
        </w:r>
        <w:r>
          <w:rPr>
            <w:spacing w:val="-8"/>
          </w:rPr>
          <w:t xml:space="preserve"> </w:t>
        </w:r>
        <w:r>
          <w:t>in</w:t>
        </w:r>
        <w:r>
          <w:rPr>
            <w:spacing w:val="-8"/>
          </w:rPr>
          <w:t xml:space="preserve"> </w:t>
        </w:r>
        <w:r>
          <w:t>order</w:t>
        </w:r>
        <w:r>
          <w:rPr>
            <w:spacing w:val="-7"/>
          </w:rPr>
          <w:t xml:space="preserve"> </w:t>
        </w:r>
        <w:r>
          <w:t>to</w:t>
        </w:r>
        <w:r>
          <w:rPr>
            <w:spacing w:val="-8"/>
          </w:rPr>
          <w:t xml:space="preserve"> </w:t>
        </w:r>
        <w:r>
          <w:t>quantify</w:t>
        </w:r>
        <w:r>
          <w:rPr>
            <w:spacing w:val="-8"/>
          </w:rPr>
          <w:t xml:space="preserve"> </w:t>
        </w:r>
        <w:r>
          <w:t>the</w:t>
        </w:r>
        <w:r>
          <w:rPr>
            <w:spacing w:val="-8"/>
          </w:rPr>
          <w:t xml:space="preserve"> </w:t>
        </w:r>
        <w:r>
          <w:t>effect</w:t>
        </w:r>
        <w:r>
          <w:rPr>
            <w:spacing w:val="-7"/>
          </w:rPr>
          <w:t xml:space="preserve"> </w:t>
        </w:r>
        <w:r>
          <w:t>of</w:t>
        </w:r>
        <w:r>
          <w:rPr>
            <w:spacing w:val="-7"/>
          </w:rPr>
          <w:t xml:space="preserve"> </w:t>
        </w:r>
        <w:r>
          <w:t>housing</w:t>
        </w:r>
        <w:r>
          <w:rPr>
            <w:spacing w:val="-8"/>
          </w:rPr>
          <w:t xml:space="preserve"> </w:t>
        </w:r>
        <w:r>
          <w:t>on</w:t>
        </w:r>
        <w:r>
          <w:rPr>
            <w:spacing w:val="-8"/>
          </w:rPr>
          <w:t xml:space="preserve"> </w:t>
        </w:r>
        <w:r>
          <w:t>portfolios.</w:t>
        </w:r>
      </w:ins>
    </w:p>
    <w:p w14:paraId="7D3365A6" w14:textId="77777777" w:rsidR="0075328B" w:rsidRDefault="0075328B" w:rsidP="00843F4B">
      <w:pPr>
        <w:pStyle w:val="BodyText"/>
        <w:spacing w:before="4" w:line="290" w:lineRule="auto"/>
        <w:ind w:left="108" w:right="104" w:firstLine="234"/>
        <w:jc w:val="both"/>
        <w:rPr>
          <w:ins w:id="162" w:author="Lujan, Alan" w:date="2021-12-15T10:22:00Z"/>
        </w:rPr>
      </w:pPr>
      <w:ins w:id="163" w:author="Lujan, Alan" w:date="2021-12-15T10:22:00Z">
        <w:r>
          <w:t>This project builds a quantitative model of housing and portfolio choice that can</w:t>
        </w:r>
        <w:r>
          <w:rPr>
            <w:spacing w:val="1"/>
          </w:rPr>
          <w:t xml:space="preserve"> </w:t>
        </w:r>
        <w:r>
          <w:t xml:space="preserve">be used to interpret the empirical findings </w:t>
        </w:r>
        <w:r>
          <w:fldChar w:fldCharType="begin"/>
        </w:r>
        <w:r>
          <w:instrText xml:space="preserve"> HYPERLINK \l "_bookmark18" </w:instrText>
        </w:r>
        <w:r>
          <w:fldChar w:fldCharType="separate"/>
        </w:r>
        <w:r>
          <w:rPr>
            <w:color w:val="19174C"/>
          </w:rPr>
          <w:t>CHETTY, SÁNDOR, and SZEIDL</w:t>
        </w:r>
        <w:r>
          <w:rPr>
            <w:color w:val="19174C"/>
          </w:rPr>
          <w:fldChar w:fldCharType="end"/>
        </w:r>
        <w:r>
          <w:rPr>
            <w:color w:val="19174C"/>
          </w:rPr>
          <w:t xml:space="preserve"> </w:t>
        </w:r>
        <w:r>
          <w:t>(</w:t>
        </w:r>
        <w:r>
          <w:fldChar w:fldCharType="begin"/>
        </w:r>
        <w:r>
          <w:instrText xml:space="preserve"> HYPERLINK \l "_bookmark18" </w:instrText>
        </w:r>
        <w:r>
          <w:fldChar w:fldCharType="separate"/>
        </w:r>
        <w:r>
          <w:rPr>
            <w:color w:val="19174C"/>
          </w:rPr>
          <w:t>2017</w:t>
        </w:r>
        <w:r>
          <w:rPr>
            <w:color w:val="19174C"/>
          </w:rPr>
          <w:fldChar w:fldCharType="end"/>
        </w:r>
        <w:r>
          <w:t>)</w:t>
        </w:r>
        <w:r>
          <w:rPr>
            <w:spacing w:val="1"/>
          </w:rPr>
          <w:t xml:space="preserve"> </w:t>
        </w:r>
        <w:r>
          <w:rPr>
            <w:w w:val="95"/>
          </w:rPr>
          <w:t>in a rich framework that includes liquid wealth, illiquid housing (size and value), and</w:t>
        </w:r>
        <w:r>
          <w:rPr>
            <w:spacing w:val="1"/>
            <w:w w:val="95"/>
          </w:rPr>
          <w:t xml:space="preserve"> </w:t>
        </w:r>
        <w:r>
          <w:rPr>
            <w:spacing w:val="-1"/>
          </w:rPr>
          <w:t xml:space="preserve">mortgage debt, </w:t>
        </w:r>
        <w:r>
          <w:t>in order to capture the effects of home equity and mortgage debt on</w:t>
        </w:r>
        <w:r>
          <w:rPr>
            <w:spacing w:val="1"/>
          </w:rPr>
          <w:t xml:space="preserve"> </w:t>
        </w:r>
        <w:r>
          <w:rPr>
            <w:w w:val="95"/>
          </w:rPr>
          <w:t>portfolio choice. While other recent work has attempted to shed light on this topic, this</w:t>
        </w:r>
        <w:r>
          <w:rPr>
            <w:spacing w:val="1"/>
            <w:w w:val="95"/>
          </w:rPr>
          <w:t xml:space="preserve"> </w:t>
        </w:r>
        <w:r>
          <w:rPr>
            <w:w w:val="95"/>
          </w:rPr>
          <w:t>model</w:t>
        </w:r>
        <w:r>
          <w:rPr>
            <w:spacing w:val="-4"/>
            <w:w w:val="95"/>
          </w:rPr>
          <w:t xml:space="preserve"> </w:t>
        </w:r>
        <w:r>
          <w:rPr>
            <w:w w:val="95"/>
          </w:rPr>
          <w:t>is</w:t>
        </w:r>
        <w:r>
          <w:rPr>
            <w:spacing w:val="-3"/>
            <w:w w:val="95"/>
          </w:rPr>
          <w:t xml:space="preserve"> </w:t>
        </w:r>
        <w:r>
          <w:rPr>
            <w:w w:val="95"/>
          </w:rPr>
          <w:t>the</w:t>
        </w:r>
        <w:r>
          <w:rPr>
            <w:spacing w:val="-3"/>
            <w:w w:val="95"/>
          </w:rPr>
          <w:t xml:space="preserve"> </w:t>
        </w:r>
        <w:r>
          <w:rPr>
            <w:w w:val="95"/>
          </w:rPr>
          <w:t>first</w:t>
        </w:r>
        <w:r>
          <w:rPr>
            <w:spacing w:val="-3"/>
            <w:w w:val="95"/>
          </w:rPr>
          <w:t xml:space="preserve"> </w:t>
        </w:r>
        <w:r>
          <w:rPr>
            <w:w w:val="95"/>
          </w:rPr>
          <w:t>of</w:t>
        </w:r>
        <w:r>
          <w:rPr>
            <w:spacing w:val="-3"/>
            <w:w w:val="95"/>
          </w:rPr>
          <w:t xml:space="preserve"> </w:t>
        </w:r>
        <w:r>
          <w:rPr>
            <w:w w:val="95"/>
          </w:rPr>
          <w:t>its</w:t>
        </w:r>
        <w:r>
          <w:rPr>
            <w:spacing w:val="-4"/>
            <w:w w:val="95"/>
          </w:rPr>
          <w:t xml:space="preserve"> </w:t>
        </w:r>
        <w:r>
          <w:rPr>
            <w:w w:val="95"/>
          </w:rPr>
          <w:t>kind</w:t>
        </w:r>
        <w:r>
          <w:rPr>
            <w:spacing w:val="-3"/>
            <w:w w:val="95"/>
          </w:rPr>
          <w:t xml:space="preserve"> </w:t>
        </w:r>
        <w:r>
          <w:rPr>
            <w:w w:val="95"/>
          </w:rPr>
          <w:t>to</w:t>
        </w:r>
        <w:r>
          <w:rPr>
            <w:spacing w:val="-3"/>
            <w:w w:val="95"/>
          </w:rPr>
          <w:t xml:space="preserve"> </w:t>
        </w:r>
        <w:r>
          <w:rPr>
            <w:w w:val="95"/>
          </w:rPr>
          <w:t>explicitly</w:t>
        </w:r>
        <w:r>
          <w:rPr>
            <w:spacing w:val="-3"/>
            <w:w w:val="95"/>
          </w:rPr>
          <w:t xml:space="preserve"> </w:t>
        </w:r>
        <w:r>
          <w:rPr>
            <w:w w:val="95"/>
          </w:rPr>
          <w:t>track</w:t>
        </w:r>
        <w:r>
          <w:rPr>
            <w:spacing w:val="-3"/>
            <w:w w:val="95"/>
          </w:rPr>
          <w:t xml:space="preserve"> </w:t>
        </w:r>
        <w:r>
          <w:rPr>
            <w:w w:val="95"/>
          </w:rPr>
          <w:t>home</w:t>
        </w:r>
        <w:r>
          <w:rPr>
            <w:spacing w:val="-3"/>
            <w:w w:val="95"/>
          </w:rPr>
          <w:t xml:space="preserve"> </w:t>
        </w:r>
        <w:r>
          <w:rPr>
            <w:w w:val="95"/>
          </w:rPr>
          <w:t>value</w:t>
        </w:r>
        <w:r>
          <w:rPr>
            <w:spacing w:val="-4"/>
            <w:w w:val="95"/>
          </w:rPr>
          <w:t xml:space="preserve"> </w:t>
        </w:r>
        <w:r>
          <w:rPr>
            <w:w w:val="95"/>
          </w:rPr>
          <w:t>and</w:t>
        </w:r>
        <w:r>
          <w:rPr>
            <w:spacing w:val="-3"/>
            <w:w w:val="95"/>
          </w:rPr>
          <w:t xml:space="preserve"> </w:t>
        </w:r>
        <w:r>
          <w:rPr>
            <w:w w:val="95"/>
          </w:rPr>
          <w:t>mortgage</w:t>
        </w:r>
        <w:r>
          <w:rPr>
            <w:spacing w:val="-3"/>
            <w:w w:val="95"/>
          </w:rPr>
          <w:t xml:space="preserve"> </w:t>
        </w:r>
        <w:r>
          <w:rPr>
            <w:w w:val="95"/>
          </w:rPr>
          <w:t>debt</w:t>
        </w:r>
        <w:r>
          <w:rPr>
            <w:spacing w:val="-3"/>
            <w:w w:val="95"/>
          </w:rPr>
          <w:t xml:space="preserve"> </w:t>
        </w:r>
        <w:r>
          <w:rPr>
            <w:w w:val="95"/>
          </w:rPr>
          <w:t>separately,</w:t>
        </w:r>
        <w:r>
          <w:rPr>
            <w:spacing w:val="-55"/>
            <w:w w:val="95"/>
          </w:rPr>
          <w:t xml:space="preserve"> </w:t>
        </w:r>
        <w:r>
          <w:rPr>
            <w:spacing w:val="-1"/>
            <w:w w:val="95"/>
          </w:rPr>
          <w:t>allowing</w:t>
        </w:r>
        <w:r>
          <w:rPr>
            <w:spacing w:val="-11"/>
            <w:w w:val="95"/>
          </w:rPr>
          <w:t xml:space="preserve"> </w:t>
        </w:r>
        <w:r>
          <w:rPr>
            <w:w w:val="95"/>
          </w:rPr>
          <w:t>them</w:t>
        </w:r>
        <w:r>
          <w:rPr>
            <w:spacing w:val="-12"/>
            <w:w w:val="95"/>
          </w:rPr>
          <w:t xml:space="preserve"> </w:t>
        </w:r>
        <w:r>
          <w:rPr>
            <w:w w:val="95"/>
          </w:rPr>
          <w:t>each</w:t>
        </w:r>
        <w:r>
          <w:rPr>
            <w:spacing w:val="-11"/>
            <w:w w:val="95"/>
          </w:rPr>
          <w:t xml:space="preserve"> </w:t>
        </w:r>
        <w:r>
          <w:rPr>
            <w:w w:val="95"/>
          </w:rPr>
          <w:t>to</w:t>
        </w:r>
        <w:r>
          <w:rPr>
            <w:spacing w:val="-12"/>
            <w:w w:val="95"/>
          </w:rPr>
          <w:t xml:space="preserve"> </w:t>
        </w:r>
        <w:r>
          <w:rPr>
            <w:w w:val="95"/>
          </w:rPr>
          <w:t>evolve</w:t>
        </w:r>
        <w:r>
          <w:rPr>
            <w:spacing w:val="-10"/>
            <w:w w:val="95"/>
          </w:rPr>
          <w:t xml:space="preserve"> </w:t>
        </w:r>
        <w:r>
          <w:rPr>
            <w:w w:val="95"/>
          </w:rPr>
          <w:t>with</w:t>
        </w:r>
        <w:r>
          <w:rPr>
            <w:spacing w:val="-11"/>
            <w:w w:val="95"/>
          </w:rPr>
          <w:t xml:space="preserve"> </w:t>
        </w:r>
        <w:r>
          <w:rPr>
            <w:w w:val="95"/>
          </w:rPr>
          <w:t>the</w:t>
        </w:r>
        <w:r>
          <w:rPr>
            <w:spacing w:val="-11"/>
            <w:w w:val="95"/>
          </w:rPr>
          <w:t xml:space="preserve"> </w:t>
        </w:r>
        <w:r>
          <w:rPr>
            <w:w w:val="95"/>
          </w:rPr>
          <w:t>decisionmaker’s</w:t>
        </w:r>
        <w:r>
          <w:rPr>
            <w:spacing w:val="-11"/>
            <w:w w:val="95"/>
          </w:rPr>
          <w:t xml:space="preserve"> </w:t>
        </w:r>
        <w:r>
          <w:rPr>
            <w:w w:val="95"/>
          </w:rPr>
          <w:t>choices</w:t>
        </w:r>
        <w:r>
          <w:rPr>
            <w:spacing w:val="-11"/>
            <w:w w:val="95"/>
          </w:rPr>
          <w:t xml:space="preserve"> </w:t>
        </w:r>
        <w:r>
          <w:rPr>
            <w:w w:val="95"/>
          </w:rPr>
          <w:t>and</w:t>
        </w:r>
        <w:r>
          <w:rPr>
            <w:spacing w:val="-11"/>
            <w:w w:val="95"/>
          </w:rPr>
          <w:t xml:space="preserve"> </w:t>
        </w:r>
        <w:r>
          <w:rPr>
            <w:w w:val="95"/>
          </w:rPr>
          <w:t>with</w:t>
        </w:r>
        <w:r>
          <w:rPr>
            <w:spacing w:val="-11"/>
            <w:w w:val="95"/>
          </w:rPr>
          <w:t xml:space="preserve"> </w:t>
        </w:r>
        <w:r>
          <w:rPr>
            <w:w w:val="95"/>
          </w:rPr>
          <w:t>economic</w:t>
        </w:r>
        <w:r>
          <w:rPr>
            <w:spacing w:val="-11"/>
            <w:w w:val="95"/>
          </w:rPr>
          <w:t xml:space="preserve"> </w:t>
        </w:r>
        <w:r>
          <w:rPr>
            <w:w w:val="95"/>
          </w:rPr>
          <w:t>shocks</w:t>
        </w:r>
        <w:r>
          <w:rPr>
            <w:spacing w:val="-54"/>
            <w:w w:val="95"/>
          </w:rPr>
          <w:t xml:space="preserve"> </w:t>
        </w:r>
        <w:r>
          <w:t xml:space="preserve">(say, to house prices). The 2-period model </w:t>
        </w:r>
        <w:r>
          <w:fldChar w:fldCharType="begin"/>
        </w:r>
        <w:r>
          <w:instrText xml:space="preserve"> HYPERLINK \l "_bookmark18" </w:instrText>
        </w:r>
        <w:r>
          <w:fldChar w:fldCharType="separate"/>
        </w:r>
        <w:r>
          <w:rPr>
            <w:color w:val="19174C"/>
          </w:rPr>
          <w:t>CHETTY, SÁNDOR, and SZEIDL</w:t>
        </w:r>
        <w:r>
          <w:rPr>
            <w:color w:val="19174C"/>
          </w:rPr>
          <w:fldChar w:fldCharType="end"/>
        </w:r>
        <w:r>
          <w:rPr>
            <w:color w:val="19174C"/>
          </w:rPr>
          <w:t xml:space="preserve"> </w:t>
        </w:r>
        <w:r>
          <w:t>(</w:t>
        </w:r>
        <w:r>
          <w:fldChar w:fldCharType="begin"/>
        </w:r>
        <w:r>
          <w:instrText xml:space="preserve"> HYPERLINK \l "_bookmark18" </w:instrText>
        </w:r>
        <w:r>
          <w:fldChar w:fldCharType="separate"/>
        </w:r>
        <w:r>
          <w:rPr>
            <w:color w:val="19174C"/>
          </w:rPr>
          <w:t>2017</w:t>
        </w:r>
        <w:r>
          <w:rPr>
            <w:color w:val="19174C"/>
          </w:rPr>
          <w:fldChar w:fldCharType="end"/>
        </w:r>
        <w:r>
          <w:t>)</w:t>
        </w:r>
        <w:r>
          <w:rPr>
            <w:spacing w:val="1"/>
          </w:rPr>
          <w:t xml:space="preserve"> </w:t>
        </w:r>
        <w:r>
          <w:rPr>
            <w:w w:val="95"/>
          </w:rPr>
          <w:t>develop misses the life-cycle properties of housing choice and income risk. Additionally,</w:t>
        </w:r>
        <w:r>
          <w:rPr>
            <w:spacing w:val="-54"/>
            <w:w w:val="95"/>
          </w:rPr>
          <w:t xml:space="preserve"> </w:t>
        </w:r>
        <w:r>
          <w:rPr>
            <w:w w:val="95"/>
          </w:rPr>
          <w:t>although their empirical findings reveal the importance of distinguishing home equity</w:t>
        </w:r>
        <w:r>
          <w:rPr>
            <w:spacing w:val="1"/>
            <w:w w:val="95"/>
          </w:rPr>
          <w:t xml:space="preserve"> </w:t>
        </w:r>
        <w:r>
          <w:rPr>
            <w:spacing w:val="-1"/>
          </w:rPr>
          <w:t xml:space="preserve">and </w:t>
        </w:r>
        <w:r>
          <w:t>mortgage debt, their model does not allow these variables to be chosen.</w:t>
        </w:r>
        <w:r>
          <w:rPr>
            <w:spacing w:val="1"/>
          </w:rPr>
          <w:t xml:space="preserve"> </w:t>
        </w:r>
        <w:r>
          <w:fldChar w:fldCharType="begin"/>
        </w:r>
        <w:r>
          <w:instrText xml:space="preserve"> HYPERLINK \l "_bookmark19" </w:instrText>
        </w:r>
        <w:r>
          <w:fldChar w:fldCharType="separate"/>
        </w:r>
        <w:proofErr w:type="spellStart"/>
        <w:r>
          <w:rPr>
            <w:color w:val="19174C"/>
          </w:rPr>
          <w:t>Cocco</w:t>
        </w:r>
        <w:proofErr w:type="spellEnd"/>
        <w:r>
          <w:rPr>
            <w:color w:val="19174C"/>
          </w:rPr>
          <w:fldChar w:fldCharType="end"/>
        </w:r>
        <w:r>
          <w:rPr>
            <w:color w:val="19174C"/>
            <w:spacing w:val="1"/>
          </w:rPr>
          <w:t xml:space="preserve"> </w:t>
        </w:r>
        <w:r>
          <w:rPr>
            <w:w w:val="95"/>
          </w:rPr>
          <w:t>(</w:t>
        </w:r>
        <w:r>
          <w:fldChar w:fldCharType="begin"/>
        </w:r>
        <w:r>
          <w:instrText xml:space="preserve"> HYPERLINK \l "_bookmark19" </w:instrText>
        </w:r>
        <w:r>
          <w:fldChar w:fldCharType="separate"/>
        </w:r>
        <w:r>
          <w:rPr>
            <w:color w:val="19174C"/>
            <w:w w:val="95"/>
          </w:rPr>
          <w:t>2005</w:t>
        </w:r>
        <w:r>
          <w:rPr>
            <w:color w:val="19174C"/>
            <w:w w:val="95"/>
          </w:rPr>
          <w:fldChar w:fldCharType="end"/>
        </w:r>
        <w:r>
          <w:rPr>
            <w:w w:val="95"/>
          </w:rPr>
          <w:t xml:space="preserve">) and </w:t>
        </w:r>
        <w:r>
          <w:fldChar w:fldCharType="begin"/>
        </w:r>
        <w:r>
          <w:instrText xml:space="preserve"> HYPERLINK \l "_bookmark26" </w:instrText>
        </w:r>
        <w:r>
          <w:fldChar w:fldCharType="separate"/>
        </w:r>
        <w:r>
          <w:rPr>
            <w:color w:val="19174C"/>
            <w:w w:val="95"/>
          </w:rPr>
          <w:t xml:space="preserve">Yao and Zhang </w:t>
        </w:r>
        <w:r>
          <w:rPr>
            <w:color w:val="19174C"/>
            <w:w w:val="95"/>
          </w:rPr>
          <w:fldChar w:fldCharType="end"/>
        </w:r>
        <w:r>
          <w:rPr>
            <w:w w:val="95"/>
          </w:rPr>
          <w:t>(</w:t>
        </w:r>
        <w:r>
          <w:fldChar w:fldCharType="begin"/>
        </w:r>
        <w:r>
          <w:instrText xml:space="preserve"> HYPERLINK \l "_bookmark26" </w:instrText>
        </w:r>
        <w:r>
          <w:fldChar w:fldCharType="separate"/>
        </w:r>
        <w:r>
          <w:rPr>
            <w:color w:val="19174C"/>
            <w:w w:val="95"/>
          </w:rPr>
          <w:t>2005</w:t>
        </w:r>
        <w:r>
          <w:rPr>
            <w:color w:val="19174C"/>
            <w:w w:val="95"/>
          </w:rPr>
          <w:fldChar w:fldCharType="end"/>
        </w:r>
        <w:r>
          <w:rPr>
            <w:w w:val="95"/>
          </w:rPr>
          <w:t>) do allow choice of house size but do not distinguish</w:t>
        </w:r>
        <w:r>
          <w:rPr>
            <w:spacing w:val="1"/>
            <w:w w:val="95"/>
          </w:rPr>
          <w:t xml:space="preserve"> </w:t>
        </w:r>
        <w:r>
          <w:rPr>
            <w:w w:val="95"/>
          </w:rPr>
          <w:t>between home equity and mortgage debt,</w:t>
        </w:r>
        <w:r>
          <w:rPr>
            <w:spacing w:val="54"/>
          </w:rPr>
          <w:t xml:space="preserve"> </w:t>
        </w:r>
        <w:r>
          <w:rPr>
            <w:w w:val="95"/>
          </w:rPr>
          <w:t>instead only keeping track of net wealth as</w:t>
        </w:r>
        <w:r>
          <w:rPr>
            <w:spacing w:val="1"/>
            <w:w w:val="95"/>
          </w:rPr>
          <w:t xml:space="preserve"> </w:t>
        </w:r>
        <w:r>
          <w:t>the</w:t>
        </w:r>
        <w:r>
          <w:rPr>
            <w:spacing w:val="13"/>
          </w:rPr>
          <w:t xml:space="preserve"> </w:t>
        </w:r>
        <w:r>
          <w:t>total</w:t>
        </w:r>
        <w:r>
          <w:rPr>
            <w:spacing w:val="15"/>
          </w:rPr>
          <w:t xml:space="preserve"> </w:t>
        </w:r>
        <w:r>
          <w:t>value</w:t>
        </w:r>
        <w:r>
          <w:rPr>
            <w:spacing w:val="14"/>
          </w:rPr>
          <w:t xml:space="preserve"> </w:t>
        </w:r>
        <w:r>
          <w:t>of</w:t>
        </w:r>
        <w:r>
          <w:rPr>
            <w:spacing w:val="15"/>
          </w:rPr>
          <w:t xml:space="preserve"> </w:t>
        </w:r>
        <w:r>
          <w:t>assets</w:t>
        </w:r>
        <w:r>
          <w:rPr>
            <w:spacing w:val="14"/>
          </w:rPr>
          <w:t xml:space="preserve"> </w:t>
        </w:r>
        <w:r>
          <w:t>minus</w:t>
        </w:r>
        <w:r>
          <w:rPr>
            <w:spacing w:val="14"/>
          </w:rPr>
          <w:t xml:space="preserve"> </w:t>
        </w:r>
        <w:r>
          <w:t>liabilities.</w:t>
        </w:r>
      </w:ins>
    </w:p>
    <w:p w14:paraId="7DB2A6D1" w14:textId="30CB7FE3" w:rsidR="0075328B" w:rsidRDefault="00843F4B">
      <w:pPr>
        <w:pStyle w:val="Heading2"/>
        <w:tabs>
          <w:tab w:val="left" w:pos="594"/>
        </w:tabs>
        <w:spacing w:before="75"/>
        <w:ind w:left="107"/>
        <w:jc w:val="both"/>
        <w:rPr>
          <w:ins w:id="164" w:author="Lujan, Alan" w:date="2021-12-15T10:22:00Z"/>
        </w:rPr>
        <w:pPrChange w:id="165" w:author="Lujan, Alan" w:date="2021-12-15T10:51:00Z">
          <w:pPr>
            <w:pStyle w:val="Heading2"/>
            <w:numPr>
              <w:ilvl w:val="1"/>
              <w:numId w:val="31"/>
            </w:numPr>
            <w:tabs>
              <w:tab w:val="left" w:pos="594"/>
            </w:tabs>
            <w:spacing w:before="75"/>
            <w:ind w:left="1800" w:hanging="360"/>
          </w:pPr>
        </w:pPrChange>
      </w:pPr>
      <w:ins w:id="166" w:author="Lujan, Alan" w:date="2021-12-15T10:51:00Z">
        <w:r>
          <w:rPr>
            <w:w w:val="95"/>
          </w:rPr>
          <w:t>2.1</w:t>
        </w:r>
      </w:ins>
      <w:ins w:id="167" w:author="Lujan, Alan" w:date="2021-12-15T11:08:00Z">
        <w:r w:rsidR="001C49D2">
          <w:rPr>
            <w:w w:val="95"/>
          </w:rPr>
          <w:t xml:space="preserve"> </w:t>
        </w:r>
      </w:ins>
      <w:ins w:id="168" w:author="Lujan, Alan" w:date="2021-12-15T10:22:00Z">
        <w:r w:rsidR="0075328B">
          <w:rPr>
            <w:w w:val="95"/>
          </w:rPr>
          <w:t>The</w:t>
        </w:r>
        <w:r w:rsidR="0075328B">
          <w:rPr>
            <w:spacing w:val="10"/>
            <w:w w:val="95"/>
          </w:rPr>
          <w:t xml:space="preserve"> </w:t>
        </w:r>
        <w:r w:rsidR="0075328B">
          <w:rPr>
            <w:w w:val="95"/>
          </w:rPr>
          <w:t>House-Size</w:t>
        </w:r>
        <w:r w:rsidR="0075328B">
          <w:rPr>
            <w:spacing w:val="11"/>
            <w:w w:val="95"/>
          </w:rPr>
          <w:t xml:space="preserve"> </w:t>
        </w:r>
        <w:r w:rsidR="0075328B">
          <w:rPr>
            <w:w w:val="95"/>
          </w:rPr>
          <w:t>Problem</w:t>
        </w:r>
      </w:ins>
    </w:p>
    <w:p w14:paraId="49B696C3" w14:textId="77777777" w:rsidR="0075328B" w:rsidRDefault="0075328B" w:rsidP="00843F4B">
      <w:pPr>
        <w:pStyle w:val="BodyText"/>
        <w:spacing w:before="206" w:line="290" w:lineRule="auto"/>
        <w:ind w:left="108" w:right="106"/>
        <w:jc w:val="both"/>
        <w:rPr>
          <w:ins w:id="169" w:author="Lujan, Alan" w:date="2021-12-15T10:22:00Z"/>
        </w:rPr>
      </w:pPr>
      <w:ins w:id="170" w:author="Lujan, Alan" w:date="2021-12-15T10:22:00Z">
        <w:r>
          <w:rPr>
            <w:w w:val="95"/>
          </w:rPr>
          <w:t>When modeling housing decisions, different assumptions can be made about the “sizes”</w:t>
        </w:r>
        <w:r>
          <w:rPr>
            <w:spacing w:val="-54"/>
            <w:w w:val="95"/>
          </w:rPr>
          <w:t xml:space="preserve"> </w:t>
        </w:r>
        <w:r>
          <w:rPr>
            <w:w w:val="95"/>
          </w:rPr>
          <w:t>of</w:t>
        </w:r>
        <w:r>
          <w:rPr>
            <w:spacing w:val="12"/>
            <w:w w:val="95"/>
          </w:rPr>
          <w:t xml:space="preserve"> </w:t>
        </w:r>
        <w:r>
          <w:rPr>
            <w:w w:val="95"/>
          </w:rPr>
          <w:t>houses</w:t>
        </w:r>
        <w:r>
          <w:rPr>
            <w:spacing w:val="12"/>
            <w:w w:val="95"/>
          </w:rPr>
          <w:t xml:space="preserve"> </w:t>
        </w:r>
        <w:r>
          <w:rPr>
            <w:w w:val="95"/>
          </w:rPr>
          <w:t>that</w:t>
        </w:r>
        <w:r>
          <w:rPr>
            <w:spacing w:val="12"/>
            <w:w w:val="95"/>
          </w:rPr>
          <w:t xml:space="preserve"> </w:t>
        </w:r>
        <w:r>
          <w:rPr>
            <w:w w:val="95"/>
          </w:rPr>
          <w:t>are</w:t>
        </w:r>
        <w:r>
          <w:rPr>
            <w:spacing w:val="12"/>
            <w:w w:val="95"/>
          </w:rPr>
          <w:t xml:space="preserve"> </w:t>
        </w:r>
        <w:r>
          <w:rPr>
            <w:w w:val="95"/>
          </w:rPr>
          <w:t>available</w:t>
        </w:r>
        <w:r>
          <w:rPr>
            <w:spacing w:val="12"/>
            <w:w w:val="95"/>
          </w:rPr>
          <w:t xml:space="preserve"> </w:t>
        </w:r>
        <w:r>
          <w:rPr>
            <w:w w:val="95"/>
          </w:rPr>
          <w:t>for</w:t>
        </w:r>
        <w:r>
          <w:rPr>
            <w:spacing w:val="12"/>
            <w:w w:val="95"/>
          </w:rPr>
          <w:t xml:space="preserve"> </w:t>
        </w:r>
        <w:r>
          <w:rPr>
            <w:w w:val="95"/>
          </w:rPr>
          <w:t>people’s</w:t>
        </w:r>
        <w:r>
          <w:rPr>
            <w:spacing w:val="12"/>
            <w:w w:val="95"/>
          </w:rPr>
          <w:t xml:space="preserve"> </w:t>
        </w:r>
        <w:r>
          <w:rPr>
            <w:w w:val="95"/>
          </w:rPr>
          <w:t>use.</w:t>
        </w:r>
        <w:r>
          <w:rPr>
            <w:spacing w:val="44"/>
            <w:w w:val="95"/>
          </w:rPr>
          <w:t xml:space="preserve"> </w:t>
        </w:r>
        <w:r>
          <w:rPr>
            <w:w w:val="95"/>
          </w:rPr>
          <w:t>The</w:t>
        </w:r>
        <w:r>
          <w:rPr>
            <w:spacing w:val="12"/>
            <w:w w:val="95"/>
          </w:rPr>
          <w:t xml:space="preserve"> </w:t>
        </w:r>
        <w:r>
          <w:rPr>
            <w:w w:val="95"/>
          </w:rPr>
          <w:t>“size”</w:t>
        </w:r>
        <w:r>
          <w:rPr>
            <w:spacing w:val="28"/>
            <w:w w:val="95"/>
          </w:rPr>
          <w:t xml:space="preserve"> </w:t>
        </w:r>
        <w:r>
          <w:rPr>
            <w:w w:val="95"/>
          </w:rPr>
          <w:t>of</w:t>
        </w:r>
        <w:r>
          <w:rPr>
            <w:spacing w:val="12"/>
            <w:w w:val="95"/>
          </w:rPr>
          <w:t xml:space="preserve"> </w:t>
        </w:r>
        <w:r>
          <w:rPr>
            <w:w w:val="95"/>
          </w:rPr>
          <w:t>a</w:t>
        </w:r>
        <w:r>
          <w:rPr>
            <w:spacing w:val="12"/>
            <w:w w:val="95"/>
          </w:rPr>
          <w:t xml:space="preserve"> </w:t>
        </w:r>
        <w:r>
          <w:rPr>
            <w:w w:val="95"/>
          </w:rPr>
          <w:t>house</w:t>
        </w:r>
        <w:r>
          <w:rPr>
            <w:spacing w:val="12"/>
            <w:w w:val="95"/>
          </w:rPr>
          <w:t xml:space="preserve"> </w:t>
        </w:r>
        <w:r>
          <w:rPr>
            <w:w w:val="95"/>
          </w:rPr>
          <w:t>is</w:t>
        </w:r>
        <w:r>
          <w:rPr>
            <w:spacing w:val="12"/>
            <w:w w:val="95"/>
          </w:rPr>
          <w:t xml:space="preserve"> </w:t>
        </w:r>
        <w:r>
          <w:rPr>
            <w:w w:val="95"/>
          </w:rPr>
          <w:t>used</w:t>
        </w:r>
        <w:r>
          <w:rPr>
            <w:spacing w:val="12"/>
            <w:w w:val="95"/>
          </w:rPr>
          <w:t xml:space="preserve"> </w:t>
        </w:r>
        <w:r>
          <w:rPr>
            <w:w w:val="95"/>
          </w:rPr>
          <w:t>to</w:t>
        </w:r>
        <w:r>
          <w:rPr>
            <w:spacing w:val="12"/>
            <w:w w:val="95"/>
          </w:rPr>
          <w:t xml:space="preserve"> </w:t>
        </w:r>
        <w:r>
          <w:rPr>
            <w:w w:val="95"/>
          </w:rPr>
          <w:t>represent</w:t>
        </w:r>
        <w:r>
          <w:rPr>
            <w:spacing w:val="-55"/>
            <w:w w:val="95"/>
          </w:rPr>
          <w:t xml:space="preserve"> </w:t>
        </w:r>
        <w:r>
          <w:rPr>
            <w:w w:val="95"/>
          </w:rPr>
          <w:t>a scale of the different levels of utility that different houses yield, so a “big” house is</w:t>
        </w:r>
        <w:r>
          <w:rPr>
            <w:spacing w:val="1"/>
            <w:w w:val="95"/>
          </w:rPr>
          <w:t xml:space="preserve"> </w:t>
        </w:r>
        <w:r>
          <w:rPr>
            <w:w w:val="95"/>
          </w:rPr>
          <w:t>simply a house that yields more utility than a “small” house. This section explores how</w:t>
        </w:r>
        <w:r>
          <w:rPr>
            <w:spacing w:val="1"/>
            <w:w w:val="95"/>
          </w:rPr>
          <w:t xml:space="preserve"> </w:t>
        </w:r>
        <w:r>
          <w:t>the</w:t>
        </w:r>
        <w:r>
          <w:rPr>
            <w:spacing w:val="13"/>
          </w:rPr>
          <w:t xml:space="preserve"> </w:t>
        </w:r>
        <w:r>
          <w:t>literature</w:t>
        </w:r>
        <w:r>
          <w:rPr>
            <w:spacing w:val="15"/>
          </w:rPr>
          <w:t xml:space="preserve"> </w:t>
        </w:r>
        <w:r>
          <w:t>has</w:t>
        </w:r>
        <w:r>
          <w:rPr>
            <w:spacing w:val="13"/>
          </w:rPr>
          <w:t xml:space="preserve"> </w:t>
        </w:r>
        <w:r>
          <w:t>dealt</w:t>
        </w:r>
        <w:r>
          <w:rPr>
            <w:spacing w:val="14"/>
          </w:rPr>
          <w:t xml:space="preserve"> </w:t>
        </w:r>
        <w:r>
          <w:t>with</w:t>
        </w:r>
        <w:r>
          <w:rPr>
            <w:spacing w:val="15"/>
          </w:rPr>
          <w:t xml:space="preserve"> </w:t>
        </w:r>
        <w:r>
          <w:t>the</w:t>
        </w:r>
        <w:r>
          <w:rPr>
            <w:spacing w:val="13"/>
          </w:rPr>
          <w:t xml:space="preserve"> </w:t>
        </w:r>
        <w:r>
          <w:t>questions</w:t>
        </w:r>
      </w:ins>
    </w:p>
    <w:p w14:paraId="7CC293F9" w14:textId="77777777" w:rsidR="0075328B" w:rsidRDefault="0075328B" w:rsidP="00843F4B">
      <w:pPr>
        <w:pStyle w:val="ListParagraph"/>
        <w:widowControl w:val="0"/>
        <w:numPr>
          <w:ilvl w:val="2"/>
          <w:numId w:val="31"/>
        </w:numPr>
        <w:tabs>
          <w:tab w:val="left" w:pos="694"/>
        </w:tabs>
        <w:autoSpaceDE w:val="0"/>
        <w:autoSpaceDN w:val="0"/>
        <w:spacing w:before="169" w:line="290" w:lineRule="auto"/>
        <w:ind w:right="106"/>
        <w:contextualSpacing w:val="0"/>
        <w:rPr>
          <w:ins w:id="171" w:author="Lujan, Alan" w:date="2021-12-15T10:22:00Z"/>
        </w:rPr>
      </w:pPr>
      <w:ins w:id="172" w:author="Lujan, Alan" w:date="2021-12-15T10:22:00Z">
        <w:r>
          <w:lastRenderedPageBreak/>
          <w:t>What kind of houses can people buy?</w:t>
        </w:r>
        <w:r>
          <w:rPr>
            <w:spacing w:val="1"/>
          </w:rPr>
          <w:t xml:space="preserve"> </w:t>
        </w:r>
        <w:r>
          <w:t>Is there a finite number of types or a</w:t>
        </w:r>
        <w:r>
          <w:rPr>
            <w:spacing w:val="1"/>
          </w:rPr>
          <w:t xml:space="preserve"> </w:t>
        </w:r>
        <w:r>
          <w:t>continuum</w:t>
        </w:r>
        <w:r>
          <w:rPr>
            <w:spacing w:val="15"/>
          </w:rPr>
          <w:t xml:space="preserve"> </w:t>
        </w:r>
        <w:r>
          <w:t>of</w:t>
        </w:r>
        <w:r>
          <w:rPr>
            <w:spacing w:val="16"/>
          </w:rPr>
          <w:t xml:space="preserve"> </w:t>
        </w:r>
        <w:r>
          <w:t>sizes?</w:t>
        </w:r>
      </w:ins>
    </w:p>
    <w:p w14:paraId="4FB3AF31" w14:textId="77777777" w:rsidR="0075328B" w:rsidRDefault="0075328B" w:rsidP="00843F4B">
      <w:pPr>
        <w:pStyle w:val="ListParagraph"/>
        <w:widowControl w:val="0"/>
        <w:numPr>
          <w:ilvl w:val="2"/>
          <w:numId w:val="31"/>
        </w:numPr>
        <w:tabs>
          <w:tab w:val="left" w:pos="694"/>
        </w:tabs>
        <w:autoSpaceDE w:val="0"/>
        <w:autoSpaceDN w:val="0"/>
        <w:spacing w:before="189" w:line="290" w:lineRule="auto"/>
        <w:ind w:right="107"/>
        <w:contextualSpacing w:val="0"/>
        <w:rPr>
          <w:ins w:id="173" w:author="Lujan, Alan" w:date="2021-12-15T10:22:00Z"/>
        </w:rPr>
      </w:pPr>
      <w:ins w:id="174" w:author="Lujan, Alan" w:date="2021-12-15T10:22:00Z">
        <w:r>
          <w:rPr>
            <w:w w:val="95"/>
          </w:rPr>
          <w:t>Can</w:t>
        </w:r>
        <w:r>
          <w:rPr>
            <w:spacing w:val="-6"/>
            <w:w w:val="95"/>
          </w:rPr>
          <w:t xml:space="preserve"> </w:t>
        </w:r>
        <w:r>
          <w:rPr>
            <w:w w:val="95"/>
          </w:rPr>
          <w:t>people</w:t>
        </w:r>
        <w:r>
          <w:rPr>
            <w:spacing w:val="-6"/>
            <w:w w:val="95"/>
          </w:rPr>
          <w:t xml:space="preserve"> </w:t>
        </w:r>
        <w:r>
          <w:rPr>
            <w:w w:val="95"/>
          </w:rPr>
          <w:t>change</w:t>
        </w:r>
        <w:r>
          <w:rPr>
            <w:spacing w:val="-6"/>
            <w:w w:val="95"/>
          </w:rPr>
          <w:t xml:space="preserve"> </w:t>
        </w:r>
        <w:r>
          <w:rPr>
            <w:w w:val="95"/>
          </w:rPr>
          <w:t>the</w:t>
        </w:r>
        <w:r>
          <w:rPr>
            <w:spacing w:val="-6"/>
            <w:w w:val="95"/>
          </w:rPr>
          <w:t xml:space="preserve"> </w:t>
        </w:r>
        <w:r>
          <w:rPr>
            <w:w w:val="95"/>
          </w:rPr>
          <w:t>size</w:t>
        </w:r>
        <w:r>
          <w:rPr>
            <w:spacing w:val="-5"/>
            <w:w w:val="95"/>
          </w:rPr>
          <w:t xml:space="preserve"> </w:t>
        </w:r>
        <w:r>
          <w:rPr>
            <w:w w:val="95"/>
          </w:rPr>
          <w:t>of</w:t>
        </w:r>
        <w:r>
          <w:rPr>
            <w:spacing w:val="-6"/>
            <w:w w:val="95"/>
          </w:rPr>
          <w:t xml:space="preserve"> </w:t>
        </w:r>
        <w:r>
          <w:rPr>
            <w:w w:val="95"/>
          </w:rPr>
          <w:t>their</w:t>
        </w:r>
        <w:r>
          <w:rPr>
            <w:spacing w:val="-6"/>
            <w:w w:val="95"/>
          </w:rPr>
          <w:t xml:space="preserve"> </w:t>
        </w:r>
        <w:r>
          <w:rPr>
            <w:w w:val="95"/>
          </w:rPr>
          <w:t>house</w:t>
        </w:r>
        <w:r>
          <w:rPr>
            <w:spacing w:val="-6"/>
            <w:w w:val="95"/>
          </w:rPr>
          <w:t xml:space="preserve"> </w:t>
        </w:r>
        <w:r>
          <w:rPr>
            <w:w w:val="95"/>
          </w:rPr>
          <w:t>without</w:t>
        </w:r>
        <w:r>
          <w:rPr>
            <w:spacing w:val="-6"/>
            <w:w w:val="95"/>
          </w:rPr>
          <w:t xml:space="preserve"> </w:t>
        </w:r>
        <w:r>
          <w:rPr>
            <w:w w:val="95"/>
          </w:rPr>
          <w:t>moving</w:t>
        </w:r>
        <w:r>
          <w:rPr>
            <w:spacing w:val="-5"/>
            <w:w w:val="95"/>
          </w:rPr>
          <w:t xml:space="preserve"> </w:t>
        </w:r>
        <w:r>
          <w:rPr>
            <w:w w:val="95"/>
          </w:rPr>
          <w:t>to</w:t>
        </w:r>
        <w:r>
          <w:rPr>
            <w:spacing w:val="-6"/>
            <w:w w:val="95"/>
          </w:rPr>
          <w:t xml:space="preserve"> </w:t>
        </w:r>
        <w:r>
          <w:rPr>
            <w:w w:val="95"/>
          </w:rPr>
          <w:t>a</w:t>
        </w:r>
        <w:r>
          <w:rPr>
            <w:spacing w:val="-6"/>
            <w:w w:val="95"/>
          </w:rPr>
          <w:t xml:space="preserve"> </w:t>
        </w:r>
        <w:r>
          <w:rPr>
            <w:w w:val="95"/>
          </w:rPr>
          <w:t>different</w:t>
        </w:r>
        <w:r>
          <w:rPr>
            <w:spacing w:val="-6"/>
            <w:w w:val="95"/>
          </w:rPr>
          <w:t xml:space="preserve"> </w:t>
        </w:r>
        <w:r>
          <w:rPr>
            <w:w w:val="95"/>
          </w:rPr>
          <w:t>house?</w:t>
        </w:r>
        <w:r>
          <w:rPr>
            <w:spacing w:val="22"/>
            <w:w w:val="95"/>
          </w:rPr>
          <w:t xml:space="preserve"> </w:t>
        </w:r>
        <w:r>
          <w:rPr>
            <w:w w:val="95"/>
          </w:rPr>
          <w:t>are</w:t>
        </w:r>
        <w:r>
          <w:rPr>
            <w:spacing w:val="-54"/>
            <w:w w:val="95"/>
          </w:rPr>
          <w:t xml:space="preserve"> </w:t>
        </w:r>
        <w:r>
          <w:rPr>
            <w:w w:val="95"/>
          </w:rPr>
          <w:t>these changes continuous or lumpy? Are they decisions or are they mechanically</w:t>
        </w:r>
        <w:r>
          <w:rPr>
            <w:spacing w:val="1"/>
            <w:w w:val="95"/>
          </w:rPr>
          <w:t xml:space="preserve"> </w:t>
        </w:r>
        <w:r>
          <w:t>tied</w:t>
        </w:r>
        <w:r>
          <w:rPr>
            <w:spacing w:val="6"/>
          </w:rPr>
          <w:t xml:space="preserve"> </w:t>
        </w:r>
        <w:r>
          <w:t>to</w:t>
        </w:r>
        <w:r>
          <w:rPr>
            <w:spacing w:val="8"/>
          </w:rPr>
          <w:t xml:space="preserve"> </w:t>
        </w:r>
        <w:r>
          <w:t>other</w:t>
        </w:r>
        <w:r>
          <w:rPr>
            <w:spacing w:val="7"/>
          </w:rPr>
          <w:t xml:space="preserve"> </w:t>
        </w:r>
        <w:r>
          <w:t>life-cycle</w:t>
        </w:r>
        <w:r>
          <w:rPr>
            <w:spacing w:val="7"/>
          </w:rPr>
          <w:t xml:space="preserve"> </w:t>
        </w:r>
        <w:r>
          <w:t>characteristics</w:t>
        </w:r>
        <w:r>
          <w:rPr>
            <w:spacing w:val="7"/>
          </w:rPr>
          <w:t xml:space="preserve"> </w:t>
        </w:r>
        <w:r>
          <w:t>like</w:t>
        </w:r>
        <w:r>
          <w:rPr>
            <w:spacing w:val="7"/>
          </w:rPr>
          <w:t xml:space="preserve"> </w:t>
        </w:r>
        <w:r>
          <w:t>permanent</w:t>
        </w:r>
        <w:r>
          <w:rPr>
            <w:spacing w:val="7"/>
          </w:rPr>
          <w:t xml:space="preserve"> </w:t>
        </w:r>
        <w:r>
          <w:t>income?</w:t>
        </w:r>
      </w:ins>
    </w:p>
    <w:p w14:paraId="3B54CED5" w14:textId="77777777" w:rsidR="0075328B" w:rsidRDefault="0075328B">
      <w:pPr>
        <w:pStyle w:val="ListParagraph"/>
        <w:widowControl w:val="0"/>
        <w:numPr>
          <w:ilvl w:val="2"/>
          <w:numId w:val="31"/>
        </w:numPr>
        <w:tabs>
          <w:tab w:val="left" w:pos="694"/>
        </w:tabs>
        <w:autoSpaceDE w:val="0"/>
        <w:autoSpaceDN w:val="0"/>
        <w:spacing w:before="190"/>
        <w:contextualSpacing w:val="0"/>
        <w:rPr>
          <w:ins w:id="175" w:author="Lujan, Alan" w:date="2021-12-15T10:22:00Z"/>
        </w:rPr>
        <w:pPrChange w:id="176" w:author="Lujan, Alan" w:date="2021-12-15T10:49:00Z">
          <w:pPr>
            <w:pStyle w:val="ListParagraph"/>
            <w:widowControl w:val="0"/>
            <w:numPr>
              <w:ilvl w:val="2"/>
              <w:numId w:val="31"/>
            </w:numPr>
            <w:tabs>
              <w:tab w:val="left" w:pos="694"/>
            </w:tabs>
            <w:autoSpaceDE w:val="0"/>
            <w:autoSpaceDN w:val="0"/>
            <w:spacing w:before="190"/>
            <w:ind w:left="693" w:hanging="235"/>
            <w:contextualSpacing w:val="0"/>
            <w:jc w:val="left"/>
          </w:pPr>
        </w:pPrChange>
      </w:pPr>
      <w:ins w:id="177" w:author="Lujan, Alan" w:date="2021-12-15T10:22:00Z">
        <w:r>
          <w:rPr>
            <w:w w:val="95"/>
          </w:rPr>
          <w:t>Do</w:t>
        </w:r>
        <w:r>
          <w:rPr>
            <w:spacing w:val="10"/>
            <w:w w:val="95"/>
          </w:rPr>
          <w:t xml:space="preserve"> </w:t>
        </w:r>
        <w:r>
          <w:rPr>
            <w:w w:val="95"/>
          </w:rPr>
          <w:t>houses</w:t>
        </w:r>
        <w:r>
          <w:rPr>
            <w:spacing w:val="12"/>
            <w:w w:val="95"/>
          </w:rPr>
          <w:t xml:space="preserve"> </w:t>
        </w:r>
        <w:r>
          <w:rPr>
            <w:w w:val="95"/>
          </w:rPr>
          <w:t>depreciate</w:t>
        </w:r>
        <w:r>
          <w:rPr>
            <w:spacing w:val="10"/>
            <w:w w:val="95"/>
          </w:rPr>
          <w:t xml:space="preserve"> </w:t>
        </w:r>
        <w:r>
          <w:rPr>
            <w:w w:val="95"/>
          </w:rPr>
          <w:t>over</w:t>
        </w:r>
        <w:r>
          <w:rPr>
            <w:spacing w:val="11"/>
            <w:w w:val="95"/>
          </w:rPr>
          <w:t xml:space="preserve"> </w:t>
        </w:r>
        <w:r>
          <w:rPr>
            <w:w w:val="95"/>
          </w:rPr>
          <w:t>time?</w:t>
        </w:r>
        <w:r>
          <w:rPr>
            <w:spacing w:val="33"/>
            <w:w w:val="95"/>
          </w:rPr>
          <w:t xml:space="preserve"> </w:t>
        </w:r>
        <w:r>
          <w:rPr>
            <w:w w:val="95"/>
          </w:rPr>
          <w:t>Can</w:t>
        </w:r>
        <w:r>
          <w:rPr>
            <w:spacing w:val="11"/>
            <w:w w:val="95"/>
          </w:rPr>
          <w:t xml:space="preserve"> </w:t>
        </w:r>
        <w:r>
          <w:rPr>
            <w:w w:val="95"/>
          </w:rPr>
          <w:t>this</w:t>
        </w:r>
        <w:r>
          <w:rPr>
            <w:spacing w:val="11"/>
            <w:w w:val="95"/>
          </w:rPr>
          <w:t xml:space="preserve"> </w:t>
        </w:r>
        <w:r>
          <w:rPr>
            <w:w w:val="95"/>
          </w:rPr>
          <w:t>depreciation</w:t>
        </w:r>
        <w:r>
          <w:rPr>
            <w:spacing w:val="11"/>
            <w:w w:val="95"/>
          </w:rPr>
          <w:t xml:space="preserve"> </w:t>
        </w:r>
        <w:r>
          <w:rPr>
            <w:w w:val="95"/>
          </w:rPr>
          <w:t>be</w:t>
        </w:r>
        <w:r>
          <w:rPr>
            <w:spacing w:val="10"/>
            <w:w w:val="95"/>
          </w:rPr>
          <w:t xml:space="preserve"> </w:t>
        </w:r>
        <w:r>
          <w:rPr>
            <w:w w:val="95"/>
          </w:rPr>
          <w:t>offset?</w:t>
        </w:r>
      </w:ins>
    </w:p>
    <w:p w14:paraId="3F8F87A9" w14:textId="77777777" w:rsidR="0075328B" w:rsidRDefault="0075328B" w:rsidP="00843F4B">
      <w:pPr>
        <w:pStyle w:val="BodyText"/>
        <w:spacing w:before="198" w:line="268" w:lineRule="auto"/>
        <w:ind w:left="108" w:right="105" w:firstLine="234"/>
        <w:jc w:val="both"/>
        <w:rPr>
          <w:ins w:id="178" w:author="Lujan, Alan" w:date="2021-12-15T10:22:00Z"/>
        </w:rPr>
      </w:pPr>
      <w:ins w:id="179" w:author="Lujan, Alan" w:date="2021-12-15T10:22:00Z">
        <w:r>
          <w:rPr>
            <w:w w:val="95"/>
          </w:rPr>
          <w:t>In</w:t>
        </w:r>
        <w:r>
          <w:rPr>
            <w:spacing w:val="24"/>
            <w:w w:val="95"/>
          </w:rPr>
          <w:t xml:space="preserve"> </w:t>
        </w:r>
        <w:r>
          <w:fldChar w:fldCharType="begin"/>
        </w:r>
        <w:r>
          <w:instrText xml:space="preserve"> HYPERLINK \l "_bookmark19" </w:instrText>
        </w:r>
        <w:r>
          <w:fldChar w:fldCharType="separate"/>
        </w:r>
        <w:proofErr w:type="spellStart"/>
        <w:r>
          <w:rPr>
            <w:color w:val="19174C"/>
            <w:w w:val="95"/>
          </w:rPr>
          <w:t>Cocco</w:t>
        </w:r>
        <w:proofErr w:type="spellEnd"/>
        <w:r>
          <w:rPr>
            <w:color w:val="19174C"/>
            <w:spacing w:val="24"/>
            <w:w w:val="95"/>
          </w:rPr>
          <w:t xml:space="preserve"> </w:t>
        </w:r>
        <w:r>
          <w:rPr>
            <w:color w:val="19174C"/>
            <w:spacing w:val="24"/>
            <w:w w:val="95"/>
          </w:rPr>
          <w:fldChar w:fldCharType="end"/>
        </w:r>
        <w:r>
          <w:rPr>
            <w:w w:val="95"/>
          </w:rPr>
          <w:t>(</w:t>
        </w:r>
        <w:r>
          <w:fldChar w:fldCharType="begin"/>
        </w:r>
        <w:r>
          <w:instrText xml:space="preserve"> HYPERLINK \l "_bookmark19" </w:instrText>
        </w:r>
        <w:r>
          <w:fldChar w:fldCharType="separate"/>
        </w:r>
        <w:r>
          <w:rPr>
            <w:color w:val="19174C"/>
            <w:w w:val="95"/>
          </w:rPr>
          <w:t>2005</w:t>
        </w:r>
        <w:r>
          <w:rPr>
            <w:color w:val="19174C"/>
            <w:w w:val="95"/>
          </w:rPr>
          <w:fldChar w:fldCharType="end"/>
        </w:r>
        <w:r>
          <w:rPr>
            <w:w w:val="95"/>
          </w:rPr>
          <w:t>)</w:t>
        </w:r>
        <w:r>
          <w:rPr>
            <w:spacing w:val="24"/>
            <w:w w:val="95"/>
          </w:rPr>
          <w:t xml:space="preserve"> </w:t>
        </w:r>
        <w:r>
          <w:rPr>
            <w:w w:val="95"/>
          </w:rPr>
          <w:t>houses</w:t>
        </w:r>
        <w:r>
          <w:rPr>
            <w:spacing w:val="25"/>
            <w:w w:val="95"/>
          </w:rPr>
          <w:t xml:space="preserve"> </w:t>
        </w:r>
        <w:r>
          <w:rPr>
            <w:w w:val="95"/>
          </w:rPr>
          <w:t>come</w:t>
        </w:r>
        <w:r>
          <w:rPr>
            <w:spacing w:val="24"/>
            <w:w w:val="95"/>
          </w:rPr>
          <w:t xml:space="preserve"> </w:t>
        </w:r>
        <w:r>
          <w:rPr>
            <w:w w:val="95"/>
          </w:rPr>
          <w:t>in</w:t>
        </w:r>
        <w:r>
          <w:rPr>
            <w:spacing w:val="24"/>
            <w:w w:val="95"/>
          </w:rPr>
          <w:t xml:space="preserve"> </w:t>
        </w:r>
        <w:r>
          <w:rPr>
            <w:w w:val="95"/>
          </w:rPr>
          <w:t>a</w:t>
        </w:r>
        <w:r>
          <w:rPr>
            <w:spacing w:val="24"/>
            <w:w w:val="95"/>
          </w:rPr>
          <w:t xml:space="preserve"> </w:t>
        </w:r>
        <w:r>
          <w:rPr>
            <w:w w:val="95"/>
          </w:rPr>
          <w:t>continuum</w:t>
        </w:r>
        <w:r>
          <w:rPr>
            <w:spacing w:val="25"/>
            <w:w w:val="95"/>
          </w:rPr>
          <w:t xml:space="preserve"> </w:t>
        </w:r>
        <w:r>
          <w:rPr>
            <w:w w:val="95"/>
          </w:rPr>
          <w:t>of</w:t>
        </w:r>
        <w:r>
          <w:rPr>
            <w:spacing w:val="24"/>
            <w:w w:val="95"/>
          </w:rPr>
          <w:t xml:space="preserve"> </w:t>
        </w:r>
        <w:r>
          <w:rPr>
            <w:w w:val="95"/>
          </w:rPr>
          <w:t>sizes</w:t>
        </w:r>
        <w:r>
          <w:rPr>
            <w:spacing w:val="24"/>
            <w:w w:val="95"/>
          </w:rPr>
          <w:t xml:space="preserve"> </w:t>
        </w:r>
        <w:r>
          <w:rPr>
            <w:rFonts w:ascii="Garamond" w:hAnsi="Garamond"/>
            <w:w w:val="95"/>
          </w:rPr>
          <w:t>[</w:t>
        </w:r>
        <w:proofErr w:type="spellStart"/>
        <w:r>
          <w:rPr>
            <w:rFonts w:ascii="Times New Roman" w:hAnsi="Times New Roman"/>
            <w:i/>
            <w:w w:val="95"/>
          </w:rPr>
          <w:t>H</w:t>
        </w:r>
        <w:r>
          <w:rPr>
            <w:rFonts w:ascii="Bookman Old Style" w:hAnsi="Bookman Old Style"/>
            <w:i/>
            <w:w w:val="95"/>
            <w:vertAlign w:val="subscript"/>
          </w:rPr>
          <w:t>min</w:t>
        </w:r>
        <w:proofErr w:type="spellEnd"/>
        <w:r>
          <w:rPr>
            <w:rFonts w:ascii="Times New Roman" w:hAnsi="Times New Roman"/>
            <w:i/>
            <w:w w:val="95"/>
          </w:rPr>
          <w:t>,</w:t>
        </w:r>
        <w:r>
          <w:rPr>
            <w:rFonts w:ascii="Times New Roman" w:hAnsi="Times New Roman"/>
            <w:i/>
            <w:spacing w:val="-17"/>
            <w:w w:val="95"/>
          </w:rPr>
          <w:t xml:space="preserve"> </w:t>
        </w:r>
        <w:r>
          <w:rPr>
            <w:rFonts w:ascii="Lucida Sans Unicode" w:hAnsi="Lucida Sans Unicode"/>
            <w:w w:val="95"/>
          </w:rPr>
          <w:t>∞</w:t>
        </w:r>
        <w:r>
          <w:rPr>
            <w:rFonts w:ascii="Garamond" w:hAnsi="Garamond"/>
            <w:w w:val="95"/>
          </w:rPr>
          <w:t>)</w:t>
        </w:r>
        <w:r>
          <w:rPr>
            <w:rFonts w:ascii="Garamond" w:hAnsi="Garamond"/>
            <w:spacing w:val="24"/>
            <w:w w:val="95"/>
          </w:rPr>
          <w:t xml:space="preserve"> </w:t>
        </w:r>
        <w:r>
          <w:rPr>
            <w:w w:val="95"/>
          </w:rPr>
          <w:t>and</w:t>
        </w:r>
        <w:r>
          <w:rPr>
            <w:spacing w:val="25"/>
            <w:w w:val="95"/>
          </w:rPr>
          <w:t xml:space="preserve"> </w:t>
        </w:r>
        <w:r>
          <w:rPr>
            <w:w w:val="95"/>
          </w:rPr>
          <w:t>once</w:t>
        </w:r>
        <w:r>
          <w:rPr>
            <w:spacing w:val="24"/>
            <w:w w:val="95"/>
          </w:rPr>
          <w:t xml:space="preserve"> </w:t>
        </w:r>
        <w:r>
          <w:rPr>
            <w:w w:val="95"/>
          </w:rPr>
          <w:t>purchased,</w:t>
        </w:r>
        <w:r>
          <w:rPr>
            <w:spacing w:val="-55"/>
            <w:w w:val="95"/>
          </w:rPr>
          <w:t xml:space="preserve"> </w:t>
        </w:r>
        <w:r>
          <w:rPr>
            <w:w w:val="95"/>
          </w:rPr>
          <w:t>the</w:t>
        </w:r>
        <w:r>
          <w:rPr>
            <w:spacing w:val="-8"/>
            <w:w w:val="95"/>
          </w:rPr>
          <w:t xml:space="preserve"> </w:t>
        </w:r>
        <w:r>
          <w:rPr>
            <w:w w:val="95"/>
          </w:rPr>
          <w:t>houses’</w:t>
        </w:r>
        <w:r>
          <w:rPr>
            <w:spacing w:val="-7"/>
            <w:w w:val="95"/>
          </w:rPr>
          <w:t xml:space="preserve"> </w:t>
        </w:r>
        <w:r>
          <w:rPr>
            <w:w w:val="95"/>
          </w:rPr>
          <w:t>sizes</w:t>
        </w:r>
        <w:r>
          <w:rPr>
            <w:spacing w:val="-7"/>
            <w:w w:val="95"/>
          </w:rPr>
          <w:t xml:space="preserve"> </w:t>
        </w:r>
        <w:proofErr w:type="spellStart"/>
        <w:r>
          <w:rPr>
            <w:w w:val="95"/>
          </w:rPr>
          <w:t>can</w:t>
        </w:r>
        <w:r>
          <w:rPr>
            <w:spacing w:val="-7"/>
            <w:w w:val="95"/>
          </w:rPr>
          <w:t xml:space="preserve"> </w:t>
        </w:r>
        <w:r>
          <w:rPr>
            <w:w w:val="95"/>
          </w:rPr>
          <w:t>not</w:t>
        </w:r>
        <w:proofErr w:type="spellEnd"/>
        <w:r>
          <w:rPr>
            <w:spacing w:val="-7"/>
            <w:w w:val="95"/>
          </w:rPr>
          <w:t xml:space="preserve"> </w:t>
        </w:r>
        <w:r>
          <w:rPr>
            <w:w w:val="95"/>
          </w:rPr>
          <w:t>be</w:t>
        </w:r>
        <w:r>
          <w:rPr>
            <w:spacing w:val="-7"/>
            <w:w w:val="95"/>
          </w:rPr>
          <w:t xml:space="preserve"> </w:t>
        </w:r>
        <w:r>
          <w:rPr>
            <w:w w:val="95"/>
          </w:rPr>
          <w:t>changed.</w:t>
        </w:r>
        <w:r>
          <w:rPr>
            <w:spacing w:val="21"/>
            <w:w w:val="95"/>
          </w:rPr>
          <w:t xml:space="preserve"> </w:t>
        </w:r>
        <w:r>
          <w:rPr>
            <w:w w:val="95"/>
          </w:rPr>
          <w:t>Agents</w:t>
        </w:r>
        <w:r>
          <w:rPr>
            <w:spacing w:val="-7"/>
            <w:w w:val="95"/>
          </w:rPr>
          <w:t xml:space="preserve"> </w:t>
        </w:r>
        <w:r>
          <w:rPr>
            <w:w w:val="95"/>
          </w:rPr>
          <w:t>can</w:t>
        </w:r>
        <w:r>
          <w:rPr>
            <w:spacing w:val="-7"/>
            <w:w w:val="95"/>
          </w:rPr>
          <w:t xml:space="preserve"> </w:t>
        </w:r>
        <w:r>
          <w:rPr>
            <w:w w:val="95"/>
          </w:rPr>
          <w:t>move</w:t>
        </w:r>
        <w:r>
          <w:rPr>
            <w:spacing w:val="-7"/>
            <w:w w:val="95"/>
          </w:rPr>
          <w:t xml:space="preserve"> </w:t>
        </w:r>
        <w:r>
          <w:rPr>
            <w:w w:val="95"/>
          </w:rPr>
          <w:t>to</w:t>
        </w:r>
        <w:r>
          <w:rPr>
            <w:spacing w:val="-7"/>
            <w:w w:val="95"/>
          </w:rPr>
          <w:t xml:space="preserve"> </w:t>
        </w:r>
        <w:r>
          <w:rPr>
            <w:w w:val="95"/>
          </w:rPr>
          <w:t>a</w:t>
        </w:r>
        <w:r>
          <w:rPr>
            <w:spacing w:val="-7"/>
            <w:w w:val="95"/>
          </w:rPr>
          <w:t xml:space="preserve"> </w:t>
        </w:r>
        <w:r>
          <w:rPr>
            <w:w w:val="95"/>
          </w:rPr>
          <w:t>different</w:t>
        </w:r>
        <w:r>
          <w:rPr>
            <w:spacing w:val="-7"/>
            <w:w w:val="95"/>
          </w:rPr>
          <w:t xml:space="preserve"> </w:t>
        </w:r>
        <w:r>
          <w:rPr>
            <w:w w:val="95"/>
          </w:rPr>
          <w:t>house</w:t>
        </w:r>
        <w:r>
          <w:rPr>
            <w:spacing w:val="-8"/>
            <w:w w:val="95"/>
          </w:rPr>
          <w:t xml:space="preserve"> </w:t>
        </w:r>
        <w:r>
          <w:rPr>
            <w:w w:val="95"/>
          </w:rPr>
          <w:t>of</w:t>
        </w:r>
        <w:r>
          <w:rPr>
            <w:spacing w:val="-7"/>
            <w:w w:val="95"/>
          </w:rPr>
          <w:t xml:space="preserve"> </w:t>
        </w:r>
        <w:r>
          <w:rPr>
            <w:w w:val="95"/>
          </w:rPr>
          <w:t>a</w:t>
        </w:r>
        <w:r>
          <w:rPr>
            <w:spacing w:val="-6"/>
            <w:w w:val="95"/>
          </w:rPr>
          <w:t xml:space="preserve"> </w:t>
        </w:r>
        <w:r>
          <w:rPr>
            <w:w w:val="95"/>
          </w:rPr>
          <w:t>whatever</w:t>
        </w:r>
        <w:r>
          <w:rPr>
            <w:spacing w:val="-55"/>
            <w:w w:val="95"/>
          </w:rPr>
          <w:t xml:space="preserve"> </w:t>
        </w:r>
        <w:r>
          <w:rPr>
            <w:w w:val="95"/>
          </w:rPr>
          <w:t>size</w:t>
        </w:r>
        <w:r>
          <w:rPr>
            <w:spacing w:val="-6"/>
            <w:w w:val="95"/>
          </w:rPr>
          <w:t xml:space="preserve"> </w:t>
        </w:r>
        <w:r>
          <w:rPr>
            <w:w w:val="95"/>
          </w:rPr>
          <w:t>they</w:t>
        </w:r>
        <w:r>
          <w:rPr>
            <w:spacing w:val="-5"/>
            <w:w w:val="95"/>
          </w:rPr>
          <w:t xml:space="preserve"> </w:t>
        </w:r>
        <w:r>
          <w:rPr>
            <w:w w:val="95"/>
          </w:rPr>
          <w:t>want</w:t>
        </w:r>
        <w:r>
          <w:rPr>
            <w:spacing w:val="-5"/>
            <w:w w:val="95"/>
          </w:rPr>
          <w:t xml:space="preserve"> </w:t>
        </w:r>
        <w:r>
          <w:rPr>
            <w:w w:val="95"/>
          </w:rPr>
          <w:t>every</w:t>
        </w:r>
        <w:r>
          <w:rPr>
            <w:spacing w:val="-5"/>
            <w:w w:val="95"/>
          </w:rPr>
          <w:t xml:space="preserve"> </w:t>
        </w:r>
        <w:r>
          <w:rPr>
            <w:w w:val="95"/>
          </w:rPr>
          <w:t>period,</w:t>
        </w:r>
        <w:r>
          <w:rPr>
            <w:spacing w:val="-2"/>
            <w:w w:val="95"/>
          </w:rPr>
          <w:t xml:space="preserve"> </w:t>
        </w:r>
        <w:r>
          <w:rPr>
            <w:w w:val="95"/>
          </w:rPr>
          <w:t>but</w:t>
        </w:r>
        <w:r>
          <w:rPr>
            <w:spacing w:val="-5"/>
            <w:w w:val="95"/>
          </w:rPr>
          <w:t xml:space="preserve"> </w:t>
        </w:r>
        <w:r>
          <w:rPr>
            <w:w w:val="95"/>
          </w:rPr>
          <w:t>must</w:t>
        </w:r>
        <w:r>
          <w:rPr>
            <w:spacing w:val="-6"/>
            <w:w w:val="95"/>
          </w:rPr>
          <w:t xml:space="preserve"> </w:t>
        </w:r>
        <w:r>
          <w:rPr>
            <w:w w:val="95"/>
          </w:rPr>
          <w:t>pay</w:t>
        </w:r>
        <w:r>
          <w:rPr>
            <w:spacing w:val="-5"/>
            <w:w w:val="95"/>
          </w:rPr>
          <w:t xml:space="preserve"> </w:t>
        </w:r>
        <w:r>
          <w:rPr>
            <w:w w:val="95"/>
          </w:rPr>
          <w:t>a</w:t>
        </w:r>
        <w:r>
          <w:rPr>
            <w:spacing w:val="-5"/>
            <w:w w:val="95"/>
          </w:rPr>
          <w:t xml:space="preserve"> </w:t>
        </w:r>
        <w:r>
          <w:rPr>
            <w:w w:val="95"/>
          </w:rPr>
          <w:t>transaction</w:t>
        </w:r>
        <w:r>
          <w:rPr>
            <w:spacing w:val="-5"/>
            <w:w w:val="95"/>
          </w:rPr>
          <w:t xml:space="preserve"> </w:t>
        </w:r>
        <w:r>
          <w:rPr>
            <w:w w:val="95"/>
          </w:rPr>
          <w:t>cost</w:t>
        </w:r>
        <w:r>
          <w:rPr>
            <w:spacing w:val="-5"/>
            <w:w w:val="95"/>
          </w:rPr>
          <w:t xml:space="preserve"> </w:t>
        </w:r>
        <w:r>
          <w:rPr>
            <w:w w:val="95"/>
          </w:rPr>
          <w:t>proportional</w:t>
        </w:r>
        <w:r>
          <w:rPr>
            <w:spacing w:val="-5"/>
            <w:w w:val="95"/>
          </w:rPr>
          <w:t xml:space="preserve"> </w:t>
        </w:r>
        <w:r>
          <w:rPr>
            <w:w w:val="95"/>
          </w:rPr>
          <w:t>to</w:t>
        </w:r>
        <w:r>
          <w:rPr>
            <w:spacing w:val="-5"/>
            <w:w w:val="95"/>
          </w:rPr>
          <w:t xml:space="preserve"> </w:t>
        </w:r>
        <w:r>
          <w:rPr>
            <w:w w:val="95"/>
          </w:rPr>
          <w:t>their</w:t>
        </w:r>
        <w:r>
          <w:rPr>
            <w:spacing w:val="-6"/>
            <w:w w:val="95"/>
          </w:rPr>
          <w:t xml:space="preserve"> </w:t>
        </w:r>
        <w:r>
          <w:rPr>
            <w:w w:val="95"/>
          </w:rPr>
          <w:t>current</w:t>
        </w:r>
        <w:r>
          <w:rPr>
            <w:spacing w:val="-54"/>
            <w:w w:val="95"/>
          </w:rPr>
          <w:t xml:space="preserve"> </w:t>
        </w:r>
        <w:r>
          <w:rPr>
            <w:w w:val="95"/>
          </w:rPr>
          <w:t xml:space="preserve">house’s price to do so. The total cost of moving to a size </w:t>
        </w:r>
        <w:proofErr w:type="spellStart"/>
        <w:r>
          <w:rPr>
            <w:rFonts w:ascii="Times New Roman" w:hAnsi="Times New Roman"/>
            <w:i/>
            <w:w w:val="95"/>
          </w:rPr>
          <w:t>H</w:t>
        </w:r>
        <w:r>
          <w:rPr>
            <w:rFonts w:ascii="Bookman Old Style" w:hAnsi="Bookman Old Style"/>
            <w:i/>
            <w:w w:val="95"/>
            <w:vertAlign w:val="subscript"/>
          </w:rPr>
          <w:t>t</w:t>
        </w:r>
        <w:proofErr w:type="spellEnd"/>
        <w:r>
          <w:rPr>
            <w:rFonts w:ascii="Bookman Old Style" w:hAnsi="Bookman Old Style"/>
            <w:i/>
            <w:w w:val="95"/>
          </w:rPr>
          <w:t xml:space="preserve"> </w:t>
        </w:r>
        <w:r>
          <w:rPr>
            <w:w w:val="95"/>
          </w:rPr>
          <w:t xml:space="preserve">house from a size </w:t>
        </w:r>
        <w:r>
          <w:rPr>
            <w:rFonts w:ascii="Times New Roman" w:hAnsi="Times New Roman"/>
            <w:i/>
            <w:w w:val="95"/>
          </w:rPr>
          <w:t>H</w:t>
        </w:r>
        <w:r>
          <w:rPr>
            <w:rFonts w:ascii="Bookman Old Style" w:hAnsi="Bookman Old Style"/>
            <w:i/>
            <w:w w:val="95"/>
            <w:vertAlign w:val="subscript"/>
          </w:rPr>
          <w:t>t</w:t>
        </w:r>
        <w:r>
          <w:rPr>
            <w:rFonts w:ascii="Cambria" w:hAnsi="Cambria"/>
            <w:w w:val="95"/>
            <w:vertAlign w:val="subscript"/>
          </w:rPr>
          <w:t>−</w:t>
        </w:r>
        <w:r>
          <w:rPr>
            <w:rFonts w:ascii="Tahoma" w:hAnsi="Tahoma"/>
            <w:w w:val="95"/>
            <w:vertAlign w:val="subscript"/>
          </w:rPr>
          <w:t>1</w:t>
        </w:r>
        <w:r>
          <w:rPr>
            <w:rFonts w:ascii="Tahoma" w:hAnsi="Tahoma"/>
            <w:w w:val="95"/>
          </w:rPr>
          <w:t xml:space="preserve"> </w:t>
        </w:r>
        <w:r>
          <w:rPr>
            <w:w w:val="95"/>
          </w:rPr>
          <w:t>house</w:t>
        </w:r>
        <w:r>
          <w:rPr>
            <w:spacing w:val="1"/>
            <w:w w:val="95"/>
          </w:rPr>
          <w:t xml:space="preserve"> </w:t>
        </w:r>
        <w:r>
          <w:rPr>
            <w:w w:val="95"/>
          </w:rPr>
          <w:t xml:space="preserve">is </w:t>
        </w:r>
        <w:proofErr w:type="spellStart"/>
        <w:r>
          <w:rPr>
            <w:rFonts w:ascii="Times New Roman" w:hAnsi="Times New Roman"/>
            <w:i/>
            <w:w w:val="95"/>
          </w:rPr>
          <w:t>P</w:t>
        </w:r>
        <w:r>
          <w:rPr>
            <w:rFonts w:ascii="Bookman Old Style" w:hAnsi="Bookman Old Style"/>
            <w:i/>
            <w:w w:val="95"/>
            <w:vertAlign w:val="subscript"/>
          </w:rPr>
          <w:t>t</w:t>
        </w:r>
        <w:r>
          <w:rPr>
            <w:rFonts w:ascii="Times New Roman" w:hAnsi="Times New Roman"/>
            <w:i/>
            <w:w w:val="95"/>
          </w:rPr>
          <w:t>H</w:t>
        </w:r>
        <w:r>
          <w:rPr>
            <w:rFonts w:ascii="Bookman Old Style" w:hAnsi="Bookman Old Style"/>
            <w:i/>
            <w:w w:val="95"/>
            <w:vertAlign w:val="subscript"/>
          </w:rPr>
          <w:t>t</w:t>
        </w:r>
        <w:proofErr w:type="spellEnd"/>
        <w:r>
          <w:rPr>
            <w:rFonts w:ascii="Bookman Old Style" w:hAnsi="Bookman Old Style"/>
            <w:i/>
            <w:w w:val="95"/>
          </w:rPr>
          <w:t xml:space="preserve"> </w:t>
        </w:r>
        <w:r>
          <w:rPr>
            <w:rFonts w:ascii="Lucida Sans Unicode" w:hAnsi="Lucida Sans Unicode"/>
            <w:w w:val="95"/>
          </w:rPr>
          <w:t xml:space="preserve">− </w:t>
        </w:r>
        <w:r>
          <w:rPr>
            <w:rFonts w:ascii="Garamond" w:hAnsi="Garamond"/>
            <w:w w:val="95"/>
          </w:rPr>
          <w:t xml:space="preserve">(1 </w:t>
        </w:r>
        <w:r>
          <w:rPr>
            <w:rFonts w:ascii="Lucida Sans Unicode" w:hAnsi="Lucida Sans Unicode"/>
            <w:w w:val="95"/>
          </w:rPr>
          <w:t xml:space="preserve">− </w:t>
        </w:r>
        <w:r>
          <w:rPr>
            <w:rFonts w:ascii="Times New Roman" w:hAnsi="Times New Roman"/>
            <w:i/>
            <w:w w:val="95"/>
          </w:rPr>
          <w:t>λ</w:t>
        </w:r>
        <w:r>
          <w:rPr>
            <w:rFonts w:ascii="Garamond" w:hAnsi="Garamond"/>
            <w:w w:val="95"/>
          </w:rPr>
          <w:t>)</w:t>
        </w:r>
        <w:r>
          <w:rPr>
            <w:rFonts w:ascii="Times New Roman" w:hAnsi="Times New Roman"/>
            <w:i/>
            <w:w w:val="95"/>
          </w:rPr>
          <w:t>P</w:t>
        </w:r>
        <w:r>
          <w:rPr>
            <w:rFonts w:ascii="Bookman Old Style" w:hAnsi="Bookman Old Style"/>
            <w:i/>
            <w:w w:val="95"/>
            <w:vertAlign w:val="subscript"/>
          </w:rPr>
          <w:t>t</w:t>
        </w:r>
        <w:r>
          <w:rPr>
            <w:rFonts w:ascii="Times New Roman" w:hAnsi="Times New Roman"/>
            <w:i/>
            <w:w w:val="95"/>
          </w:rPr>
          <w:t>H</w:t>
        </w:r>
        <w:r>
          <w:rPr>
            <w:rFonts w:ascii="Bookman Old Style" w:hAnsi="Bookman Old Style"/>
            <w:i/>
            <w:w w:val="95"/>
            <w:vertAlign w:val="subscript"/>
          </w:rPr>
          <w:t>t</w:t>
        </w:r>
        <w:r>
          <w:rPr>
            <w:rFonts w:ascii="Cambria" w:hAnsi="Cambria"/>
            <w:w w:val="95"/>
            <w:vertAlign w:val="subscript"/>
          </w:rPr>
          <w:t>−</w:t>
        </w:r>
        <w:r>
          <w:rPr>
            <w:rFonts w:ascii="Tahoma" w:hAnsi="Tahoma"/>
            <w:w w:val="95"/>
            <w:vertAlign w:val="subscript"/>
          </w:rPr>
          <w:t>1</w:t>
        </w:r>
        <w:r>
          <w:rPr>
            <w:rFonts w:ascii="Times New Roman" w:hAnsi="Times New Roman"/>
            <w:i/>
            <w:w w:val="95"/>
          </w:rPr>
          <w:t xml:space="preserve">. </w:t>
        </w:r>
        <w:r>
          <w:rPr>
            <w:w w:val="95"/>
          </w:rPr>
          <w:t>In this model, houses depreciate and agents must (exogenously)</w:t>
        </w:r>
        <w:r>
          <w:rPr>
            <w:spacing w:val="1"/>
            <w:w w:val="95"/>
          </w:rPr>
          <w:t xml:space="preserve"> </w:t>
        </w:r>
        <w:r>
          <w:t>pay</w:t>
        </w:r>
        <w:r>
          <w:rPr>
            <w:spacing w:val="13"/>
          </w:rPr>
          <w:t xml:space="preserve"> </w:t>
        </w:r>
        <w:r>
          <w:t>a</w:t>
        </w:r>
        <w:r>
          <w:rPr>
            <w:spacing w:val="14"/>
          </w:rPr>
          <w:t xml:space="preserve"> </w:t>
        </w:r>
        <w:r>
          <w:t>cost</w:t>
        </w:r>
        <w:r>
          <w:rPr>
            <w:spacing w:val="15"/>
          </w:rPr>
          <w:t xml:space="preserve"> </w:t>
        </w:r>
        <w:r>
          <w:rPr>
            <w:rFonts w:ascii="Times New Roman" w:hAnsi="Times New Roman"/>
            <w:i/>
          </w:rPr>
          <w:t>δP</w:t>
        </w:r>
        <w:r>
          <w:rPr>
            <w:rFonts w:ascii="Bookman Old Style" w:hAnsi="Bookman Old Style"/>
            <w:i/>
            <w:vertAlign w:val="subscript"/>
          </w:rPr>
          <w:t>t</w:t>
        </w:r>
        <w:r>
          <w:rPr>
            <w:rFonts w:ascii="Times New Roman" w:hAnsi="Times New Roman"/>
            <w:i/>
          </w:rPr>
          <w:t>H</w:t>
        </w:r>
        <w:r>
          <w:rPr>
            <w:rFonts w:ascii="Bookman Old Style" w:hAnsi="Bookman Old Style"/>
            <w:i/>
            <w:vertAlign w:val="subscript"/>
          </w:rPr>
          <w:t>t</w:t>
        </w:r>
        <w:r>
          <w:rPr>
            <w:rFonts w:ascii="Cambria" w:hAnsi="Cambria"/>
            <w:vertAlign w:val="subscript"/>
          </w:rPr>
          <w:t>−</w:t>
        </w:r>
        <w:r>
          <w:rPr>
            <w:rFonts w:ascii="Tahoma" w:hAnsi="Tahoma"/>
            <w:vertAlign w:val="subscript"/>
          </w:rPr>
          <w:t>1</w:t>
        </w:r>
        <w:r>
          <w:rPr>
            <w:rFonts w:ascii="Tahoma" w:hAnsi="Tahoma"/>
            <w:spacing w:val="9"/>
          </w:rPr>
          <w:t xml:space="preserve"> </w:t>
        </w:r>
        <w:r>
          <w:t>each</w:t>
        </w:r>
        <w:r>
          <w:rPr>
            <w:spacing w:val="13"/>
          </w:rPr>
          <w:t xml:space="preserve"> </w:t>
        </w:r>
        <w:r>
          <w:t>period</w:t>
        </w:r>
        <w:r>
          <w:rPr>
            <w:spacing w:val="15"/>
          </w:rPr>
          <w:t xml:space="preserve"> </w:t>
        </w:r>
        <w:r>
          <w:t>to</w:t>
        </w:r>
        <w:r>
          <w:rPr>
            <w:spacing w:val="13"/>
          </w:rPr>
          <w:t xml:space="preserve"> </w:t>
        </w:r>
        <w:r>
          <w:t>offset</w:t>
        </w:r>
        <w:r>
          <w:rPr>
            <w:spacing w:val="15"/>
          </w:rPr>
          <w:t xml:space="preserve"> </w:t>
        </w:r>
        <w:r>
          <w:t>depreciation.</w:t>
        </w:r>
      </w:ins>
    </w:p>
    <w:p w14:paraId="005446C6" w14:textId="77777777" w:rsidR="0075328B" w:rsidRDefault="0075328B" w:rsidP="00843F4B">
      <w:pPr>
        <w:pStyle w:val="BodyText"/>
        <w:spacing w:before="18" w:line="290" w:lineRule="auto"/>
        <w:ind w:left="108" w:right="105" w:firstLine="234"/>
        <w:jc w:val="both"/>
        <w:rPr>
          <w:ins w:id="180" w:author="Lujan, Alan" w:date="2021-12-15T10:22:00Z"/>
        </w:rPr>
      </w:pPr>
      <w:ins w:id="181" w:author="Lujan, Alan" w:date="2021-12-15T10:22:00Z">
        <w:r>
          <w:t xml:space="preserve">For </w:t>
        </w:r>
        <w:r>
          <w:fldChar w:fldCharType="begin"/>
        </w:r>
        <w:r>
          <w:instrText xml:space="preserve"> HYPERLINK \l "_bookmark15" </w:instrText>
        </w:r>
        <w:r>
          <w:fldChar w:fldCharType="separate"/>
        </w:r>
        <w:r>
          <w:rPr>
            <w:color w:val="19174C"/>
          </w:rPr>
          <w:t xml:space="preserve">Campbell and </w:t>
        </w:r>
        <w:proofErr w:type="spellStart"/>
        <w:r>
          <w:rPr>
            <w:color w:val="19174C"/>
          </w:rPr>
          <w:t>Cocco</w:t>
        </w:r>
        <w:proofErr w:type="spellEnd"/>
        <w:r>
          <w:rPr>
            <w:color w:val="19174C"/>
          </w:rPr>
          <w:fldChar w:fldCharType="end"/>
        </w:r>
        <w:r>
          <w:rPr>
            <w:color w:val="19174C"/>
          </w:rPr>
          <w:t xml:space="preserve"> </w:t>
        </w:r>
        <w:r>
          <w:t>(</w:t>
        </w:r>
        <w:r>
          <w:fldChar w:fldCharType="begin"/>
        </w:r>
        <w:r>
          <w:instrText xml:space="preserve"> HYPERLINK \l "_bookmark15" </w:instrText>
        </w:r>
        <w:r>
          <w:fldChar w:fldCharType="separate"/>
        </w:r>
        <w:r>
          <w:rPr>
            <w:color w:val="19174C"/>
          </w:rPr>
          <w:t>2003</w:t>
        </w:r>
        <w:r>
          <w:rPr>
            <w:color w:val="19174C"/>
          </w:rPr>
          <w:fldChar w:fldCharType="end"/>
        </w:r>
        <w:r>
          <w:t>), house sizes are exogenously set at the start of the</w:t>
        </w:r>
        <w:r>
          <w:rPr>
            <w:spacing w:val="1"/>
          </w:rPr>
          <w:t xml:space="preserve"> </w:t>
        </w:r>
        <w:r>
          <w:rPr>
            <w:w w:val="95"/>
          </w:rPr>
          <w:t>agents’ lives and remain fixed for throughout their duration.</w:t>
        </w:r>
        <w:r>
          <w:rPr>
            <w:spacing w:val="1"/>
            <w:w w:val="95"/>
          </w:rPr>
          <w:t xml:space="preserve"> </w:t>
        </w:r>
        <w:r>
          <w:rPr>
            <w:w w:val="95"/>
          </w:rPr>
          <w:t>The only “moving” that</w:t>
        </w:r>
        <w:r>
          <w:rPr>
            <w:spacing w:val="1"/>
            <w:w w:val="95"/>
          </w:rPr>
          <w:t xml:space="preserve"> </w:t>
        </w:r>
        <w:r>
          <w:rPr>
            <w:spacing w:val="-1"/>
          </w:rPr>
          <w:t>exists</w:t>
        </w:r>
        <w:r>
          <w:rPr>
            <w:spacing w:val="-4"/>
          </w:rPr>
          <w:t xml:space="preserve"> </w:t>
        </w:r>
        <w:r>
          <w:rPr>
            <w:spacing w:val="-1"/>
          </w:rPr>
          <w:t>in</w:t>
        </w:r>
        <w:r>
          <w:rPr>
            <w:spacing w:val="-4"/>
          </w:rPr>
          <w:t xml:space="preserve"> </w:t>
        </w:r>
        <w:r>
          <w:rPr>
            <w:spacing w:val="-1"/>
          </w:rPr>
          <w:t>the</w:t>
        </w:r>
        <w:r>
          <w:rPr>
            <w:spacing w:val="-3"/>
          </w:rPr>
          <w:t xml:space="preserve"> </w:t>
        </w:r>
        <w:r>
          <w:rPr>
            <w:spacing w:val="-1"/>
          </w:rPr>
          <w:t>model</w:t>
        </w:r>
        <w:r>
          <w:rPr>
            <w:spacing w:val="-4"/>
          </w:rPr>
          <w:t xml:space="preserve"> </w:t>
        </w:r>
        <w:r>
          <w:rPr>
            <w:spacing w:val="-1"/>
          </w:rPr>
          <w:t>is</w:t>
        </w:r>
        <w:r>
          <w:rPr>
            <w:spacing w:val="-3"/>
          </w:rPr>
          <w:t xml:space="preserve"> </w:t>
        </w:r>
        <w:r>
          <w:rPr>
            <w:spacing w:val="-1"/>
          </w:rPr>
          <w:t>an</w:t>
        </w:r>
        <w:r>
          <w:rPr>
            <w:spacing w:val="-4"/>
          </w:rPr>
          <w:t xml:space="preserve"> </w:t>
        </w:r>
        <w:r>
          <w:rPr>
            <w:spacing w:val="-1"/>
          </w:rPr>
          <w:t>exogenous</w:t>
        </w:r>
        <w:r>
          <w:rPr>
            <w:spacing w:val="-4"/>
          </w:rPr>
          <w:t xml:space="preserve"> </w:t>
        </w:r>
        <w:r>
          <w:rPr>
            <w:spacing w:val="-1"/>
          </w:rPr>
          <w:t>event</w:t>
        </w:r>
        <w:r>
          <w:rPr>
            <w:spacing w:val="-3"/>
          </w:rPr>
          <w:t xml:space="preserve"> </w:t>
        </w:r>
        <w:r>
          <w:rPr>
            <w:spacing w:val="-1"/>
          </w:rPr>
          <w:t>that</w:t>
        </w:r>
        <w:r>
          <w:rPr>
            <w:spacing w:val="-4"/>
          </w:rPr>
          <w:t xml:space="preserve"> </w:t>
        </w:r>
        <w:r>
          <w:rPr>
            <w:spacing w:val="-1"/>
          </w:rPr>
          <w:t>can</w:t>
        </w:r>
        <w:r>
          <w:rPr>
            <w:spacing w:val="-3"/>
          </w:rPr>
          <w:t xml:space="preserve"> </w:t>
        </w:r>
        <w:r>
          <w:rPr>
            <w:spacing w:val="-1"/>
          </w:rPr>
          <w:t>happen</w:t>
        </w:r>
        <w:r>
          <w:rPr>
            <w:spacing w:val="-4"/>
          </w:rPr>
          <w:t xml:space="preserve"> </w:t>
        </w:r>
        <w:r>
          <w:rPr>
            <w:spacing w:val="-1"/>
          </w:rPr>
          <w:t>with</w:t>
        </w:r>
        <w:r>
          <w:rPr>
            <w:spacing w:val="-3"/>
          </w:rPr>
          <w:t xml:space="preserve"> </w:t>
        </w:r>
        <w:r>
          <w:rPr>
            <w:spacing w:val="-1"/>
          </w:rPr>
          <w:t>a</w:t>
        </w:r>
        <w:r>
          <w:rPr>
            <w:spacing w:val="-4"/>
          </w:rPr>
          <w:t xml:space="preserve"> </w:t>
        </w:r>
        <w:r>
          <w:rPr>
            <w:spacing w:val="-1"/>
          </w:rPr>
          <w:t>given</w:t>
        </w:r>
        <w:r>
          <w:rPr>
            <w:spacing w:val="-4"/>
          </w:rPr>
          <w:t xml:space="preserve"> </w:t>
        </w:r>
        <w:r>
          <w:rPr>
            <w:spacing w:val="-1"/>
          </w:rPr>
          <w:t>probability</w:t>
        </w:r>
        <w:r>
          <w:rPr>
            <w:spacing w:val="-3"/>
          </w:rPr>
          <w:t xml:space="preserve"> </w:t>
        </w:r>
        <w:r>
          <w:t>in</w:t>
        </w:r>
        <w:r>
          <w:rPr>
            <w:spacing w:val="-58"/>
          </w:rPr>
          <w:t xml:space="preserve"> </w:t>
        </w:r>
        <w:r>
          <w:rPr>
            <w:spacing w:val="-1"/>
          </w:rPr>
          <w:t xml:space="preserve">any period </w:t>
        </w:r>
        <w:r>
          <w:t>that forces the agent to sell his house, liquidate his mortgage and exit the</w:t>
        </w:r>
        <w:r>
          <w:rPr>
            <w:spacing w:val="-57"/>
          </w:rPr>
          <w:t xml:space="preserve"> </w:t>
        </w:r>
        <w:proofErr w:type="spellStart"/>
        <w:r>
          <w:t>model.There</w:t>
        </w:r>
        <w:proofErr w:type="spellEnd"/>
        <w:r>
          <w:rPr>
            <w:spacing w:val="12"/>
          </w:rPr>
          <w:t xml:space="preserve"> </w:t>
        </w:r>
        <w:r>
          <w:t>is</w:t>
        </w:r>
        <w:r>
          <w:rPr>
            <w:spacing w:val="12"/>
          </w:rPr>
          <w:t xml:space="preserve"> </w:t>
        </w:r>
        <w:r>
          <w:t>no</w:t>
        </w:r>
        <w:r>
          <w:rPr>
            <w:spacing w:val="11"/>
          </w:rPr>
          <w:t xml:space="preserve"> </w:t>
        </w:r>
        <w:r>
          <w:t>depreciation</w:t>
        </w:r>
        <w:r>
          <w:rPr>
            <w:spacing w:val="13"/>
          </w:rPr>
          <w:t xml:space="preserve"> </w:t>
        </w:r>
        <w:r>
          <w:t>or</w:t>
        </w:r>
        <w:r>
          <w:rPr>
            <w:spacing w:val="12"/>
          </w:rPr>
          <w:t xml:space="preserve"> </w:t>
        </w:r>
        <w:r>
          <w:t>associated</w:t>
        </w:r>
        <w:r>
          <w:rPr>
            <w:spacing w:val="12"/>
          </w:rPr>
          <w:t xml:space="preserve"> </w:t>
        </w:r>
        <w:r>
          <w:t>costs.</w:t>
        </w:r>
      </w:ins>
    </w:p>
    <w:p w14:paraId="3C2BCE61" w14:textId="77777777" w:rsidR="0075328B" w:rsidRDefault="0075328B" w:rsidP="00843F4B">
      <w:pPr>
        <w:pStyle w:val="BodyText"/>
        <w:spacing w:before="1" w:line="278" w:lineRule="auto"/>
        <w:ind w:left="108" w:right="106" w:firstLine="234"/>
        <w:jc w:val="both"/>
        <w:rPr>
          <w:ins w:id="182" w:author="Lujan, Alan" w:date="2021-12-15T10:22:00Z"/>
        </w:rPr>
      </w:pPr>
      <w:ins w:id="183" w:author="Lujan, Alan" w:date="2021-12-15T10:22:00Z">
        <w:r>
          <w:fldChar w:fldCharType="begin"/>
        </w:r>
        <w:r>
          <w:instrText xml:space="preserve"> HYPERLINK \l "_bookmark14" </w:instrText>
        </w:r>
        <w:r>
          <w:fldChar w:fldCharType="separate"/>
        </w:r>
        <w:proofErr w:type="spellStart"/>
        <w:r>
          <w:rPr>
            <w:color w:val="19174C"/>
            <w:w w:val="95"/>
          </w:rPr>
          <w:t>Brandsaas</w:t>
        </w:r>
        <w:proofErr w:type="spellEnd"/>
        <w:r>
          <w:rPr>
            <w:color w:val="19174C"/>
            <w:spacing w:val="-8"/>
            <w:w w:val="95"/>
          </w:rPr>
          <w:t xml:space="preserve"> </w:t>
        </w:r>
        <w:r>
          <w:rPr>
            <w:color w:val="19174C"/>
            <w:spacing w:val="-8"/>
            <w:w w:val="95"/>
          </w:rPr>
          <w:fldChar w:fldCharType="end"/>
        </w:r>
        <w:r>
          <w:rPr>
            <w:w w:val="95"/>
          </w:rPr>
          <w:t>(</w:t>
        </w:r>
        <w:r>
          <w:fldChar w:fldCharType="begin"/>
        </w:r>
        <w:r>
          <w:instrText xml:space="preserve"> HYPERLINK \l "_bookmark14" </w:instrText>
        </w:r>
        <w:r>
          <w:fldChar w:fldCharType="separate"/>
        </w:r>
        <w:r>
          <w:rPr>
            <w:color w:val="19174C"/>
            <w:w w:val="95"/>
          </w:rPr>
          <w:t>2018</w:t>
        </w:r>
        <w:r>
          <w:rPr>
            <w:color w:val="19174C"/>
            <w:w w:val="95"/>
          </w:rPr>
          <w:fldChar w:fldCharType="end"/>
        </w:r>
        <w:r>
          <w:rPr>
            <w:w w:val="95"/>
          </w:rPr>
          <w:t>)</w:t>
        </w:r>
        <w:r>
          <w:rPr>
            <w:spacing w:val="-8"/>
            <w:w w:val="95"/>
          </w:rPr>
          <w:t xml:space="preserve"> </w:t>
        </w:r>
        <w:r>
          <w:rPr>
            <w:w w:val="95"/>
          </w:rPr>
          <w:t>develops</w:t>
        </w:r>
        <w:r>
          <w:rPr>
            <w:spacing w:val="-7"/>
            <w:w w:val="95"/>
          </w:rPr>
          <w:t xml:space="preserve"> </w:t>
        </w:r>
        <w:r>
          <w:rPr>
            <w:w w:val="95"/>
          </w:rPr>
          <w:t>a</w:t>
        </w:r>
        <w:r>
          <w:rPr>
            <w:spacing w:val="-7"/>
            <w:w w:val="95"/>
          </w:rPr>
          <w:t xml:space="preserve"> </w:t>
        </w:r>
        <w:r>
          <w:rPr>
            <w:w w:val="95"/>
          </w:rPr>
          <w:t>model</w:t>
        </w:r>
        <w:r>
          <w:rPr>
            <w:spacing w:val="-8"/>
            <w:w w:val="95"/>
          </w:rPr>
          <w:t xml:space="preserve"> </w:t>
        </w:r>
        <w:r>
          <w:rPr>
            <w:w w:val="95"/>
          </w:rPr>
          <w:t>where</w:t>
        </w:r>
        <w:r>
          <w:rPr>
            <w:spacing w:val="-7"/>
            <w:w w:val="95"/>
          </w:rPr>
          <w:t xml:space="preserve"> </w:t>
        </w:r>
        <w:r>
          <w:rPr>
            <w:w w:val="95"/>
          </w:rPr>
          <w:t>agents</w:t>
        </w:r>
        <w:r>
          <w:rPr>
            <w:spacing w:val="-8"/>
            <w:w w:val="95"/>
          </w:rPr>
          <w:t xml:space="preserve"> </w:t>
        </w:r>
        <w:r>
          <w:rPr>
            <w:w w:val="95"/>
          </w:rPr>
          <w:t>can</w:t>
        </w:r>
        <w:r>
          <w:rPr>
            <w:spacing w:val="-7"/>
            <w:w w:val="95"/>
          </w:rPr>
          <w:t xml:space="preserve"> </w:t>
        </w:r>
        <w:r>
          <w:rPr>
            <w:w w:val="95"/>
          </w:rPr>
          <w:t>rent</w:t>
        </w:r>
        <w:r>
          <w:rPr>
            <w:spacing w:val="-8"/>
            <w:w w:val="95"/>
          </w:rPr>
          <w:t xml:space="preserve"> </w:t>
        </w:r>
        <w:r>
          <w:rPr>
            <w:w w:val="95"/>
          </w:rPr>
          <w:t>or</w:t>
        </w:r>
        <w:r>
          <w:rPr>
            <w:spacing w:val="-7"/>
            <w:w w:val="95"/>
          </w:rPr>
          <w:t xml:space="preserve"> </w:t>
        </w:r>
        <w:r>
          <w:rPr>
            <w:w w:val="95"/>
          </w:rPr>
          <w:t>own</w:t>
        </w:r>
        <w:r>
          <w:rPr>
            <w:spacing w:val="-7"/>
            <w:w w:val="95"/>
          </w:rPr>
          <w:t xml:space="preserve"> </w:t>
        </w:r>
        <w:r>
          <w:rPr>
            <w:w w:val="95"/>
          </w:rPr>
          <w:t>their</w:t>
        </w:r>
        <w:r>
          <w:rPr>
            <w:spacing w:val="-8"/>
            <w:w w:val="95"/>
          </w:rPr>
          <w:t xml:space="preserve"> </w:t>
        </w:r>
        <w:r>
          <w:rPr>
            <w:w w:val="95"/>
          </w:rPr>
          <w:t>houses.</w:t>
        </w:r>
        <w:r>
          <w:rPr>
            <w:spacing w:val="21"/>
            <w:w w:val="95"/>
          </w:rPr>
          <w:t xml:space="preserve"> </w:t>
        </w:r>
        <w:r>
          <w:rPr>
            <w:w w:val="95"/>
          </w:rPr>
          <w:t>Houses</w:t>
        </w:r>
        <w:r>
          <w:rPr>
            <w:spacing w:val="-54"/>
            <w:w w:val="95"/>
          </w:rPr>
          <w:t xml:space="preserve"> </w:t>
        </w:r>
        <w:r>
          <w:rPr>
            <w:w w:val="95"/>
          </w:rPr>
          <w:t xml:space="preserve">come in three fixed sizes; two for owners </w:t>
        </w:r>
        <w:r>
          <w:rPr>
            <w:rFonts w:ascii="Lucida Sans Unicode" w:hAnsi="Lucida Sans Unicode"/>
            <w:w w:val="95"/>
          </w:rPr>
          <w:t>{</w:t>
        </w:r>
        <w:proofErr w:type="spellStart"/>
        <w:r>
          <w:rPr>
            <w:rFonts w:ascii="Times New Roman" w:hAnsi="Times New Roman"/>
            <w:i/>
            <w:w w:val="95"/>
          </w:rPr>
          <w:t>H</w:t>
        </w:r>
        <w:r>
          <w:rPr>
            <w:rFonts w:ascii="Bookman Old Style" w:hAnsi="Bookman Old Style"/>
            <w:i/>
            <w:w w:val="95"/>
            <w:vertAlign w:val="subscript"/>
          </w:rPr>
          <w:t>small</w:t>
        </w:r>
        <w:proofErr w:type="spellEnd"/>
        <w:r>
          <w:rPr>
            <w:rFonts w:ascii="Times New Roman" w:hAnsi="Times New Roman"/>
            <w:i/>
            <w:w w:val="95"/>
          </w:rPr>
          <w:t xml:space="preserve">, </w:t>
        </w:r>
        <w:proofErr w:type="spellStart"/>
        <w:r>
          <w:rPr>
            <w:rFonts w:ascii="Times New Roman" w:hAnsi="Times New Roman"/>
            <w:i/>
            <w:w w:val="95"/>
          </w:rPr>
          <w:t>H</w:t>
        </w:r>
        <w:r>
          <w:rPr>
            <w:rFonts w:ascii="Bookman Old Style" w:hAnsi="Bookman Old Style"/>
            <w:i/>
            <w:w w:val="95"/>
            <w:vertAlign w:val="subscript"/>
          </w:rPr>
          <w:t>large</w:t>
        </w:r>
        <w:proofErr w:type="spellEnd"/>
        <w:r>
          <w:rPr>
            <w:rFonts w:ascii="Lucida Sans Unicode" w:hAnsi="Lucida Sans Unicode"/>
            <w:w w:val="95"/>
          </w:rPr>
          <w:t xml:space="preserve">} </w:t>
        </w:r>
        <w:r>
          <w:rPr>
            <w:w w:val="95"/>
          </w:rPr>
          <w:t xml:space="preserve">and one for renters </w:t>
        </w:r>
        <w:proofErr w:type="spellStart"/>
        <w:r>
          <w:rPr>
            <w:rFonts w:ascii="Times New Roman" w:hAnsi="Times New Roman"/>
            <w:i/>
            <w:w w:val="95"/>
          </w:rPr>
          <w:t>H</w:t>
        </w:r>
        <w:r>
          <w:rPr>
            <w:rFonts w:ascii="Bookman Old Style" w:hAnsi="Bookman Old Style"/>
            <w:i/>
            <w:w w:val="95"/>
            <w:vertAlign w:val="subscript"/>
          </w:rPr>
          <w:t>rent</w:t>
        </w:r>
        <w:proofErr w:type="spellEnd"/>
        <w:r>
          <w:rPr>
            <w:w w:val="95"/>
          </w:rPr>
          <w:t>. House</w:t>
        </w:r>
        <w:r>
          <w:rPr>
            <w:spacing w:val="1"/>
            <w:w w:val="95"/>
          </w:rPr>
          <w:t xml:space="preserve"> </w:t>
        </w:r>
        <w:r>
          <w:rPr>
            <w:w w:val="95"/>
          </w:rPr>
          <w:t>sizes</w:t>
        </w:r>
        <w:r>
          <w:rPr>
            <w:spacing w:val="21"/>
            <w:w w:val="95"/>
          </w:rPr>
          <w:t xml:space="preserve"> </w:t>
        </w:r>
        <w:r>
          <w:rPr>
            <w:w w:val="95"/>
          </w:rPr>
          <w:t>do</w:t>
        </w:r>
        <w:r>
          <w:rPr>
            <w:spacing w:val="21"/>
            <w:w w:val="95"/>
          </w:rPr>
          <w:t xml:space="preserve"> </w:t>
        </w:r>
        <w:r>
          <w:rPr>
            <w:w w:val="95"/>
          </w:rPr>
          <w:t>not</w:t>
        </w:r>
        <w:r>
          <w:rPr>
            <w:spacing w:val="21"/>
            <w:w w:val="95"/>
          </w:rPr>
          <w:t xml:space="preserve"> </w:t>
        </w:r>
        <w:r>
          <w:rPr>
            <w:w w:val="95"/>
          </w:rPr>
          <w:t>change,</w:t>
        </w:r>
        <w:r>
          <w:rPr>
            <w:spacing w:val="25"/>
            <w:w w:val="95"/>
          </w:rPr>
          <w:t xml:space="preserve"> </w:t>
        </w:r>
        <w:r>
          <w:rPr>
            <w:w w:val="95"/>
          </w:rPr>
          <w:t>but</w:t>
        </w:r>
        <w:r>
          <w:rPr>
            <w:spacing w:val="22"/>
            <w:w w:val="95"/>
          </w:rPr>
          <w:t xml:space="preserve"> </w:t>
        </w:r>
        <w:r>
          <w:rPr>
            <w:w w:val="95"/>
          </w:rPr>
          <w:t>agents</w:t>
        </w:r>
        <w:r>
          <w:rPr>
            <w:spacing w:val="22"/>
            <w:w w:val="95"/>
          </w:rPr>
          <w:t xml:space="preserve"> </w:t>
        </w:r>
        <w:r>
          <w:rPr>
            <w:w w:val="95"/>
          </w:rPr>
          <w:t>can</w:t>
        </w:r>
        <w:r>
          <w:rPr>
            <w:spacing w:val="21"/>
            <w:w w:val="95"/>
          </w:rPr>
          <w:t xml:space="preserve"> </w:t>
        </w:r>
        <w:r>
          <w:rPr>
            <w:w w:val="95"/>
          </w:rPr>
          <w:t>decide</w:t>
        </w:r>
        <w:r>
          <w:rPr>
            <w:spacing w:val="22"/>
            <w:w w:val="95"/>
          </w:rPr>
          <w:t xml:space="preserve"> </w:t>
        </w:r>
        <w:r>
          <w:rPr>
            <w:w w:val="95"/>
          </w:rPr>
          <w:t>to</w:t>
        </w:r>
        <w:r>
          <w:rPr>
            <w:spacing w:val="21"/>
            <w:w w:val="95"/>
          </w:rPr>
          <w:t xml:space="preserve"> </w:t>
        </w:r>
        <w:r>
          <w:rPr>
            <w:w w:val="95"/>
          </w:rPr>
          <w:t>move</w:t>
        </w:r>
        <w:r>
          <w:rPr>
            <w:spacing w:val="22"/>
            <w:w w:val="95"/>
          </w:rPr>
          <w:t xml:space="preserve"> </w:t>
        </w:r>
        <w:r>
          <w:rPr>
            <w:w w:val="95"/>
          </w:rPr>
          <w:t>from</w:t>
        </w:r>
        <w:r>
          <w:rPr>
            <w:spacing w:val="21"/>
            <w:w w:val="95"/>
          </w:rPr>
          <w:t xml:space="preserve"> </w:t>
        </w:r>
        <w:r>
          <w:rPr>
            <w:w w:val="95"/>
          </w:rPr>
          <w:t>one</w:t>
        </w:r>
        <w:r>
          <w:rPr>
            <w:spacing w:val="22"/>
            <w:w w:val="95"/>
          </w:rPr>
          <w:t xml:space="preserve"> </w:t>
        </w:r>
        <w:r>
          <w:rPr>
            <w:w w:val="95"/>
          </w:rPr>
          <w:t>house</w:t>
        </w:r>
        <w:r>
          <w:rPr>
            <w:spacing w:val="21"/>
            <w:w w:val="95"/>
          </w:rPr>
          <w:t xml:space="preserve"> </w:t>
        </w:r>
        <w:r>
          <w:rPr>
            <w:w w:val="95"/>
          </w:rPr>
          <w:t>size</w:t>
        </w:r>
        <w:r>
          <w:rPr>
            <w:spacing w:val="22"/>
            <w:w w:val="95"/>
          </w:rPr>
          <w:t xml:space="preserve"> </w:t>
        </w:r>
        <w:r>
          <w:rPr>
            <w:w w:val="95"/>
          </w:rPr>
          <w:t>to</w:t>
        </w:r>
        <w:r>
          <w:rPr>
            <w:spacing w:val="21"/>
            <w:w w:val="95"/>
          </w:rPr>
          <w:t xml:space="preserve"> </w:t>
        </w:r>
        <w:r>
          <w:rPr>
            <w:w w:val="95"/>
          </w:rPr>
          <w:t>another</w:t>
        </w:r>
        <w:r>
          <w:rPr>
            <w:spacing w:val="22"/>
            <w:w w:val="95"/>
          </w:rPr>
          <w:t xml:space="preserve"> </w:t>
        </w:r>
        <w:r>
          <w:rPr>
            <w:w w:val="95"/>
          </w:rPr>
          <w:t>in</w:t>
        </w:r>
        <w:r>
          <w:rPr>
            <w:spacing w:val="-55"/>
            <w:w w:val="95"/>
          </w:rPr>
          <w:t xml:space="preserve"> </w:t>
        </w:r>
        <w:r>
          <w:rPr>
            <w:w w:val="95"/>
          </w:rPr>
          <w:t>any given period. Moving into a house entails a moving-cost (additional to the house’s</w:t>
        </w:r>
        <w:r>
          <w:rPr>
            <w:spacing w:val="1"/>
            <w:w w:val="95"/>
          </w:rPr>
          <w:t xml:space="preserve"> </w:t>
        </w:r>
        <w:r>
          <w:rPr>
            <w:w w:val="95"/>
          </w:rPr>
          <w:t>purchase) that is proportional to the new house’s market value. Houses depreciate at a</w:t>
        </w:r>
        <w:r>
          <w:rPr>
            <w:spacing w:val="1"/>
            <w:w w:val="95"/>
          </w:rPr>
          <w:t xml:space="preserve"> </w:t>
        </w:r>
        <w:r>
          <w:t>rate</w:t>
        </w:r>
        <w:r>
          <w:rPr>
            <w:spacing w:val="11"/>
          </w:rPr>
          <w:t xml:space="preserve"> </w:t>
        </w:r>
        <w:r>
          <w:rPr>
            <w:rFonts w:ascii="Times New Roman" w:hAnsi="Times New Roman"/>
            <w:i/>
          </w:rPr>
          <w:t>δ</w:t>
        </w:r>
        <w:r>
          <w:t>.</w:t>
        </w:r>
        <w:r>
          <w:rPr>
            <w:spacing w:val="35"/>
          </w:rPr>
          <w:t xml:space="preserve"> </w:t>
        </w:r>
        <w:r>
          <w:t>To</w:t>
        </w:r>
        <w:r>
          <w:rPr>
            <w:spacing w:val="11"/>
          </w:rPr>
          <w:t xml:space="preserve"> </w:t>
        </w:r>
        <w:r>
          <w:t>offset</w:t>
        </w:r>
        <w:r>
          <w:rPr>
            <w:spacing w:val="12"/>
          </w:rPr>
          <w:t xml:space="preserve"> </w:t>
        </w:r>
        <w:r>
          <w:t>this,</w:t>
        </w:r>
        <w:r>
          <w:rPr>
            <w:spacing w:val="11"/>
          </w:rPr>
          <w:t xml:space="preserve"> </w:t>
        </w:r>
        <w:r>
          <w:t>the</w:t>
        </w:r>
        <w:r>
          <w:rPr>
            <w:spacing w:val="11"/>
          </w:rPr>
          <w:t xml:space="preserve"> </w:t>
        </w:r>
        <w:r>
          <w:t>owner</w:t>
        </w:r>
        <w:r>
          <w:rPr>
            <w:spacing w:val="11"/>
          </w:rPr>
          <w:t xml:space="preserve"> </w:t>
        </w:r>
        <w:r>
          <w:t>must</w:t>
        </w:r>
        <w:r>
          <w:rPr>
            <w:spacing w:val="10"/>
          </w:rPr>
          <w:t xml:space="preserve"> </w:t>
        </w:r>
        <w:r>
          <w:t>(exogenously)</w:t>
        </w:r>
        <w:r>
          <w:rPr>
            <w:spacing w:val="11"/>
          </w:rPr>
          <w:t xml:space="preserve"> </w:t>
        </w:r>
        <w:r>
          <w:t>pay</w:t>
        </w:r>
        <w:r>
          <w:rPr>
            <w:spacing w:val="12"/>
          </w:rPr>
          <w:t xml:space="preserve"> </w:t>
        </w:r>
        <w:proofErr w:type="spellStart"/>
        <w:r>
          <w:rPr>
            <w:rFonts w:ascii="Times New Roman" w:hAnsi="Times New Roman"/>
            <w:i/>
          </w:rPr>
          <w:t>δP</w:t>
        </w:r>
        <w:r>
          <w:rPr>
            <w:rFonts w:ascii="Bookman Old Style" w:hAnsi="Bookman Old Style"/>
            <w:i/>
            <w:vertAlign w:val="subscript"/>
          </w:rPr>
          <w:t>t</w:t>
        </w:r>
        <w:r>
          <w:rPr>
            <w:rFonts w:ascii="Times New Roman" w:hAnsi="Times New Roman"/>
            <w:i/>
          </w:rPr>
          <w:t>H</w:t>
        </w:r>
        <w:r>
          <w:rPr>
            <w:rFonts w:ascii="Bookman Old Style" w:hAnsi="Bookman Old Style"/>
            <w:i/>
            <w:vertAlign w:val="subscript"/>
          </w:rPr>
          <w:t>t</w:t>
        </w:r>
        <w:proofErr w:type="spellEnd"/>
        <w:r>
          <w:t>.</w:t>
        </w:r>
      </w:ins>
    </w:p>
    <w:p w14:paraId="3A4DA529" w14:textId="77777777" w:rsidR="0075328B" w:rsidRDefault="0075328B" w:rsidP="00843F4B">
      <w:pPr>
        <w:pStyle w:val="BodyText"/>
        <w:spacing w:before="74" w:line="290" w:lineRule="auto"/>
        <w:ind w:left="108" w:right="107"/>
        <w:jc w:val="both"/>
        <w:rPr>
          <w:ins w:id="184" w:author="Lujan, Alan" w:date="2021-12-15T10:23:00Z"/>
        </w:rPr>
      </w:pPr>
      <w:ins w:id="185" w:author="Lujan, Alan" w:date="2021-12-15T10:22:00Z">
        <w:r>
          <w:t xml:space="preserve">In </w:t>
        </w:r>
        <w:r>
          <w:fldChar w:fldCharType="begin"/>
        </w:r>
        <w:r>
          <w:instrText xml:space="preserve"> HYPERLINK \l "_bookmark24" </w:instrText>
        </w:r>
        <w:r>
          <w:fldChar w:fldCharType="separate"/>
        </w:r>
        <w:r>
          <w:rPr>
            <w:color w:val="19174C"/>
          </w:rPr>
          <w:t>Paz-Pardo</w:t>
        </w:r>
        <w:r>
          <w:rPr>
            <w:color w:val="19174C"/>
          </w:rPr>
          <w:fldChar w:fldCharType="end"/>
        </w:r>
        <w:r>
          <w:rPr>
            <w:color w:val="19174C"/>
          </w:rPr>
          <w:t xml:space="preserve"> </w:t>
        </w:r>
        <w:r>
          <w:t>(</w:t>
        </w:r>
        <w:r>
          <w:fldChar w:fldCharType="begin"/>
        </w:r>
        <w:r>
          <w:instrText xml:space="preserve"> HYPERLINK \l "_bookmark24" </w:instrText>
        </w:r>
        <w:r>
          <w:fldChar w:fldCharType="separate"/>
        </w:r>
        <w:r>
          <w:rPr>
            <w:color w:val="19174C"/>
          </w:rPr>
          <w:t>2021</w:t>
        </w:r>
        <w:r>
          <w:rPr>
            <w:color w:val="19174C"/>
          </w:rPr>
          <w:fldChar w:fldCharType="end"/>
        </w:r>
        <w:r>
          <w:t>), agents can rent or own their houses.</w:t>
        </w:r>
        <w:r>
          <w:rPr>
            <w:spacing w:val="1"/>
          </w:rPr>
          <w:t xml:space="preserve"> </w:t>
        </w:r>
        <w:r>
          <w:t>Houses come in three</w:t>
        </w:r>
        <w:r>
          <w:rPr>
            <w:spacing w:val="1"/>
          </w:rPr>
          <w:t xml:space="preserve"> </w:t>
        </w:r>
        <w:r>
          <w:t>sizes:</w:t>
        </w:r>
        <w:r>
          <w:rPr>
            <w:spacing w:val="1"/>
          </w:rPr>
          <w:t xml:space="preserve"> </w:t>
        </w:r>
        <w:r>
          <w:t xml:space="preserve">two for owning and one for renting (as in </w:t>
        </w:r>
        <w:r>
          <w:fldChar w:fldCharType="begin"/>
        </w:r>
        <w:r>
          <w:instrText xml:space="preserve"> HYPERLINK \l "_bookmark14" </w:instrText>
        </w:r>
        <w:r>
          <w:fldChar w:fldCharType="separate"/>
        </w:r>
        <w:proofErr w:type="spellStart"/>
        <w:r>
          <w:rPr>
            <w:color w:val="19174C"/>
          </w:rPr>
          <w:t>Brandsaas</w:t>
        </w:r>
        <w:proofErr w:type="spellEnd"/>
        <w:r>
          <w:rPr>
            <w:color w:val="19174C"/>
          </w:rPr>
          <w:fldChar w:fldCharType="end"/>
        </w:r>
        <w:r>
          <w:t xml:space="preserve">, </w:t>
        </w:r>
        <w:r>
          <w:fldChar w:fldCharType="begin"/>
        </w:r>
        <w:r>
          <w:instrText xml:space="preserve"> HYPERLINK \l "_bookmark14" </w:instrText>
        </w:r>
        <w:r>
          <w:fldChar w:fldCharType="separate"/>
        </w:r>
        <w:r>
          <w:rPr>
            <w:color w:val="19174C"/>
          </w:rPr>
          <w:t>2018</w:t>
        </w:r>
        <w:r>
          <w:rPr>
            <w:color w:val="19174C"/>
          </w:rPr>
          <w:fldChar w:fldCharType="end"/>
        </w:r>
        <w:r>
          <w:t>), and there is no</w:t>
        </w:r>
        <w:r>
          <w:rPr>
            <w:spacing w:val="1"/>
          </w:rPr>
          <w:t xml:space="preserve"> </w:t>
        </w:r>
        <w:r>
          <w:t>depreciation. Agents can switch homes at any time but this entails a monetary cost</w:t>
        </w:r>
        <w:r>
          <w:rPr>
            <w:spacing w:val="1"/>
          </w:rPr>
          <w:t xml:space="preserve"> </w:t>
        </w:r>
        <w:r>
          <w:rPr>
            <w:w w:val="95"/>
          </w:rPr>
          <w:t>that</w:t>
        </w:r>
        <w:r>
          <w:rPr>
            <w:spacing w:val="26"/>
            <w:w w:val="95"/>
          </w:rPr>
          <w:t xml:space="preserve"> </w:t>
        </w:r>
        <w:r>
          <w:rPr>
            <w:w w:val="95"/>
          </w:rPr>
          <w:t>is</w:t>
        </w:r>
        <w:r>
          <w:rPr>
            <w:spacing w:val="26"/>
            <w:w w:val="95"/>
          </w:rPr>
          <w:t xml:space="preserve"> </w:t>
        </w:r>
        <w:r>
          <w:rPr>
            <w:w w:val="95"/>
          </w:rPr>
          <w:t>proportional</w:t>
        </w:r>
        <w:r>
          <w:rPr>
            <w:spacing w:val="27"/>
            <w:w w:val="95"/>
          </w:rPr>
          <w:t xml:space="preserve"> </w:t>
        </w:r>
        <w:r>
          <w:rPr>
            <w:w w:val="95"/>
          </w:rPr>
          <w:t>to</w:t>
        </w:r>
        <w:r>
          <w:rPr>
            <w:spacing w:val="26"/>
            <w:w w:val="95"/>
          </w:rPr>
          <w:t xml:space="preserve"> </w:t>
        </w:r>
        <w:r>
          <w:rPr>
            <w:w w:val="95"/>
          </w:rPr>
          <w:t>the</w:t>
        </w:r>
        <w:r>
          <w:rPr>
            <w:spacing w:val="27"/>
            <w:w w:val="95"/>
          </w:rPr>
          <w:t xml:space="preserve"> </w:t>
        </w:r>
        <w:r>
          <w:rPr>
            <w:w w:val="95"/>
          </w:rPr>
          <w:t>value</w:t>
        </w:r>
        <w:r>
          <w:rPr>
            <w:spacing w:val="26"/>
            <w:w w:val="95"/>
          </w:rPr>
          <w:t xml:space="preserve"> </w:t>
        </w:r>
        <w:r>
          <w:rPr>
            <w:w w:val="95"/>
          </w:rPr>
          <w:t>of</w:t>
        </w:r>
        <w:r>
          <w:rPr>
            <w:spacing w:val="26"/>
            <w:w w:val="95"/>
          </w:rPr>
          <w:t xml:space="preserve"> </w:t>
        </w:r>
        <w:r>
          <w:rPr>
            <w:w w:val="95"/>
          </w:rPr>
          <w:t>the</w:t>
        </w:r>
        <w:r>
          <w:rPr>
            <w:spacing w:val="27"/>
            <w:w w:val="95"/>
          </w:rPr>
          <w:t xml:space="preserve"> </w:t>
        </w:r>
        <w:r>
          <w:rPr>
            <w:w w:val="95"/>
          </w:rPr>
          <w:t>new</w:t>
        </w:r>
        <w:r>
          <w:rPr>
            <w:spacing w:val="26"/>
            <w:w w:val="95"/>
          </w:rPr>
          <w:t xml:space="preserve"> </w:t>
        </w:r>
        <w:r>
          <w:rPr>
            <w:w w:val="95"/>
          </w:rPr>
          <w:t>home.</w:t>
        </w:r>
        <w:r>
          <w:rPr>
            <w:spacing w:val="22"/>
            <w:w w:val="95"/>
          </w:rPr>
          <w:t xml:space="preserve"> </w:t>
        </w:r>
        <w:r>
          <w:rPr>
            <w:w w:val="95"/>
          </w:rPr>
          <w:t>Agents</w:t>
        </w:r>
        <w:r>
          <w:rPr>
            <w:spacing w:val="27"/>
            <w:w w:val="95"/>
          </w:rPr>
          <w:t xml:space="preserve"> </w:t>
        </w:r>
        <w:r>
          <w:rPr>
            <w:w w:val="95"/>
          </w:rPr>
          <w:t>also</w:t>
        </w:r>
        <w:r>
          <w:rPr>
            <w:spacing w:val="26"/>
            <w:w w:val="95"/>
          </w:rPr>
          <w:t xml:space="preserve"> </w:t>
        </w:r>
        <w:r>
          <w:rPr>
            <w:w w:val="95"/>
          </w:rPr>
          <w:t>experience</w:t>
        </w:r>
        <w:r>
          <w:rPr>
            <w:spacing w:val="27"/>
            <w:w w:val="95"/>
          </w:rPr>
          <w:t xml:space="preserve"> </w:t>
        </w:r>
        <w:r>
          <w:rPr>
            <w:w w:val="95"/>
          </w:rPr>
          <w:t>exogenous</w:t>
        </w:r>
      </w:ins>
      <w:ins w:id="186" w:author="Lujan, Alan" w:date="2021-12-15T10:23:00Z">
        <w:r>
          <w:rPr>
            <w:w w:val="95"/>
          </w:rPr>
          <w:t xml:space="preserve"> moving via a Calvo adjustment probability that forces homeowners to sell their house.</w:t>
        </w:r>
        <w:r>
          <w:rPr>
            <w:spacing w:val="1"/>
            <w:w w:val="95"/>
          </w:rPr>
          <w:t xml:space="preserve"> </w:t>
        </w:r>
        <w:r>
          <w:t>Thereafter,</w:t>
        </w:r>
        <w:r>
          <w:rPr>
            <w:spacing w:val="2"/>
          </w:rPr>
          <w:t xml:space="preserve"> </w:t>
        </w:r>
        <w:r>
          <w:t>households</w:t>
        </w:r>
        <w:r>
          <w:rPr>
            <w:spacing w:val="3"/>
          </w:rPr>
          <w:t xml:space="preserve"> </w:t>
        </w:r>
        <w:r>
          <w:t>are</w:t>
        </w:r>
        <w:r>
          <w:rPr>
            <w:spacing w:val="3"/>
          </w:rPr>
          <w:t xml:space="preserve"> </w:t>
        </w:r>
        <w:r>
          <w:t>forced</w:t>
        </w:r>
        <w:r>
          <w:rPr>
            <w:spacing w:val="2"/>
          </w:rPr>
          <w:t xml:space="preserve"> </w:t>
        </w:r>
        <w:r>
          <w:t>to</w:t>
        </w:r>
        <w:r>
          <w:rPr>
            <w:spacing w:val="3"/>
          </w:rPr>
          <w:t xml:space="preserve"> </w:t>
        </w:r>
        <w:r>
          <w:t>spend</w:t>
        </w:r>
        <w:r>
          <w:rPr>
            <w:spacing w:val="2"/>
          </w:rPr>
          <w:t xml:space="preserve"> </w:t>
        </w:r>
        <w:r>
          <w:t>that</w:t>
        </w:r>
        <w:r>
          <w:rPr>
            <w:spacing w:val="3"/>
          </w:rPr>
          <w:t xml:space="preserve"> </w:t>
        </w:r>
        <w:r>
          <w:t>period</w:t>
        </w:r>
        <w:r>
          <w:rPr>
            <w:spacing w:val="2"/>
          </w:rPr>
          <w:t xml:space="preserve"> </w:t>
        </w:r>
        <w:r>
          <w:t>in</w:t>
        </w:r>
        <w:r>
          <w:rPr>
            <w:spacing w:val="3"/>
          </w:rPr>
          <w:t xml:space="preserve"> </w:t>
        </w:r>
        <w:r>
          <w:t>a</w:t>
        </w:r>
        <w:r>
          <w:rPr>
            <w:spacing w:val="3"/>
          </w:rPr>
          <w:t xml:space="preserve"> </w:t>
        </w:r>
        <w:r>
          <w:t>rented</w:t>
        </w:r>
        <w:r>
          <w:rPr>
            <w:spacing w:val="2"/>
          </w:rPr>
          <w:t xml:space="preserve"> </w:t>
        </w:r>
        <w:r>
          <w:t>house.</w:t>
        </w:r>
      </w:ins>
    </w:p>
    <w:p w14:paraId="77993EC5" w14:textId="4FC5E937" w:rsidR="0075328B" w:rsidRDefault="0075328B" w:rsidP="00843F4B">
      <w:pPr>
        <w:pStyle w:val="BodyText"/>
        <w:spacing w:before="9" w:line="290" w:lineRule="auto"/>
        <w:ind w:left="108" w:right="105" w:firstLine="234"/>
        <w:jc w:val="both"/>
        <w:rPr>
          <w:ins w:id="187" w:author="Lujan, Alan" w:date="2021-12-15T10:22:00Z"/>
        </w:rPr>
      </w:pPr>
    </w:p>
    <w:p w14:paraId="1B5248B4" w14:textId="37CF7EED" w:rsidR="0075328B" w:rsidRDefault="0075328B" w:rsidP="00843F4B">
      <w:pPr>
        <w:pStyle w:val="BodyText"/>
        <w:spacing w:before="277" w:line="290" w:lineRule="auto"/>
        <w:ind w:left="108" w:right="105"/>
        <w:jc w:val="both"/>
        <w:rPr>
          <w:ins w:id="188" w:author="Lujan, Alan" w:date="2021-12-15T10:22:00Z"/>
        </w:rPr>
      </w:pPr>
    </w:p>
    <w:p w14:paraId="78BDEB21" w14:textId="3445E083" w:rsidR="003614AA" w:rsidRPr="003614AA" w:rsidRDefault="003614AA" w:rsidP="00843F4B">
      <w:pPr>
        <w:spacing w:line="360" w:lineRule="auto"/>
        <w:ind w:left="284" w:hanging="284"/>
        <w:rPr>
          <w:ins w:id="189" w:author="Lujan, Alan" w:date="2021-12-15T09:42:00Z"/>
          <w:rFonts w:cs="Arial"/>
          <w:lang w:val="en-US"/>
          <w:rPrChange w:id="190" w:author="Lujan, Alan" w:date="2021-12-15T09:42:00Z">
            <w:rPr>
              <w:ins w:id="191" w:author="Lujan, Alan" w:date="2021-12-15T09:42:00Z"/>
              <w:rFonts w:cs="Arial"/>
            </w:rPr>
          </w:rPrChange>
        </w:rPr>
      </w:pPr>
    </w:p>
    <w:p w14:paraId="2D7ECE74" w14:textId="24E5EDC2" w:rsidR="003614AA" w:rsidRDefault="003614AA" w:rsidP="00843F4B">
      <w:pPr>
        <w:spacing w:line="360" w:lineRule="auto"/>
        <w:ind w:left="284" w:hanging="284"/>
        <w:rPr>
          <w:ins w:id="192" w:author="Lujan, Alan" w:date="2021-12-15T09:42:00Z"/>
          <w:rFonts w:cs="Arial"/>
        </w:rPr>
      </w:pPr>
    </w:p>
    <w:p w14:paraId="542A6098" w14:textId="02E690F2" w:rsidR="003614AA" w:rsidRDefault="003614AA" w:rsidP="00843F4B">
      <w:pPr>
        <w:spacing w:line="360" w:lineRule="auto"/>
        <w:ind w:left="284" w:hanging="284"/>
        <w:rPr>
          <w:ins w:id="193" w:author="Lujan, Alan" w:date="2021-12-15T09:42:00Z"/>
          <w:rFonts w:cs="Arial"/>
        </w:rPr>
      </w:pPr>
    </w:p>
    <w:p w14:paraId="3DD54817" w14:textId="1B7A3892" w:rsidR="003614AA" w:rsidRDefault="003614AA" w:rsidP="00843F4B">
      <w:pPr>
        <w:spacing w:line="360" w:lineRule="auto"/>
        <w:ind w:left="284" w:hanging="284"/>
        <w:rPr>
          <w:rFonts w:cs="Arial"/>
        </w:rPr>
      </w:pPr>
    </w:p>
    <w:p w14:paraId="223C9BF9" w14:textId="17AB516F" w:rsidR="00A208E8" w:rsidRDefault="00A208E8" w:rsidP="00843F4B">
      <w:pPr>
        <w:tabs>
          <w:tab w:val="left" w:pos="567"/>
        </w:tabs>
        <w:spacing w:line="360" w:lineRule="auto"/>
        <w:rPr>
          <w:rFonts w:cs="Arial"/>
          <w:sz w:val="18"/>
          <w:szCs w:val="18"/>
        </w:rPr>
      </w:pPr>
    </w:p>
    <w:p w14:paraId="0A3853FC" w14:textId="3FA0D12C" w:rsidR="00A208E8" w:rsidRDefault="00A208E8" w:rsidP="00843F4B">
      <w:pPr>
        <w:tabs>
          <w:tab w:val="left" w:pos="567"/>
        </w:tabs>
        <w:spacing w:line="360" w:lineRule="auto"/>
        <w:rPr>
          <w:rFonts w:cs="Arial"/>
          <w:sz w:val="18"/>
          <w:szCs w:val="18"/>
        </w:rPr>
      </w:pPr>
    </w:p>
    <w:p w14:paraId="2DFAAAB0" w14:textId="502175EB" w:rsidR="00A208E8" w:rsidRDefault="003614AA" w:rsidP="00843F4B">
      <w:pPr>
        <w:tabs>
          <w:tab w:val="left" w:pos="567"/>
        </w:tabs>
        <w:spacing w:line="360" w:lineRule="auto"/>
        <w:rPr>
          <w:rFonts w:cs="Arial"/>
          <w:sz w:val="18"/>
          <w:szCs w:val="18"/>
        </w:rPr>
      </w:pPr>
      <w:ins w:id="194" w:author="Lujan, Alan" w:date="2021-12-15T09:41:00Z">
        <w:r w:rsidRPr="000719D9">
          <w:rPr>
            <w:rFonts w:cs="Arial"/>
            <w:noProof/>
            <w:sz w:val="36"/>
            <w:szCs w:val="36"/>
            <w:lang w:val="nl-NL" w:eastAsia="nl-NL"/>
          </w:rPr>
          <mc:AlternateContent>
            <mc:Choice Requires="wps">
              <w:drawing>
                <wp:anchor distT="0" distB="0" distL="114300" distR="114300" simplePos="0" relativeHeight="251749376" behindDoc="0" locked="0" layoutInCell="1" allowOverlap="1" wp14:anchorId="17990E0B" wp14:editId="658C85B5">
                  <wp:simplePos x="0" y="0"/>
                  <wp:positionH relativeFrom="page">
                    <wp:posOffset>7620</wp:posOffset>
                  </wp:positionH>
                  <wp:positionV relativeFrom="paragraph">
                    <wp:posOffset>158750</wp:posOffset>
                  </wp:positionV>
                  <wp:extent cx="3602990" cy="659765"/>
                  <wp:effectExtent l="0" t="0" r="16510" b="26035"/>
                  <wp:wrapNone/>
                  <wp:docPr id="9" name="Rectangle 9"/>
                  <wp:cNvGraphicFramePr/>
                  <a:graphic xmlns:a="http://schemas.openxmlformats.org/drawingml/2006/main">
                    <a:graphicData uri="http://schemas.microsoft.com/office/word/2010/wordprocessingShape">
                      <wps:wsp>
                        <wps:cNvSpPr/>
                        <wps:spPr>
                          <a:xfrm>
                            <a:off x="0" y="0"/>
                            <a:ext cx="3602990" cy="65976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8CBB3" w14:textId="77777777" w:rsidR="003614AA" w:rsidRPr="00146BDF" w:rsidRDefault="003614AA" w:rsidP="003614AA">
                              <w:pPr>
                                <w:pStyle w:val="ListParagraph"/>
                                <w:numPr>
                                  <w:ilvl w:val="0"/>
                                  <w:numId w:val="11"/>
                                </w:numPr>
                                <w:tabs>
                                  <w:tab w:val="left" w:pos="1276"/>
                                </w:tabs>
                                <w:ind w:left="1276"/>
                                <w:rPr>
                                  <w:rFonts w:cs="Arial"/>
                                  <w:b/>
                                  <w:sz w:val="36"/>
                                </w:rPr>
                              </w:pPr>
                              <w:r w:rsidRPr="00146BDF">
                                <w:rPr>
                                  <w:rFonts w:cs="Arial"/>
                                  <w:b/>
                                  <w:sz w:val="36"/>
                                </w:rPr>
                                <w:t>Theoretical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0E0B" id="Rectangle 9" o:spid="_x0000_s1030" style="position:absolute;left:0;text-align:left;margin-left:.6pt;margin-top:12.5pt;width:283.7pt;height:51.9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" fillcolor="#538135 [2409]" strokecolor="#538135 [2409]" strokeweight="1pt">
                  <v:textbox>
                    <w:txbxContent>
                      <w:p w14:paraId="5DD8CBB3" w14:textId="77777777" w:rsidR="003614AA" w:rsidRPr="00146BDF" w:rsidRDefault="003614AA" w:rsidP="003614AA">
                        <w:pPr>
                          <w:pStyle w:val="ListParagraph"/>
                          <w:numPr>
                            <w:ilvl w:val="0"/>
                            <w:numId w:val="11"/>
                          </w:numPr>
                          <w:tabs>
                            <w:tab w:val="left" w:pos="1276"/>
                          </w:tabs>
                          <w:ind w:left="1276"/>
                          <w:rPr>
                            <w:rFonts w:cs="Arial"/>
                            <w:b/>
                            <w:sz w:val="36"/>
                          </w:rPr>
                        </w:pPr>
                        <w:r w:rsidRPr="00146BDF">
                          <w:rPr>
                            <w:rFonts w:cs="Arial"/>
                            <w:b/>
                            <w:sz w:val="36"/>
                          </w:rPr>
                          <w:t>Theoretical Framework</w:t>
                        </w:r>
                      </w:p>
                    </w:txbxContent>
                  </v:textbox>
                  <w10:wrap anchorx="page"/>
                </v:rect>
              </w:pict>
            </mc:Fallback>
          </mc:AlternateContent>
        </w:r>
      </w:ins>
    </w:p>
    <w:p w14:paraId="0472E800" w14:textId="77777777" w:rsidR="00A208E8" w:rsidRDefault="00A208E8" w:rsidP="00843F4B">
      <w:pPr>
        <w:tabs>
          <w:tab w:val="left" w:pos="567"/>
        </w:tabs>
        <w:spacing w:line="360" w:lineRule="auto"/>
        <w:rPr>
          <w:rFonts w:cs="Arial"/>
          <w:sz w:val="18"/>
          <w:szCs w:val="18"/>
        </w:rPr>
      </w:pPr>
    </w:p>
    <w:p w14:paraId="473AF51B" w14:textId="77777777" w:rsidR="00A208E8" w:rsidRDefault="00A208E8" w:rsidP="00843F4B">
      <w:pPr>
        <w:pStyle w:val="ListParagraph"/>
        <w:numPr>
          <w:ilvl w:val="1"/>
          <w:numId w:val="24"/>
        </w:numPr>
        <w:tabs>
          <w:tab w:val="left" w:pos="567"/>
        </w:tabs>
        <w:spacing w:line="360" w:lineRule="auto"/>
        <w:ind w:left="567" w:hanging="567"/>
        <w:rPr>
          <w:rFonts w:cs="Arial"/>
          <w:b/>
          <w:color w:val="737573"/>
          <w:sz w:val="18"/>
          <w:szCs w:val="18"/>
        </w:rPr>
        <w:sectPr w:rsidR="00A208E8" w:rsidSect="00936926">
          <w:type w:val="continuous"/>
          <w:pgSz w:w="11906" w:h="16838"/>
          <w:pgMar w:top="1560" w:right="1417" w:bottom="1417" w:left="1417" w:header="708" w:footer="708" w:gutter="0"/>
          <w:cols w:space="709"/>
          <w:docGrid w:linePitch="360"/>
        </w:sectPr>
      </w:pPr>
    </w:p>
    <w:p w14:paraId="3BD9F3FC" w14:textId="77777777" w:rsidR="00A208E8" w:rsidRPr="00D23CA7" w:rsidRDefault="00A208E8" w:rsidP="00843F4B">
      <w:pPr>
        <w:pStyle w:val="ListParagraph"/>
        <w:numPr>
          <w:ilvl w:val="1"/>
          <w:numId w:val="24"/>
        </w:numPr>
        <w:tabs>
          <w:tab w:val="left" w:pos="567"/>
        </w:tabs>
        <w:spacing w:line="360" w:lineRule="auto"/>
        <w:ind w:left="567" w:hanging="567"/>
        <w:rPr>
          <w:rFonts w:cs="Arial"/>
          <w:b/>
          <w:color w:val="737573"/>
          <w:sz w:val="18"/>
          <w:szCs w:val="18"/>
        </w:rPr>
      </w:pPr>
      <w:r w:rsidRPr="00D23CA7">
        <w:rPr>
          <w:rFonts w:cs="Arial"/>
          <w:b/>
          <w:color w:val="737573"/>
          <w:sz w:val="18"/>
          <w:szCs w:val="18"/>
        </w:rPr>
        <w:t xml:space="preserve">Subheading </w:t>
      </w:r>
      <w:r w:rsidR="00024040">
        <w:rPr>
          <w:rFonts w:cs="Arial"/>
          <w:b/>
          <w:color w:val="737573"/>
          <w:sz w:val="18"/>
          <w:szCs w:val="18"/>
        </w:rPr>
        <w:t>A</w:t>
      </w:r>
    </w:p>
    <w:p w14:paraId="3371E8F5" w14:textId="77777777" w:rsidR="00A208E8" w:rsidRDefault="00A208E8" w:rsidP="00843F4B">
      <w:pPr>
        <w:pStyle w:val="ListParagraph"/>
        <w:numPr>
          <w:ilvl w:val="2"/>
          <w:numId w:val="24"/>
        </w:numPr>
        <w:tabs>
          <w:tab w:val="left" w:pos="567"/>
        </w:tabs>
        <w:spacing w:line="360" w:lineRule="auto"/>
        <w:rPr>
          <w:rFonts w:cs="Arial"/>
          <w:i/>
          <w:color w:val="737573"/>
          <w:sz w:val="18"/>
          <w:szCs w:val="18"/>
        </w:rPr>
      </w:pPr>
      <w:r w:rsidRPr="003F1551">
        <w:rPr>
          <w:rFonts w:cs="Arial"/>
          <w:i/>
          <w:color w:val="737573"/>
          <w:sz w:val="18"/>
          <w:szCs w:val="18"/>
        </w:rPr>
        <w:t>Sub-subheading</w:t>
      </w:r>
      <w:r>
        <w:rPr>
          <w:rFonts w:cs="Arial"/>
          <w:i/>
          <w:color w:val="737573"/>
          <w:sz w:val="18"/>
          <w:szCs w:val="18"/>
        </w:rPr>
        <w:t xml:space="preserve"> </w:t>
      </w:r>
      <w:r w:rsidR="00024040">
        <w:rPr>
          <w:rFonts w:cs="Arial"/>
          <w:i/>
          <w:color w:val="737573"/>
          <w:sz w:val="18"/>
          <w:szCs w:val="18"/>
        </w:rPr>
        <w:t>A</w:t>
      </w:r>
    </w:p>
    <w:p w14:paraId="3402D3C0" w14:textId="37C5D15B" w:rsidR="00A208E8" w:rsidDel="0075328B" w:rsidRDefault="00A208E8">
      <w:pPr>
        <w:tabs>
          <w:tab w:val="left" w:pos="567"/>
        </w:tabs>
        <w:spacing w:line="360" w:lineRule="auto"/>
        <w:rPr>
          <w:del w:id="195" w:author="Lujan, Alan" w:date="2021-12-15T10:23:00Z"/>
          <w:rFonts w:cs="Arial"/>
          <w:sz w:val="18"/>
          <w:szCs w:val="18"/>
        </w:rPr>
      </w:pPr>
      <w:del w:id="196" w:author="Lujan, Alan" w:date="2021-12-15T10:23:00Z">
        <w:r w:rsidDel="0075328B">
          <w:rPr>
            <w:rFonts w:cs="Arial"/>
            <w:sz w:val="18"/>
            <w:szCs w:val="18"/>
          </w:rPr>
          <w:delText xml:space="preserve">Text text text text text text text text text text text text text text text text text text text text text text text text  text text text text text text text text text text text text text text text text text text text text text text text text </w:delText>
        </w:r>
      </w:del>
    </w:p>
    <w:p w14:paraId="6B8230EF" w14:textId="3AFD6627" w:rsidR="00A208E8" w:rsidDel="0075328B" w:rsidRDefault="00A208E8">
      <w:pPr>
        <w:tabs>
          <w:tab w:val="left" w:pos="567"/>
        </w:tabs>
        <w:spacing w:line="360" w:lineRule="auto"/>
        <w:rPr>
          <w:del w:id="197" w:author="Lujan, Alan" w:date="2021-12-15T10:23:00Z"/>
          <w:rFonts w:cs="Arial"/>
          <w:sz w:val="18"/>
          <w:szCs w:val="18"/>
        </w:rPr>
      </w:pPr>
    </w:p>
    <w:p w14:paraId="7C9C25E6" w14:textId="638652F4" w:rsidR="00A208E8" w:rsidDel="0075328B" w:rsidRDefault="00A208E8">
      <w:pPr>
        <w:pStyle w:val="ListParagraph"/>
        <w:numPr>
          <w:ilvl w:val="2"/>
          <w:numId w:val="24"/>
        </w:numPr>
        <w:tabs>
          <w:tab w:val="left" w:pos="567"/>
        </w:tabs>
        <w:spacing w:line="360" w:lineRule="auto"/>
        <w:rPr>
          <w:del w:id="198" w:author="Lujan, Alan" w:date="2021-12-15T10:23:00Z"/>
          <w:rFonts w:cs="Arial"/>
          <w:i/>
          <w:color w:val="737573"/>
          <w:sz w:val="18"/>
          <w:szCs w:val="18"/>
        </w:rPr>
      </w:pPr>
      <w:del w:id="199" w:author="Lujan, Alan" w:date="2021-12-15T10:23:00Z">
        <w:r w:rsidDel="0075328B">
          <w:rPr>
            <w:rFonts w:cs="Arial"/>
            <w:i/>
            <w:color w:val="737573"/>
            <w:sz w:val="18"/>
            <w:szCs w:val="18"/>
          </w:rPr>
          <w:delText xml:space="preserve">Sub-subheading </w:delText>
        </w:r>
        <w:r w:rsidR="00024040" w:rsidDel="0075328B">
          <w:rPr>
            <w:rFonts w:cs="Arial"/>
            <w:i/>
            <w:color w:val="737573"/>
            <w:sz w:val="18"/>
            <w:szCs w:val="18"/>
          </w:rPr>
          <w:delText>B</w:delText>
        </w:r>
      </w:del>
    </w:p>
    <w:p w14:paraId="0D66EA1C" w14:textId="0458111F" w:rsidR="00024040" w:rsidRPr="00024040" w:rsidDel="0075328B" w:rsidRDefault="00024040">
      <w:pPr>
        <w:tabs>
          <w:tab w:val="left" w:pos="567"/>
        </w:tabs>
        <w:spacing w:line="360" w:lineRule="auto"/>
        <w:rPr>
          <w:del w:id="200" w:author="Lujan, Alan" w:date="2021-12-15T10:23:00Z"/>
          <w:rFonts w:cs="Arial"/>
          <w:i/>
          <w:color w:val="737573"/>
          <w:sz w:val="18"/>
          <w:szCs w:val="18"/>
        </w:rPr>
      </w:pPr>
      <w:del w:id="201" w:author="Lujan, Alan" w:date="2021-12-15T10:23:00Z">
        <w:r w:rsidRPr="00024040" w:rsidDel="0075328B">
          <w:rPr>
            <w:rFonts w:cs="Arial"/>
            <w:sz w:val="18"/>
            <w:szCs w:val="18"/>
          </w:rPr>
          <w:delText xml:space="preserve">text text text text text text text text text text text text </w:delText>
        </w:r>
        <w:r w:rsidDel="0075328B">
          <w:rPr>
            <w:rFonts w:cs="Arial"/>
            <w:sz w:val="18"/>
            <w:szCs w:val="18"/>
          </w:rPr>
          <w:delText xml:space="preserve">text text text text text text text text text text text text text text text text text text text text text text text text text text text text text text text text text text text text </w:delText>
        </w:r>
      </w:del>
    </w:p>
    <w:p w14:paraId="402FE9E5" w14:textId="41958C2E" w:rsidR="00A208E8" w:rsidRPr="003F1551" w:rsidDel="0075328B" w:rsidRDefault="00A208E8">
      <w:pPr>
        <w:pStyle w:val="ListParagraph"/>
        <w:tabs>
          <w:tab w:val="left" w:pos="567"/>
        </w:tabs>
        <w:spacing w:line="360" w:lineRule="auto"/>
        <w:rPr>
          <w:del w:id="202" w:author="Lujan, Alan" w:date="2021-12-15T10:23:00Z"/>
          <w:rFonts w:cs="Arial"/>
          <w:i/>
          <w:color w:val="737573"/>
          <w:sz w:val="18"/>
          <w:szCs w:val="18"/>
        </w:rPr>
      </w:pPr>
    </w:p>
    <w:p w14:paraId="092CD91A" w14:textId="20FE71BB" w:rsidR="00A208E8" w:rsidRPr="0096343A" w:rsidDel="0075328B" w:rsidRDefault="00A208E8">
      <w:pPr>
        <w:pStyle w:val="ListParagraph"/>
        <w:numPr>
          <w:ilvl w:val="1"/>
          <w:numId w:val="24"/>
        </w:numPr>
        <w:tabs>
          <w:tab w:val="left" w:pos="567"/>
        </w:tabs>
        <w:spacing w:line="360" w:lineRule="auto"/>
        <w:rPr>
          <w:del w:id="203" w:author="Lujan, Alan" w:date="2021-12-15T10:23:00Z"/>
          <w:rFonts w:cs="Arial"/>
          <w:b/>
          <w:color w:val="737573"/>
          <w:sz w:val="18"/>
          <w:szCs w:val="18"/>
        </w:rPr>
      </w:pPr>
      <w:del w:id="204" w:author="Lujan, Alan" w:date="2021-12-15T10:23:00Z">
        <w:r w:rsidRPr="0096343A" w:rsidDel="0075328B">
          <w:rPr>
            <w:rFonts w:cs="Arial"/>
            <w:b/>
            <w:color w:val="737573"/>
            <w:sz w:val="18"/>
            <w:szCs w:val="18"/>
          </w:rPr>
          <w:delText xml:space="preserve">Subheading </w:delText>
        </w:r>
        <w:r w:rsidR="00024040" w:rsidDel="0075328B">
          <w:rPr>
            <w:rFonts w:cs="Arial"/>
            <w:b/>
            <w:color w:val="737573"/>
            <w:sz w:val="18"/>
            <w:szCs w:val="18"/>
          </w:rPr>
          <w:delText>B</w:delText>
        </w:r>
      </w:del>
    </w:p>
    <w:p w14:paraId="189164EF" w14:textId="66D58AE6" w:rsidR="00A208E8" w:rsidDel="0075328B" w:rsidRDefault="00024040">
      <w:pPr>
        <w:tabs>
          <w:tab w:val="left" w:pos="567"/>
        </w:tabs>
        <w:spacing w:line="360" w:lineRule="auto"/>
        <w:rPr>
          <w:del w:id="205" w:author="Lujan, Alan" w:date="2021-12-15T10:23:00Z"/>
          <w:rFonts w:cs="Arial"/>
          <w:sz w:val="18"/>
          <w:szCs w:val="18"/>
        </w:rPr>
        <w:sectPr w:rsidR="00A208E8" w:rsidDel="0075328B" w:rsidSect="00936926">
          <w:type w:val="continuous"/>
          <w:pgSz w:w="11906" w:h="16838"/>
          <w:pgMar w:top="1560" w:right="1417" w:bottom="1417" w:left="1417" w:header="708" w:footer="708" w:gutter="0"/>
          <w:cols w:space="709"/>
          <w:docGrid w:linePitch="360"/>
        </w:sectPr>
      </w:pPr>
      <w:del w:id="206" w:author="Lujan, Alan" w:date="2021-12-15T10:23:00Z">
        <w:r w:rsidDel="0075328B">
          <w:rPr>
            <w:rFonts w:cs="Arial"/>
            <w:sz w:val="18"/>
            <w:szCs w:val="18"/>
          </w:rPr>
          <w:delText>T</w:delText>
        </w:r>
        <w:r w:rsidRPr="00024040" w:rsidDel="0075328B">
          <w:rPr>
            <w:rFonts w:cs="Arial"/>
            <w:sz w:val="18"/>
            <w:szCs w:val="18"/>
          </w:rPr>
          <w:delText xml:space="preserve">ext text text text text text text text text text text text </w:delText>
        </w:r>
        <w:r w:rsidDel="0075328B">
          <w:rPr>
            <w:rFonts w:cs="Arial"/>
            <w:sz w:val="18"/>
            <w:szCs w:val="18"/>
          </w:rPr>
          <w:delText>text text text text text text text text text text text text text text text text text text text text text text text text text text text text text text text text text text text tex</w:delText>
        </w:r>
      </w:del>
    </w:p>
    <w:p w14:paraId="1CD9D7EE" w14:textId="77777777" w:rsidR="008730FD" w:rsidRPr="000719D9" w:rsidRDefault="008730FD" w:rsidP="00843F4B">
      <w:pPr>
        <w:rPr>
          <w:rFonts w:cs="Arial"/>
        </w:rPr>
        <w:sectPr w:rsidR="008730FD" w:rsidRPr="000719D9" w:rsidSect="00936926">
          <w:type w:val="continuous"/>
          <w:pgSz w:w="11906" w:h="16838"/>
          <w:pgMar w:top="1560" w:right="1417" w:bottom="1417" w:left="1417" w:header="708" w:footer="708" w:gutter="0"/>
          <w:cols w:space="709"/>
          <w:docGrid w:linePitch="360"/>
        </w:sectPr>
      </w:pPr>
    </w:p>
    <w:p w14:paraId="6C3D744A" w14:textId="77777777" w:rsidR="008730FD" w:rsidRPr="000719D9" w:rsidRDefault="008730FD" w:rsidP="00843F4B">
      <w:pPr>
        <w:rPr>
          <w:rFonts w:cs="Arial"/>
        </w:rPr>
        <w:sectPr w:rsidR="008730FD" w:rsidRPr="000719D9" w:rsidSect="00936926">
          <w:type w:val="continuous"/>
          <w:pgSz w:w="11906" w:h="16838"/>
          <w:pgMar w:top="1560" w:right="1417" w:bottom="1417" w:left="1417" w:header="708" w:footer="708" w:gutter="0"/>
          <w:cols w:space="709"/>
          <w:docGrid w:linePitch="360"/>
        </w:sectPr>
      </w:pPr>
    </w:p>
    <w:p w14:paraId="7E10CF6F" w14:textId="77777777" w:rsidR="0075328B" w:rsidRDefault="0075328B" w:rsidP="00843F4B">
      <w:pPr>
        <w:pStyle w:val="BodyText"/>
        <w:spacing w:before="277" w:line="290" w:lineRule="auto"/>
        <w:ind w:left="108" w:right="104"/>
        <w:jc w:val="both"/>
        <w:rPr>
          <w:ins w:id="207" w:author="Lujan, Alan" w:date="2021-12-15T10:23:00Z"/>
        </w:rPr>
      </w:pPr>
      <w:ins w:id="208" w:author="Lujan, Alan" w:date="2021-12-15T10:23:00Z">
        <w:r>
          <w:rPr>
            <w:w w:val="95"/>
          </w:rPr>
          <w:t>Perhaps the biggest financial decision in a household’s life is buying a house.</w:t>
        </w:r>
        <w:r>
          <w:rPr>
            <w:spacing w:val="1"/>
            <w:w w:val="95"/>
          </w:rPr>
          <w:t xml:space="preserve"> </w:t>
        </w:r>
        <w:r>
          <w:rPr>
            <w:w w:val="95"/>
          </w:rPr>
          <w:t>Houses</w:t>
        </w:r>
        <w:r>
          <w:rPr>
            <w:spacing w:val="1"/>
            <w:w w:val="95"/>
          </w:rPr>
          <w:t xml:space="preserve"> </w:t>
        </w:r>
        <w:r>
          <w:rPr>
            <w:w w:val="95"/>
          </w:rPr>
          <w:t>come in different sizes (and therefore costs), but they are generally an expensive asset</w:t>
        </w:r>
        <w:r>
          <w:rPr>
            <w:spacing w:val="1"/>
            <w:w w:val="95"/>
          </w:rPr>
          <w:t xml:space="preserve"> </w:t>
        </w:r>
        <w:r>
          <w:rPr>
            <w:w w:val="95"/>
          </w:rPr>
          <w:t>whose value is at least a few times the household’s yearly income.</w:t>
        </w:r>
        <w:r>
          <w:rPr>
            <w:spacing w:val="1"/>
            <w:w w:val="95"/>
          </w:rPr>
          <w:t xml:space="preserve"> </w:t>
        </w:r>
        <w:r>
          <w:rPr>
            <w:w w:val="95"/>
          </w:rPr>
          <w:t>Young households</w:t>
        </w:r>
        <w:r>
          <w:rPr>
            <w:spacing w:val="1"/>
            <w:w w:val="95"/>
          </w:rPr>
          <w:t xml:space="preserve"> </w:t>
        </w:r>
        <w:r>
          <w:t>usually cannot buy their houses outright, as they start with little to no assets and</w:t>
        </w:r>
        <w:r>
          <w:rPr>
            <w:spacing w:val="1"/>
          </w:rPr>
          <w:t xml:space="preserve"> </w:t>
        </w:r>
        <w:r>
          <w:rPr>
            <w:w w:val="95"/>
          </w:rPr>
          <w:t>take time to accumulate enough resources. They therefore usually rely on mortgages to</w:t>
        </w:r>
        <w:r>
          <w:rPr>
            <w:spacing w:val="1"/>
            <w:w w:val="95"/>
          </w:rPr>
          <w:t xml:space="preserve"> </w:t>
        </w:r>
        <w:r>
          <w:rPr>
            <w:w w:val="95"/>
          </w:rPr>
          <w:t>purchase their houses.</w:t>
        </w:r>
        <w:r>
          <w:rPr>
            <w:spacing w:val="54"/>
          </w:rPr>
          <w:t xml:space="preserve"> </w:t>
        </w:r>
        <w:r>
          <w:rPr>
            <w:w w:val="95"/>
          </w:rPr>
          <w:t>These young and leveraged households might thus be sensitive</w:t>
        </w:r>
        <w:r>
          <w:rPr>
            <w:spacing w:val="1"/>
            <w:w w:val="95"/>
          </w:rPr>
          <w:t xml:space="preserve"> </w:t>
        </w:r>
        <w:r>
          <w:t>to stock</w:t>
        </w:r>
        <w:r>
          <w:rPr>
            <w:spacing w:val="1"/>
          </w:rPr>
          <w:t xml:space="preserve"> </w:t>
        </w:r>
        <w:r>
          <w:t>market</w:t>
        </w:r>
        <w:r>
          <w:rPr>
            <w:spacing w:val="1"/>
          </w:rPr>
          <w:t xml:space="preserve"> </w:t>
        </w:r>
        <w:r>
          <w:t>risk,</w:t>
        </w:r>
        <w:r>
          <w:rPr>
            <w:spacing w:val="1"/>
          </w:rPr>
          <w:t xml:space="preserve"> </w:t>
        </w:r>
        <w:r>
          <w:t>causing</w:t>
        </w:r>
        <w:r>
          <w:rPr>
            <w:spacing w:val="1"/>
          </w:rPr>
          <w:t xml:space="preserve"> </w:t>
        </w:r>
        <w:r>
          <w:t>them to</w:t>
        </w:r>
        <w:r>
          <w:rPr>
            <w:spacing w:val="1"/>
          </w:rPr>
          <w:t xml:space="preserve"> </w:t>
        </w:r>
        <w:r>
          <w:t>reduce</w:t>
        </w:r>
        <w:r>
          <w:rPr>
            <w:spacing w:val="1"/>
          </w:rPr>
          <w:t xml:space="preserve"> </w:t>
        </w:r>
        <w:r>
          <w:t>their stock</w:t>
        </w:r>
        <w:r>
          <w:rPr>
            <w:spacing w:val="2"/>
          </w:rPr>
          <w:t xml:space="preserve"> </w:t>
        </w:r>
        <w:r>
          <w:t>market</w:t>
        </w:r>
        <w:r>
          <w:rPr>
            <w:spacing w:val="1"/>
          </w:rPr>
          <w:t xml:space="preserve"> </w:t>
        </w:r>
        <w:r>
          <w:t>participation.</w:t>
        </w:r>
      </w:ins>
    </w:p>
    <w:p w14:paraId="65F2D97F" w14:textId="77777777" w:rsidR="0075328B" w:rsidRDefault="0075328B" w:rsidP="00843F4B">
      <w:pPr>
        <w:pStyle w:val="BodyText"/>
        <w:spacing w:before="2" w:line="290" w:lineRule="auto"/>
        <w:ind w:left="108" w:right="107" w:firstLine="234"/>
        <w:jc w:val="both"/>
        <w:rPr>
          <w:ins w:id="209" w:author="Lujan, Alan" w:date="2021-12-15T10:23:00Z"/>
        </w:rPr>
      </w:pPr>
      <w:ins w:id="210" w:author="Lujan, Alan" w:date="2021-12-15T10:23:00Z">
        <w:r>
          <w:rPr>
            <w:w w:val="95"/>
          </w:rPr>
          <w:t>During the repayment period, households’ market resources (or liquid assets) are re-</w:t>
        </w:r>
        <w:r>
          <w:rPr>
            <w:spacing w:val="1"/>
            <w:w w:val="95"/>
          </w:rPr>
          <w:t xml:space="preserve"> </w:t>
        </w:r>
        <w:proofErr w:type="spellStart"/>
        <w:r>
          <w:rPr>
            <w:w w:val="95"/>
          </w:rPr>
          <w:t>duced</w:t>
        </w:r>
        <w:proofErr w:type="spellEnd"/>
        <w:r>
          <w:rPr>
            <w:spacing w:val="-2"/>
            <w:w w:val="95"/>
          </w:rPr>
          <w:t xml:space="preserve"> </w:t>
        </w:r>
        <w:r>
          <w:rPr>
            <w:w w:val="95"/>
          </w:rPr>
          <w:t>by</w:t>
        </w:r>
        <w:r>
          <w:rPr>
            <w:spacing w:val="-2"/>
            <w:w w:val="95"/>
          </w:rPr>
          <w:t xml:space="preserve"> </w:t>
        </w:r>
        <w:r>
          <w:rPr>
            <w:w w:val="95"/>
          </w:rPr>
          <w:t>at</w:t>
        </w:r>
        <w:r>
          <w:rPr>
            <w:spacing w:val="-2"/>
            <w:w w:val="95"/>
          </w:rPr>
          <w:t xml:space="preserve"> </w:t>
        </w:r>
        <w:r>
          <w:rPr>
            <w:w w:val="95"/>
          </w:rPr>
          <w:t>least</w:t>
        </w:r>
        <w:r>
          <w:rPr>
            <w:spacing w:val="-2"/>
            <w:w w:val="95"/>
          </w:rPr>
          <w:t xml:space="preserve"> </w:t>
        </w:r>
        <w:r>
          <w:rPr>
            <w:w w:val="95"/>
          </w:rPr>
          <w:t>the</w:t>
        </w:r>
        <w:r>
          <w:rPr>
            <w:spacing w:val="-2"/>
            <w:w w:val="95"/>
          </w:rPr>
          <w:t xml:space="preserve"> </w:t>
        </w:r>
        <w:r>
          <w:rPr>
            <w:w w:val="95"/>
          </w:rPr>
          <w:t>fixed</w:t>
        </w:r>
        <w:r>
          <w:rPr>
            <w:spacing w:val="-2"/>
            <w:w w:val="95"/>
          </w:rPr>
          <w:t xml:space="preserve"> </w:t>
        </w:r>
        <w:r>
          <w:rPr>
            <w:w w:val="95"/>
          </w:rPr>
          <w:t>mortgage</w:t>
        </w:r>
        <w:r>
          <w:rPr>
            <w:spacing w:val="-2"/>
            <w:w w:val="95"/>
          </w:rPr>
          <w:t xml:space="preserve"> </w:t>
        </w:r>
        <w:r>
          <w:rPr>
            <w:w w:val="95"/>
          </w:rPr>
          <w:t>payment.</w:t>
        </w:r>
        <w:r>
          <w:rPr>
            <w:spacing w:val="29"/>
            <w:w w:val="95"/>
          </w:rPr>
          <w:t xml:space="preserve"> </w:t>
        </w:r>
        <w:r>
          <w:rPr>
            <w:w w:val="95"/>
          </w:rPr>
          <w:t>This</w:t>
        </w:r>
        <w:r>
          <w:rPr>
            <w:spacing w:val="-2"/>
            <w:w w:val="95"/>
          </w:rPr>
          <w:t xml:space="preserve"> </w:t>
        </w:r>
        <w:r>
          <w:rPr>
            <w:w w:val="95"/>
          </w:rPr>
          <w:t>has</w:t>
        </w:r>
        <w:r>
          <w:rPr>
            <w:spacing w:val="-1"/>
            <w:w w:val="95"/>
          </w:rPr>
          <w:t xml:space="preserve"> </w:t>
        </w:r>
        <w:r>
          <w:rPr>
            <w:w w:val="95"/>
          </w:rPr>
          <w:t>two</w:t>
        </w:r>
        <w:r>
          <w:rPr>
            <w:spacing w:val="-2"/>
            <w:w w:val="95"/>
          </w:rPr>
          <w:t xml:space="preserve"> </w:t>
        </w:r>
        <w:r>
          <w:rPr>
            <w:w w:val="95"/>
          </w:rPr>
          <w:t>effects</w:t>
        </w:r>
        <w:r>
          <w:rPr>
            <w:spacing w:val="-2"/>
            <w:w w:val="95"/>
          </w:rPr>
          <w:t xml:space="preserve"> </w:t>
        </w:r>
        <w:r>
          <w:rPr>
            <w:w w:val="95"/>
          </w:rPr>
          <w:t>on</w:t>
        </w:r>
        <w:r>
          <w:rPr>
            <w:spacing w:val="-2"/>
            <w:w w:val="95"/>
          </w:rPr>
          <w:t xml:space="preserve"> </w:t>
        </w:r>
        <w:r>
          <w:rPr>
            <w:w w:val="95"/>
          </w:rPr>
          <w:t>risky</w:t>
        </w:r>
        <w:r>
          <w:rPr>
            <w:spacing w:val="-2"/>
            <w:w w:val="95"/>
          </w:rPr>
          <w:t xml:space="preserve"> </w:t>
        </w:r>
        <w:r>
          <w:rPr>
            <w:w w:val="95"/>
          </w:rPr>
          <w:t>asset</w:t>
        </w:r>
        <w:r>
          <w:rPr>
            <w:spacing w:val="-2"/>
            <w:w w:val="95"/>
          </w:rPr>
          <w:t xml:space="preserve"> </w:t>
        </w:r>
        <w:r>
          <w:rPr>
            <w:w w:val="95"/>
          </w:rPr>
          <w:t>choice:</w:t>
        </w:r>
      </w:ins>
    </w:p>
    <w:p w14:paraId="308EC6DD" w14:textId="77777777" w:rsidR="0075328B" w:rsidRDefault="0075328B" w:rsidP="00843F4B">
      <w:pPr>
        <w:pStyle w:val="BodyText"/>
        <w:spacing w:line="290" w:lineRule="auto"/>
        <w:ind w:left="108" w:right="105"/>
        <w:jc w:val="both"/>
        <w:rPr>
          <w:ins w:id="211" w:author="Lujan, Alan" w:date="2021-12-15T10:23:00Z"/>
        </w:rPr>
      </w:pPr>
      <w:ins w:id="212" w:author="Lujan, Alan" w:date="2021-12-15T10:23:00Z">
        <w:r>
          <w:rPr>
            <w:w w:val="95"/>
          </w:rPr>
          <w:t>1)</w:t>
        </w:r>
        <w:r>
          <w:rPr>
            <w:spacing w:val="-12"/>
            <w:w w:val="95"/>
          </w:rPr>
          <w:t xml:space="preserve"> </w:t>
        </w:r>
        <w:r>
          <w:rPr>
            <w:w w:val="95"/>
          </w:rPr>
          <w:t>It</w:t>
        </w:r>
        <w:r>
          <w:rPr>
            <w:spacing w:val="-11"/>
            <w:w w:val="95"/>
          </w:rPr>
          <w:t xml:space="preserve"> </w:t>
        </w:r>
        <w:r>
          <w:rPr>
            <w:w w:val="95"/>
          </w:rPr>
          <w:t>reduces</w:t>
        </w:r>
        <w:r>
          <w:rPr>
            <w:spacing w:val="-11"/>
            <w:w w:val="95"/>
          </w:rPr>
          <w:t xml:space="preserve"> </w:t>
        </w:r>
        <w:r>
          <w:rPr>
            <w:w w:val="95"/>
          </w:rPr>
          <w:t>’market</w:t>
        </w:r>
        <w:r>
          <w:rPr>
            <w:spacing w:val="-11"/>
            <w:w w:val="95"/>
          </w:rPr>
          <w:t xml:space="preserve"> </w:t>
        </w:r>
        <w:r>
          <w:rPr>
            <w:w w:val="95"/>
          </w:rPr>
          <w:t>resources’</w:t>
        </w:r>
        <w:r>
          <w:rPr>
            <w:spacing w:val="-12"/>
            <w:w w:val="95"/>
          </w:rPr>
          <w:t xml:space="preserve"> </w:t>
        </w:r>
        <w:r>
          <w:rPr>
            <w:w w:val="95"/>
          </w:rPr>
          <w:t>(current</w:t>
        </w:r>
        <w:r>
          <w:rPr>
            <w:spacing w:val="-11"/>
            <w:w w:val="95"/>
          </w:rPr>
          <w:t xml:space="preserve"> </w:t>
        </w:r>
        <w:r>
          <w:rPr>
            <w:w w:val="95"/>
          </w:rPr>
          <w:t>income,</w:t>
        </w:r>
        <w:r>
          <w:rPr>
            <w:spacing w:val="-8"/>
            <w:w w:val="95"/>
          </w:rPr>
          <w:t xml:space="preserve"> </w:t>
        </w:r>
        <w:r>
          <w:rPr>
            <w:w w:val="95"/>
          </w:rPr>
          <w:t>plus</w:t>
        </w:r>
        <w:r>
          <w:rPr>
            <w:spacing w:val="-11"/>
            <w:w w:val="95"/>
          </w:rPr>
          <w:t xml:space="preserve"> </w:t>
        </w:r>
        <w:r>
          <w:rPr>
            <w:w w:val="95"/>
          </w:rPr>
          <w:t>current</w:t>
        </w:r>
        <w:r>
          <w:rPr>
            <w:spacing w:val="-11"/>
            <w:w w:val="95"/>
          </w:rPr>
          <w:t xml:space="preserve"> </w:t>
        </w:r>
        <w:r>
          <w:rPr>
            <w:w w:val="95"/>
          </w:rPr>
          <w:t>non-housing</w:t>
        </w:r>
        <w:r>
          <w:rPr>
            <w:spacing w:val="-12"/>
            <w:w w:val="95"/>
          </w:rPr>
          <w:t xml:space="preserve"> </w:t>
        </w:r>
        <w:r>
          <w:rPr>
            <w:w w:val="95"/>
          </w:rPr>
          <w:t>wealth)</w:t>
        </w:r>
        <w:r>
          <w:rPr>
            <w:spacing w:val="-11"/>
            <w:w w:val="95"/>
          </w:rPr>
          <w:t xml:space="preserve"> </w:t>
        </w:r>
        <w:r>
          <w:rPr>
            <w:w w:val="95"/>
          </w:rPr>
          <w:t>today,</w:t>
        </w:r>
        <w:r>
          <w:rPr>
            <w:spacing w:val="-55"/>
            <w:w w:val="95"/>
          </w:rPr>
          <w:t xml:space="preserve"> </w:t>
        </w:r>
        <w:r>
          <w:rPr>
            <w:w w:val="90"/>
          </w:rPr>
          <w:t>making households relatively less wealthy, and 2) It reduces market resources in following</w:t>
        </w:r>
        <w:r>
          <w:rPr>
            <w:spacing w:val="1"/>
            <w:w w:val="90"/>
          </w:rPr>
          <w:t xml:space="preserve"> </w:t>
        </w:r>
        <w:r>
          <w:rPr>
            <w:spacing w:val="-1"/>
            <w:w w:val="95"/>
          </w:rPr>
          <w:t>periods</w:t>
        </w:r>
        <w:r>
          <w:rPr>
            <w:spacing w:val="-11"/>
            <w:w w:val="95"/>
          </w:rPr>
          <w:t xml:space="preserve"> </w:t>
        </w:r>
        <w:r>
          <w:rPr>
            <w:spacing w:val="-1"/>
            <w:w w:val="95"/>
          </w:rPr>
          <w:t>for</w:t>
        </w:r>
        <w:r>
          <w:rPr>
            <w:spacing w:val="-10"/>
            <w:w w:val="95"/>
          </w:rPr>
          <w:t xml:space="preserve"> </w:t>
        </w:r>
        <w:r>
          <w:rPr>
            <w:spacing w:val="-1"/>
            <w:w w:val="95"/>
          </w:rPr>
          <w:t>any</w:t>
        </w:r>
        <w:r>
          <w:rPr>
            <w:spacing w:val="-11"/>
            <w:w w:val="95"/>
          </w:rPr>
          <w:t xml:space="preserve"> </w:t>
        </w:r>
        <w:r>
          <w:rPr>
            <w:spacing w:val="-1"/>
            <w:w w:val="95"/>
          </w:rPr>
          <w:t>given</w:t>
        </w:r>
        <w:r>
          <w:rPr>
            <w:spacing w:val="-10"/>
            <w:w w:val="95"/>
          </w:rPr>
          <w:t xml:space="preserve"> </w:t>
        </w:r>
        <w:r>
          <w:rPr>
            <w:spacing w:val="-1"/>
            <w:w w:val="95"/>
          </w:rPr>
          <w:t>level</w:t>
        </w:r>
        <w:r>
          <w:rPr>
            <w:spacing w:val="-11"/>
            <w:w w:val="95"/>
          </w:rPr>
          <w:t xml:space="preserve"> </w:t>
        </w:r>
        <w:r>
          <w:rPr>
            <w:spacing w:val="-1"/>
            <w:w w:val="95"/>
          </w:rPr>
          <w:t>of</w:t>
        </w:r>
        <w:r>
          <w:rPr>
            <w:spacing w:val="-10"/>
            <w:w w:val="95"/>
          </w:rPr>
          <w:t xml:space="preserve"> </w:t>
        </w:r>
        <w:r>
          <w:rPr>
            <w:spacing w:val="-1"/>
            <w:w w:val="95"/>
          </w:rPr>
          <w:t>current</w:t>
        </w:r>
        <w:r>
          <w:rPr>
            <w:spacing w:val="-11"/>
            <w:w w:val="95"/>
          </w:rPr>
          <w:t xml:space="preserve"> </w:t>
        </w:r>
        <w:r>
          <w:rPr>
            <w:spacing w:val="-1"/>
            <w:w w:val="95"/>
          </w:rPr>
          <w:t>savings,</w:t>
        </w:r>
        <w:r>
          <w:rPr>
            <w:spacing w:val="-8"/>
            <w:w w:val="95"/>
          </w:rPr>
          <w:t xml:space="preserve"> </w:t>
        </w:r>
        <w:r>
          <w:rPr>
            <w:w w:val="95"/>
          </w:rPr>
          <w:t>making</w:t>
        </w:r>
        <w:r>
          <w:rPr>
            <w:spacing w:val="-11"/>
            <w:w w:val="95"/>
          </w:rPr>
          <w:t xml:space="preserve"> </w:t>
        </w:r>
        <w:r>
          <w:rPr>
            <w:w w:val="95"/>
          </w:rPr>
          <w:t>households</w:t>
        </w:r>
        <w:r>
          <w:rPr>
            <w:spacing w:val="-10"/>
            <w:w w:val="95"/>
          </w:rPr>
          <w:t xml:space="preserve"> </w:t>
        </w:r>
        <w:r>
          <w:rPr>
            <w:w w:val="95"/>
          </w:rPr>
          <w:t>more</w:t>
        </w:r>
        <w:r>
          <w:rPr>
            <w:spacing w:val="-11"/>
            <w:w w:val="95"/>
          </w:rPr>
          <w:t xml:space="preserve"> </w:t>
        </w:r>
        <w:r>
          <w:rPr>
            <w:w w:val="95"/>
          </w:rPr>
          <w:t>risk</w:t>
        </w:r>
        <w:r>
          <w:rPr>
            <w:spacing w:val="-10"/>
            <w:w w:val="95"/>
          </w:rPr>
          <w:t xml:space="preserve"> </w:t>
        </w:r>
        <w:r>
          <w:rPr>
            <w:w w:val="95"/>
          </w:rPr>
          <w:t>averse</w:t>
        </w:r>
        <w:r>
          <w:rPr>
            <w:spacing w:val="-11"/>
            <w:w w:val="95"/>
          </w:rPr>
          <w:t xml:space="preserve"> </w:t>
        </w:r>
        <w:r>
          <w:rPr>
            <w:w w:val="95"/>
          </w:rPr>
          <w:t>due</w:t>
        </w:r>
        <w:r>
          <w:rPr>
            <w:spacing w:val="-10"/>
            <w:w w:val="95"/>
          </w:rPr>
          <w:t xml:space="preserve"> </w:t>
        </w:r>
        <w:r>
          <w:rPr>
            <w:w w:val="95"/>
          </w:rPr>
          <w:t>to</w:t>
        </w:r>
        <w:r>
          <w:rPr>
            <w:spacing w:val="-55"/>
            <w:w w:val="95"/>
          </w:rPr>
          <w:t xml:space="preserve"> </w:t>
        </w:r>
        <w:r>
          <w:rPr>
            <w:w w:val="95"/>
          </w:rPr>
          <w:t>the</w:t>
        </w:r>
        <w:r>
          <w:rPr>
            <w:spacing w:val="-11"/>
            <w:w w:val="95"/>
          </w:rPr>
          <w:t xml:space="preserve"> </w:t>
        </w:r>
        <w:r>
          <w:rPr>
            <w:w w:val="95"/>
          </w:rPr>
          <w:t>precautionary</w:t>
        </w:r>
        <w:r>
          <w:rPr>
            <w:spacing w:val="-11"/>
            <w:w w:val="95"/>
          </w:rPr>
          <w:t xml:space="preserve"> </w:t>
        </w:r>
        <w:r>
          <w:rPr>
            <w:w w:val="95"/>
          </w:rPr>
          <w:t>motive.</w:t>
        </w:r>
        <w:r>
          <w:rPr>
            <w:spacing w:val="27"/>
            <w:w w:val="95"/>
          </w:rPr>
          <w:t xml:space="preserve"> </w:t>
        </w:r>
        <w:r>
          <w:rPr>
            <w:w w:val="95"/>
          </w:rPr>
          <w:t>The</w:t>
        </w:r>
        <w:r>
          <w:rPr>
            <w:spacing w:val="-11"/>
            <w:w w:val="95"/>
          </w:rPr>
          <w:t xml:space="preserve"> </w:t>
        </w:r>
        <w:r>
          <w:rPr>
            <w:w w:val="95"/>
          </w:rPr>
          <w:t>fixed</w:t>
        </w:r>
        <w:r>
          <w:rPr>
            <w:spacing w:val="-11"/>
            <w:w w:val="95"/>
          </w:rPr>
          <w:t xml:space="preserve"> </w:t>
        </w:r>
        <w:r>
          <w:rPr>
            <w:w w:val="95"/>
          </w:rPr>
          <w:t>nature</w:t>
        </w:r>
        <w:r>
          <w:rPr>
            <w:spacing w:val="-10"/>
            <w:w w:val="95"/>
          </w:rPr>
          <w:t xml:space="preserve"> </w:t>
        </w:r>
        <w:r>
          <w:rPr>
            <w:w w:val="95"/>
          </w:rPr>
          <w:t>of</w:t>
        </w:r>
        <w:r>
          <w:rPr>
            <w:spacing w:val="-11"/>
            <w:w w:val="95"/>
          </w:rPr>
          <w:t xml:space="preserve"> </w:t>
        </w:r>
        <w:r>
          <w:rPr>
            <w:w w:val="95"/>
          </w:rPr>
          <w:t>mortgage</w:t>
        </w:r>
        <w:r>
          <w:rPr>
            <w:spacing w:val="-10"/>
            <w:w w:val="95"/>
          </w:rPr>
          <w:t xml:space="preserve"> </w:t>
        </w:r>
        <w:r>
          <w:rPr>
            <w:w w:val="95"/>
          </w:rPr>
          <w:t>payments</w:t>
        </w:r>
        <w:r>
          <w:rPr>
            <w:spacing w:val="-11"/>
            <w:w w:val="95"/>
          </w:rPr>
          <w:t xml:space="preserve"> </w:t>
        </w:r>
        <w:r>
          <w:rPr>
            <w:w w:val="95"/>
          </w:rPr>
          <w:t>has</w:t>
        </w:r>
        <w:r>
          <w:rPr>
            <w:spacing w:val="-10"/>
            <w:w w:val="95"/>
          </w:rPr>
          <w:t xml:space="preserve"> </w:t>
        </w:r>
        <w:r>
          <w:rPr>
            <w:w w:val="95"/>
          </w:rPr>
          <w:t>another</w:t>
        </w:r>
        <w:r>
          <w:rPr>
            <w:spacing w:val="-11"/>
            <w:w w:val="95"/>
          </w:rPr>
          <w:t xml:space="preserve"> </w:t>
        </w:r>
        <w:r>
          <w:rPr>
            <w:w w:val="95"/>
          </w:rPr>
          <w:t>important</w:t>
        </w:r>
        <w:r>
          <w:rPr>
            <w:spacing w:val="-55"/>
            <w:w w:val="95"/>
          </w:rPr>
          <w:t xml:space="preserve"> </w:t>
        </w:r>
        <w:r>
          <w:rPr>
            <w:w w:val="95"/>
          </w:rPr>
          <w:t>effect:</w:t>
        </w:r>
        <w:r>
          <w:rPr>
            <w:spacing w:val="43"/>
            <w:w w:val="95"/>
          </w:rPr>
          <w:t xml:space="preserve"> </w:t>
        </w:r>
        <w:r>
          <w:rPr>
            <w:w w:val="95"/>
          </w:rPr>
          <w:t>since</w:t>
        </w:r>
        <w:r>
          <w:rPr>
            <w:spacing w:val="15"/>
            <w:w w:val="95"/>
          </w:rPr>
          <w:t xml:space="preserve"> </w:t>
        </w:r>
        <w:r>
          <w:rPr>
            <w:w w:val="95"/>
          </w:rPr>
          <w:t>the</w:t>
        </w:r>
        <w:r>
          <w:rPr>
            <w:spacing w:val="15"/>
            <w:w w:val="95"/>
          </w:rPr>
          <w:t xml:space="preserve"> </w:t>
        </w:r>
        <w:r>
          <w:rPr>
            <w:w w:val="95"/>
          </w:rPr>
          <w:t>household</w:t>
        </w:r>
        <w:r>
          <w:rPr>
            <w:spacing w:val="16"/>
            <w:w w:val="95"/>
          </w:rPr>
          <w:t xml:space="preserve"> </w:t>
        </w:r>
        <w:r>
          <w:rPr>
            <w:w w:val="95"/>
          </w:rPr>
          <w:t>must</w:t>
        </w:r>
        <w:r>
          <w:rPr>
            <w:spacing w:val="16"/>
            <w:w w:val="95"/>
          </w:rPr>
          <w:t xml:space="preserve"> </w:t>
        </w:r>
        <w:r>
          <w:rPr>
            <w:w w:val="95"/>
          </w:rPr>
          <w:t>be</w:t>
        </w:r>
        <w:r>
          <w:rPr>
            <w:spacing w:val="15"/>
            <w:w w:val="95"/>
          </w:rPr>
          <w:t xml:space="preserve"> </w:t>
        </w:r>
        <w:r>
          <w:rPr>
            <w:w w:val="95"/>
          </w:rPr>
          <w:t>sure</w:t>
        </w:r>
        <w:r>
          <w:rPr>
            <w:spacing w:val="15"/>
            <w:w w:val="95"/>
          </w:rPr>
          <w:t xml:space="preserve"> </w:t>
        </w:r>
        <w:r>
          <w:rPr>
            <w:w w:val="95"/>
          </w:rPr>
          <w:t>to</w:t>
        </w:r>
        <w:r>
          <w:rPr>
            <w:spacing w:val="16"/>
            <w:w w:val="95"/>
          </w:rPr>
          <w:t xml:space="preserve"> </w:t>
        </w:r>
        <w:r>
          <w:rPr>
            <w:w w:val="95"/>
          </w:rPr>
          <w:t>have</w:t>
        </w:r>
        <w:r>
          <w:rPr>
            <w:spacing w:val="16"/>
            <w:w w:val="95"/>
          </w:rPr>
          <w:t xml:space="preserve"> </w:t>
        </w:r>
        <w:r>
          <w:rPr>
            <w:w w:val="95"/>
          </w:rPr>
          <w:t>sufficient</w:t>
        </w:r>
        <w:r>
          <w:rPr>
            <w:spacing w:val="14"/>
            <w:w w:val="95"/>
          </w:rPr>
          <w:t xml:space="preserve"> </w:t>
        </w:r>
        <w:r>
          <w:rPr>
            <w:w w:val="95"/>
          </w:rPr>
          <w:t>resources</w:t>
        </w:r>
        <w:r>
          <w:rPr>
            <w:spacing w:val="16"/>
            <w:w w:val="95"/>
          </w:rPr>
          <w:t xml:space="preserve"> </w:t>
        </w:r>
        <w:r>
          <w:rPr>
            <w:w w:val="95"/>
          </w:rPr>
          <w:t>in</w:t>
        </w:r>
        <w:r>
          <w:rPr>
            <w:spacing w:val="16"/>
            <w:w w:val="95"/>
          </w:rPr>
          <w:t xml:space="preserve"> </w:t>
        </w:r>
        <w:r>
          <w:rPr>
            <w:w w:val="95"/>
          </w:rPr>
          <w:t>the</w:t>
        </w:r>
        <w:r>
          <w:rPr>
            <w:spacing w:val="15"/>
            <w:w w:val="95"/>
          </w:rPr>
          <w:t xml:space="preserve"> </w:t>
        </w:r>
        <w:r>
          <w:rPr>
            <w:w w:val="95"/>
          </w:rPr>
          <w:t>next</w:t>
        </w:r>
        <w:r>
          <w:rPr>
            <w:spacing w:val="15"/>
            <w:w w:val="95"/>
          </w:rPr>
          <w:t xml:space="preserve"> </w:t>
        </w:r>
        <w:r>
          <w:rPr>
            <w:w w:val="95"/>
          </w:rPr>
          <w:t>period</w:t>
        </w:r>
        <w:r>
          <w:rPr>
            <w:spacing w:val="-54"/>
            <w:w w:val="95"/>
          </w:rPr>
          <w:t xml:space="preserve"> </w:t>
        </w:r>
        <w:r>
          <w:rPr>
            <w:w w:val="95"/>
          </w:rPr>
          <w:t>to pay their mortgage and the cost of house maintenance, they might want to save more</w:t>
        </w:r>
        <w:r>
          <w:rPr>
            <w:spacing w:val="1"/>
            <w:w w:val="95"/>
          </w:rPr>
          <w:t xml:space="preserve"> </w:t>
        </w:r>
        <w:r>
          <w:t>of</w:t>
        </w:r>
        <w:r>
          <w:rPr>
            <w:spacing w:val="5"/>
          </w:rPr>
          <w:t xml:space="preserve"> </w:t>
        </w:r>
        <w:r>
          <w:t>their</w:t>
        </w:r>
        <w:r>
          <w:rPr>
            <w:spacing w:val="6"/>
          </w:rPr>
          <w:t xml:space="preserve"> </w:t>
        </w:r>
        <w:r>
          <w:t>resources</w:t>
        </w:r>
        <w:r>
          <w:rPr>
            <w:spacing w:val="5"/>
          </w:rPr>
          <w:t xml:space="preserve"> </w:t>
        </w:r>
        <w:r>
          <w:t>in</w:t>
        </w:r>
        <w:r>
          <w:rPr>
            <w:spacing w:val="5"/>
          </w:rPr>
          <w:t xml:space="preserve"> </w:t>
        </w:r>
        <w:r>
          <w:t>a</w:t>
        </w:r>
        <w:r>
          <w:rPr>
            <w:spacing w:val="6"/>
          </w:rPr>
          <w:t xml:space="preserve"> </w:t>
        </w:r>
        <w:r>
          <w:t>safe</w:t>
        </w:r>
        <w:r>
          <w:rPr>
            <w:spacing w:val="5"/>
          </w:rPr>
          <w:t xml:space="preserve"> </w:t>
        </w:r>
        <w:r>
          <w:t>account</w:t>
        </w:r>
        <w:r>
          <w:rPr>
            <w:spacing w:val="5"/>
          </w:rPr>
          <w:t xml:space="preserve"> </w:t>
        </w:r>
        <w:r>
          <w:t>rather</w:t>
        </w:r>
        <w:r>
          <w:rPr>
            <w:spacing w:val="5"/>
          </w:rPr>
          <w:t xml:space="preserve"> </w:t>
        </w:r>
        <w:r>
          <w:t>than</w:t>
        </w:r>
        <w:r>
          <w:rPr>
            <w:spacing w:val="6"/>
          </w:rPr>
          <w:t xml:space="preserve"> </w:t>
        </w:r>
        <w:r>
          <w:t>in</w:t>
        </w:r>
        <w:r>
          <w:rPr>
            <w:spacing w:val="5"/>
          </w:rPr>
          <w:t xml:space="preserve"> </w:t>
        </w:r>
        <w:r>
          <w:t>the</w:t>
        </w:r>
        <w:r>
          <w:rPr>
            <w:spacing w:val="5"/>
          </w:rPr>
          <w:t xml:space="preserve"> </w:t>
        </w:r>
        <w:r>
          <w:t>risky</w:t>
        </w:r>
        <w:r>
          <w:rPr>
            <w:spacing w:val="6"/>
          </w:rPr>
          <w:t xml:space="preserve"> </w:t>
        </w:r>
        <w:r>
          <w:t>stock</w:t>
        </w:r>
        <w:r>
          <w:rPr>
            <w:spacing w:val="5"/>
          </w:rPr>
          <w:t xml:space="preserve"> </w:t>
        </w:r>
        <w:r>
          <w:t>market.</w:t>
        </w:r>
      </w:ins>
    </w:p>
    <w:p w14:paraId="706FCB13" w14:textId="77777777" w:rsidR="0075328B" w:rsidRDefault="0075328B" w:rsidP="00843F4B">
      <w:pPr>
        <w:pStyle w:val="BodyText"/>
        <w:spacing w:before="2" w:line="290" w:lineRule="auto"/>
        <w:ind w:left="108" w:right="104" w:firstLine="234"/>
        <w:jc w:val="both"/>
        <w:rPr>
          <w:ins w:id="213" w:author="Lujan, Alan" w:date="2021-12-15T10:23:00Z"/>
        </w:rPr>
      </w:pPr>
      <w:ins w:id="214" w:author="Lujan, Alan" w:date="2021-12-15T10:23:00Z">
        <w:r>
          <w:rPr>
            <w:w w:val="95"/>
          </w:rPr>
          <w:t>Houses are also subject to price fluctuations that depend on local housing market</w:t>
        </w:r>
        <w:r>
          <w:rPr>
            <w:spacing w:val="1"/>
            <w:w w:val="95"/>
          </w:rPr>
          <w:t xml:space="preserve"> </w:t>
        </w:r>
        <w:r>
          <w:rPr>
            <w:w w:val="95"/>
          </w:rPr>
          <w:t>conditions as well as broader national trends, such as recessions and expansions.</w:t>
        </w:r>
        <w:r>
          <w:rPr>
            <w:spacing w:val="1"/>
            <w:w w:val="95"/>
          </w:rPr>
          <w:t xml:space="preserve"> </w:t>
        </w:r>
        <w:r>
          <w:rPr>
            <w:w w:val="95"/>
          </w:rPr>
          <w:t>The</w:t>
        </w:r>
        <w:r>
          <w:rPr>
            <w:spacing w:val="1"/>
            <w:w w:val="95"/>
          </w:rPr>
          <w:t xml:space="preserve"> </w:t>
        </w:r>
        <w:r>
          <w:rPr>
            <w:w w:val="95"/>
          </w:rPr>
          <w:t>uncertain sale price of your house, then, constitutes additional uncertainty in future net</w:t>
        </w:r>
        <w:r>
          <w:rPr>
            <w:spacing w:val="1"/>
            <w:w w:val="95"/>
          </w:rPr>
          <w:t xml:space="preserve"> </w:t>
        </w:r>
        <w:r>
          <w:rPr>
            <w:w w:val="95"/>
          </w:rPr>
          <w:t>worth and could thus have significant implications for portfolio decisions. One way to</w:t>
        </w:r>
        <w:r>
          <w:rPr>
            <w:spacing w:val="1"/>
            <w:w w:val="95"/>
          </w:rPr>
          <w:t xml:space="preserve"> </w:t>
        </w:r>
        <w:r>
          <w:rPr>
            <w:w w:val="95"/>
          </w:rPr>
          <w:t>think about this is to realize that the owner of a house has an implicit holding of a risky</w:t>
        </w:r>
        <w:r>
          <w:rPr>
            <w:spacing w:val="1"/>
            <w:w w:val="95"/>
          </w:rPr>
          <w:t xml:space="preserve"> </w:t>
        </w:r>
        <w:r>
          <w:rPr>
            <w:w w:val="95"/>
          </w:rPr>
          <w:t>asset,</w:t>
        </w:r>
        <w:r>
          <w:rPr>
            <w:spacing w:val="23"/>
            <w:w w:val="95"/>
          </w:rPr>
          <w:t xml:space="preserve"> </w:t>
        </w:r>
        <w:r>
          <w:rPr>
            <w:w w:val="95"/>
          </w:rPr>
          <w:t>which</w:t>
        </w:r>
        <w:r>
          <w:rPr>
            <w:spacing w:val="21"/>
            <w:w w:val="95"/>
          </w:rPr>
          <w:t xml:space="preserve"> </w:t>
        </w:r>
        <w:r>
          <w:rPr>
            <w:w w:val="95"/>
          </w:rPr>
          <w:t>should</w:t>
        </w:r>
        <w:r>
          <w:rPr>
            <w:spacing w:val="21"/>
            <w:w w:val="95"/>
          </w:rPr>
          <w:t xml:space="preserve"> </w:t>
        </w:r>
        <w:r>
          <w:rPr>
            <w:w w:val="95"/>
          </w:rPr>
          <w:t>motivate</w:t>
        </w:r>
        <w:r>
          <w:rPr>
            <w:spacing w:val="21"/>
            <w:w w:val="95"/>
          </w:rPr>
          <w:t xml:space="preserve"> </w:t>
        </w:r>
        <w:r>
          <w:rPr>
            <w:w w:val="95"/>
          </w:rPr>
          <w:t>them</w:t>
        </w:r>
        <w:r>
          <w:rPr>
            <w:spacing w:val="21"/>
            <w:w w:val="95"/>
          </w:rPr>
          <w:t xml:space="preserve"> </w:t>
        </w:r>
        <w:r>
          <w:rPr>
            <w:w w:val="95"/>
          </w:rPr>
          <w:t>to</w:t>
        </w:r>
        <w:r>
          <w:rPr>
            <w:spacing w:val="21"/>
            <w:w w:val="95"/>
          </w:rPr>
          <w:t xml:space="preserve"> </w:t>
        </w:r>
        <w:r>
          <w:rPr>
            <w:w w:val="95"/>
          </w:rPr>
          <w:t>want</w:t>
        </w:r>
        <w:r>
          <w:rPr>
            <w:spacing w:val="21"/>
            <w:w w:val="95"/>
          </w:rPr>
          <w:t xml:space="preserve"> </w:t>
        </w:r>
        <w:r>
          <w:rPr>
            <w:w w:val="95"/>
          </w:rPr>
          <w:t>to</w:t>
        </w:r>
        <w:r>
          <w:rPr>
            <w:spacing w:val="21"/>
            <w:w w:val="95"/>
          </w:rPr>
          <w:t xml:space="preserve"> </w:t>
        </w:r>
        <w:r>
          <w:rPr>
            <w:w w:val="95"/>
          </w:rPr>
          <w:t>reduce</w:t>
        </w:r>
        <w:r>
          <w:rPr>
            <w:spacing w:val="21"/>
            <w:w w:val="95"/>
          </w:rPr>
          <w:t xml:space="preserve"> </w:t>
        </w:r>
        <w:r>
          <w:rPr>
            <w:w w:val="95"/>
          </w:rPr>
          <w:t>their</w:t>
        </w:r>
        <w:r>
          <w:rPr>
            <w:spacing w:val="21"/>
            <w:w w:val="95"/>
          </w:rPr>
          <w:t xml:space="preserve"> </w:t>
        </w:r>
        <w:r>
          <w:rPr>
            <w:w w:val="95"/>
          </w:rPr>
          <w:t>exposure</w:t>
        </w:r>
        <w:r>
          <w:rPr>
            <w:spacing w:val="21"/>
            <w:w w:val="95"/>
          </w:rPr>
          <w:t xml:space="preserve"> </w:t>
        </w:r>
        <w:r>
          <w:rPr>
            <w:w w:val="95"/>
          </w:rPr>
          <w:t>to</w:t>
        </w:r>
        <w:r>
          <w:rPr>
            <w:spacing w:val="21"/>
            <w:w w:val="95"/>
          </w:rPr>
          <w:t xml:space="preserve"> </w:t>
        </w:r>
        <w:r>
          <w:rPr>
            <w:w w:val="95"/>
          </w:rPr>
          <w:t>additional</w:t>
        </w:r>
        <w:r>
          <w:rPr>
            <w:spacing w:val="21"/>
            <w:w w:val="95"/>
          </w:rPr>
          <w:t xml:space="preserve"> </w:t>
        </w:r>
        <w:r>
          <w:rPr>
            <w:w w:val="95"/>
          </w:rPr>
          <w:t>risk</w:t>
        </w:r>
        <w:r>
          <w:rPr>
            <w:spacing w:val="-54"/>
            <w:w w:val="95"/>
          </w:rPr>
          <w:t xml:space="preserve"> </w:t>
        </w:r>
        <w:r>
          <w:t>in</w:t>
        </w:r>
        <w:r>
          <w:rPr>
            <w:spacing w:val="14"/>
          </w:rPr>
          <w:t xml:space="preserve"> </w:t>
        </w:r>
        <w:r>
          <w:t>another</w:t>
        </w:r>
        <w:r>
          <w:rPr>
            <w:spacing w:val="15"/>
          </w:rPr>
          <w:t xml:space="preserve"> </w:t>
        </w:r>
        <w:r>
          <w:t>risky</w:t>
        </w:r>
        <w:r>
          <w:rPr>
            <w:spacing w:val="15"/>
          </w:rPr>
          <w:t xml:space="preserve"> </w:t>
        </w:r>
        <w:r>
          <w:t>asset,</w:t>
        </w:r>
        <w:r>
          <w:rPr>
            <w:spacing w:val="15"/>
          </w:rPr>
          <w:t xml:space="preserve"> </w:t>
        </w:r>
        <w:r>
          <w:t>the</w:t>
        </w:r>
        <w:r>
          <w:rPr>
            <w:spacing w:val="15"/>
          </w:rPr>
          <w:t xml:space="preserve"> </w:t>
        </w:r>
        <w:r>
          <w:t>stock</w:t>
        </w:r>
        <w:r>
          <w:rPr>
            <w:spacing w:val="15"/>
          </w:rPr>
          <w:t xml:space="preserve"> </w:t>
        </w:r>
        <w:r>
          <w:t>market.</w:t>
        </w:r>
      </w:ins>
    </w:p>
    <w:p w14:paraId="0CA328E2" w14:textId="27701D95" w:rsidR="00000000" w:rsidRDefault="00583928">
      <w:pPr>
        <w:rPr>
          <w:del w:id="215" w:author="Lujan, Alan" w:date="2021-12-15T10:23:00Z"/>
          <w:rFonts w:cs="Arial"/>
          <w:lang w:val="en-US"/>
          <w:rPrChange w:id="216" w:author="Lujan, Alan" w:date="2021-12-15T10:23:00Z">
            <w:rPr>
              <w:del w:id="217" w:author="Lujan, Alan" w:date="2021-12-15T10:23:00Z"/>
              <w:rFonts w:cs="Arial"/>
            </w:rPr>
          </w:rPrChange>
        </w:rPr>
        <w:sectPr w:rsidR="00000000" w:rsidSect="00936926">
          <w:type w:val="continuous"/>
          <w:pgSz w:w="11906" w:h="16838"/>
          <w:pgMar w:top="1560" w:right="1417" w:bottom="1417" w:left="1417" w:header="708" w:footer="708" w:gutter="0"/>
          <w:cols w:space="708"/>
          <w:docGrid w:linePitch="360"/>
        </w:sectPr>
      </w:pPr>
    </w:p>
    <w:p w14:paraId="6A640C17" w14:textId="132BA5BD" w:rsidR="008730FD" w:rsidRPr="000719D9" w:rsidDel="0075328B" w:rsidRDefault="008730FD">
      <w:pPr>
        <w:rPr>
          <w:del w:id="218" w:author="Lujan, Alan" w:date="2021-12-15T10:23:00Z"/>
          <w:rFonts w:cs="Arial"/>
        </w:rPr>
        <w:sectPr w:rsidR="008730FD" w:rsidRPr="000719D9" w:rsidDel="0075328B" w:rsidSect="00936926">
          <w:type w:val="continuous"/>
          <w:pgSz w:w="11906" w:h="16838"/>
          <w:pgMar w:top="1560" w:right="1417" w:bottom="1417" w:left="1417" w:header="708" w:footer="708" w:gutter="0"/>
          <w:cols w:space="709"/>
          <w:docGrid w:linePitch="360"/>
        </w:sectPr>
      </w:pPr>
    </w:p>
    <w:p w14:paraId="1B30ABB8" w14:textId="0C81F784" w:rsidR="008F7DDC" w:rsidRPr="000719D9" w:rsidDel="0075328B" w:rsidRDefault="008F7DDC">
      <w:pPr>
        <w:rPr>
          <w:del w:id="219" w:author="Lujan, Alan" w:date="2021-12-15T10:23:00Z"/>
          <w:rFonts w:cs="Arial"/>
        </w:rPr>
      </w:pPr>
    </w:p>
    <w:p w14:paraId="353871C2" w14:textId="71012ABD" w:rsidR="00096F29" w:rsidDel="0075328B" w:rsidRDefault="00096F29">
      <w:pPr>
        <w:rPr>
          <w:del w:id="220" w:author="Lujan, Alan" w:date="2021-12-15T10:23:00Z"/>
          <w:rFonts w:eastAsia="Arial" w:cs="Arial"/>
          <w:sz w:val="18"/>
          <w:szCs w:val="18"/>
        </w:rPr>
      </w:pPr>
    </w:p>
    <w:p w14:paraId="5170F6FE" w14:textId="068196B9" w:rsidR="00A208E8" w:rsidRPr="002E2534" w:rsidDel="0075328B" w:rsidRDefault="00A208E8">
      <w:pPr>
        <w:rPr>
          <w:del w:id="221" w:author="Lujan, Alan" w:date="2021-12-15T10:23:00Z"/>
          <w:rFonts w:eastAsia="Arial" w:cs="Arial"/>
          <w:sz w:val="18"/>
          <w:szCs w:val="18"/>
        </w:rPr>
        <w:pPrChange w:id="222" w:author="Lujan, Alan" w:date="2021-12-15T10:49:00Z">
          <w:pPr>
            <w:jc w:val="left"/>
          </w:pPr>
        </w:pPrChange>
      </w:pPr>
      <w:del w:id="223" w:author="Lujan, Alan" w:date="2021-12-15T10:23:00Z">
        <w:r w:rsidRPr="002E2534" w:rsidDel="0075328B">
          <w:rPr>
            <w:rFonts w:eastAsia="Arial" w:cs="Arial"/>
            <w:b/>
            <w:sz w:val="18"/>
            <w:szCs w:val="18"/>
          </w:rPr>
          <w:delText>Figure 1</w:delText>
        </w:r>
        <w:r w:rsidRPr="002E2534" w:rsidDel="0075328B">
          <w:rPr>
            <w:rFonts w:eastAsia="Arial" w:cs="Arial"/>
            <w:sz w:val="18"/>
            <w:szCs w:val="18"/>
          </w:rPr>
          <w:delText xml:space="preserve">: </w:delText>
        </w:r>
        <w:r w:rsidR="00024040" w:rsidDel="0075328B">
          <w:rPr>
            <w:rFonts w:eastAsia="Arial" w:cs="Arial"/>
            <w:sz w:val="18"/>
            <w:szCs w:val="18"/>
          </w:rPr>
          <w:delText>Title of Figure</w:delText>
        </w:r>
      </w:del>
    </w:p>
    <w:p w14:paraId="75C04E1B" w14:textId="347FFBEB" w:rsidR="00096F29" w:rsidRPr="00024040" w:rsidDel="0075328B" w:rsidRDefault="00024040">
      <w:pPr>
        <w:rPr>
          <w:del w:id="224" w:author="Lujan, Alan" w:date="2021-12-15T10:23:00Z"/>
          <w:rFonts w:eastAsia="Arial" w:cs="Arial"/>
          <w:sz w:val="18"/>
          <w:szCs w:val="18"/>
        </w:rPr>
      </w:pPr>
      <w:del w:id="225" w:author="Lujan, Alan" w:date="2021-12-15T10:23:00Z">
        <w:r w:rsidDel="0075328B">
          <w:rPr>
            <w:rFonts w:eastAsia="Arial" w:cs="Arial"/>
            <w:noProof/>
            <w:sz w:val="18"/>
            <w:szCs w:val="18"/>
            <w:lang w:val="nl-NL" w:eastAsia="nl-NL"/>
          </w:rPr>
          <w:drawing>
            <wp:inline distT="0" distB="0" distL="0" distR="0" wp14:anchorId="428218A5" wp14:editId="29ADA994">
              <wp:extent cx="5651500" cy="37801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500" cy="3780155"/>
                      </a:xfrm>
                      <a:prstGeom prst="rect">
                        <a:avLst/>
                      </a:prstGeom>
                      <a:noFill/>
                    </pic:spPr>
                  </pic:pic>
                </a:graphicData>
              </a:graphic>
            </wp:inline>
          </w:drawing>
        </w:r>
      </w:del>
    </w:p>
    <w:p w14:paraId="6D8147DC" w14:textId="64D297A7" w:rsidR="00096F29" w:rsidDel="0075328B" w:rsidRDefault="00024040">
      <w:pPr>
        <w:ind w:left="851" w:hanging="143"/>
        <w:rPr>
          <w:del w:id="226" w:author="Lujan, Alan" w:date="2021-12-15T10:23:00Z"/>
          <w:rFonts w:eastAsia="Arial" w:cs="Arial"/>
          <w:sz w:val="18"/>
          <w:szCs w:val="18"/>
        </w:rPr>
      </w:pPr>
      <w:del w:id="227" w:author="Lujan, Alan" w:date="2021-12-15T10:23:00Z">
        <w:r w:rsidRPr="00CB771C" w:rsidDel="0075328B">
          <w:rPr>
            <w:rFonts w:eastAsia="Arial" w:cs="Arial"/>
            <w:i/>
            <w:sz w:val="18"/>
            <w:szCs w:val="18"/>
          </w:rPr>
          <w:delText>Note</w:delText>
        </w:r>
        <w:r w:rsidDel="0075328B">
          <w:rPr>
            <w:rFonts w:eastAsia="Arial" w:cs="Arial"/>
            <w:sz w:val="18"/>
            <w:szCs w:val="18"/>
          </w:rPr>
          <w:delText>: Text text text text</w:delText>
        </w:r>
      </w:del>
    </w:p>
    <w:p w14:paraId="13AEAC0D" w14:textId="77777777" w:rsidR="00096F29" w:rsidRDefault="00096F29" w:rsidP="00843F4B">
      <w:pPr>
        <w:rPr>
          <w:rFonts w:eastAsia="Arial" w:cs="Arial"/>
          <w:sz w:val="18"/>
          <w:szCs w:val="18"/>
        </w:rPr>
      </w:pPr>
    </w:p>
    <w:p w14:paraId="2F0B1C35" w14:textId="77777777" w:rsidR="00096F29" w:rsidRDefault="00096F29" w:rsidP="00843F4B">
      <w:pPr>
        <w:rPr>
          <w:rFonts w:eastAsia="Arial" w:cs="Arial"/>
          <w:sz w:val="18"/>
          <w:szCs w:val="18"/>
        </w:rPr>
      </w:pPr>
    </w:p>
    <w:p w14:paraId="5845DA8B" w14:textId="77777777" w:rsidR="00096F29" w:rsidRDefault="00096F29" w:rsidP="00843F4B">
      <w:pPr>
        <w:rPr>
          <w:rFonts w:eastAsia="Arial" w:cs="Arial"/>
          <w:sz w:val="18"/>
          <w:szCs w:val="18"/>
        </w:rPr>
      </w:pPr>
    </w:p>
    <w:p w14:paraId="0ADDF6AB" w14:textId="77777777" w:rsidR="00096F29" w:rsidRDefault="00096F29" w:rsidP="00843F4B">
      <w:pPr>
        <w:rPr>
          <w:rFonts w:eastAsia="Arial" w:cs="Arial"/>
          <w:sz w:val="18"/>
          <w:szCs w:val="18"/>
        </w:rPr>
      </w:pPr>
    </w:p>
    <w:p w14:paraId="41B5D13D" w14:textId="6A8769D3" w:rsidR="00096F29" w:rsidRDefault="007D63A9" w:rsidP="00843F4B">
      <w:pPr>
        <w:rPr>
          <w:rFonts w:eastAsia="Arial" w:cs="Arial"/>
          <w:sz w:val="18"/>
          <w:szCs w:val="18"/>
        </w:rPr>
      </w:pPr>
      <w:r w:rsidRPr="000719D9">
        <w:rPr>
          <w:rFonts w:cs="Arial"/>
          <w:noProof/>
          <w:sz w:val="36"/>
          <w:szCs w:val="36"/>
          <w:lang w:val="nl-NL" w:eastAsia="nl-NL"/>
        </w:rPr>
        <mc:AlternateContent>
          <mc:Choice Requires="wps">
            <w:drawing>
              <wp:anchor distT="0" distB="0" distL="114300" distR="114300" simplePos="0" relativeHeight="251718656" behindDoc="0" locked="0" layoutInCell="1" allowOverlap="1" wp14:anchorId="34FC264C" wp14:editId="18D0E52E">
                <wp:simplePos x="0" y="0"/>
                <wp:positionH relativeFrom="page">
                  <wp:align>left</wp:align>
                </wp:positionH>
                <wp:positionV relativeFrom="paragraph">
                  <wp:posOffset>1905</wp:posOffset>
                </wp:positionV>
                <wp:extent cx="3602990" cy="659765"/>
                <wp:effectExtent l="0" t="0" r="16510" b="26035"/>
                <wp:wrapNone/>
                <wp:docPr id="15" name="Rectangle 15"/>
                <wp:cNvGraphicFramePr/>
                <a:graphic xmlns:a="http://schemas.openxmlformats.org/drawingml/2006/main">
                  <a:graphicData uri="http://schemas.microsoft.com/office/word/2010/wordprocessingShape">
                    <wps:wsp>
                      <wps:cNvSpPr/>
                      <wps:spPr>
                        <a:xfrm>
                          <a:off x="0" y="0"/>
                          <a:ext cx="3602990" cy="65976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472BBC" w14:textId="77777777" w:rsidR="00252155" w:rsidRPr="00146BDF" w:rsidRDefault="00252155">
                            <w:pPr>
                              <w:pStyle w:val="ListParagraph"/>
                              <w:numPr>
                                <w:ilvl w:val="0"/>
                                <w:numId w:val="16"/>
                              </w:numPr>
                              <w:tabs>
                                <w:tab w:val="left" w:pos="1276"/>
                              </w:tabs>
                              <w:rPr>
                                <w:rFonts w:cs="Arial"/>
                                <w:b/>
                                <w:sz w:val="36"/>
                              </w:rPr>
                              <w:pPrChange w:id="228" w:author="Lujan, Alan" w:date="2021-12-15T10:24:00Z">
                                <w:pPr>
                                  <w:pStyle w:val="ListParagraph"/>
                                  <w:numPr>
                                    <w:numId w:val="16"/>
                                  </w:numPr>
                                  <w:tabs>
                                    <w:tab w:val="left" w:pos="1276"/>
                                  </w:tabs>
                                  <w:ind w:left="1134" w:hanging="360"/>
                                </w:pPr>
                              </w:pPrChange>
                            </w:pPr>
                            <w:r w:rsidRPr="00146BDF">
                              <w:rPr>
                                <w:rFonts w:cs="Arial"/>
                                <w:b/>
                                <w:sz w:val="36"/>
                              </w:rPr>
                              <w:t xml:space="preserve">Methodology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C264C" id="Rectangle 15" o:spid="_x0000_s1031" style="position:absolute;left:0;text-align:left;margin-left:0;margin-top:.15pt;width:283.7pt;height:51.95pt;z-index:251718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" fillcolor="#538135 [2409]" strokecolor="#538135 [2409]" strokeweight="1pt">
                <v:textbox>
                  <w:txbxContent>
                    <w:p w14:paraId="0D472BBC" w14:textId="77777777" w:rsidR="00252155" w:rsidRPr="00146BDF" w:rsidRDefault="00252155">
                      <w:pPr>
                        <w:pStyle w:val="ListParagraph"/>
                        <w:numPr>
                          <w:ilvl w:val="0"/>
                          <w:numId w:val="16"/>
                        </w:numPr>
                        <w:tabs>
                          <w:tab w:val="left" w:pos="1276"/>
                        </w:tabs>
                        <w:rPr>
                          <w:rFonts w:cs="Arial"/>
                          <w:b/>
                          <w:sz w:val="36"/>
                        </w:rPr>
                        <w:pPrChange w:id="229" w:author="Lujan, Alan" w:date="2021-12-15T10:24:00Z">
                          <w:pPr>
                            <w:pStyle w:val="ListParagraph"/>
                            <w:numPr>
                              <w:numId w:val="16"/>
                            </w:numPr>
                            <w:tabs>
                              <w:tab w:val="left" w:pos="1276"/>
                            </w:tabs>
                            <w:ind w:left="1134" w:hanging="360"/>
                          </w:pPr>
                        </w:pPrChange>
                      </w:pPr>
                      <w:r w:rsidRPr="00146BDF">
                        <w:rPr>
                          <w:rFonts w:cs="Arial"/>
                          <w:b/>
                          <w:sz w:val="36"/>
                        </w:rPr>
                        <w:t xml:space="preserve">Methodology </w:t>
                      </w:r>
                    </w:p>
                  </w:txbxContent>
                </v:textbox>
                <w10:wrap anchorx="page"/>
              </v:rect>
            </w:pict>
          </mc:Fallback>
        </mc:AlternateContent>
      </w:r>
    </w:p>
    <w:p w14:paraId="7728DDF5" w14:textId="77777777" w:rsidR="00096F29" w:rsidRDefault="00096F29" w:rsidP="00843F4B">
      <w:pPr>
        <w:rPr>
          <w:rFonts w:eastAsia="Arial" w:cs="Arial"/>
          <w:sz w:val="18"/>
          <w:szCs w:val="18"/>
        </w:rPr>
      </w:pPr>
    </w:p>
    <w:p w14:paraId="75D8072C" w14:textId="77777777" w:rsidR="00096F29" w:rsidRDefault="00096F29" w:rsidP="00843F4B">
      <w:pPr>
        <w:rPr>
          <w:rFonts w:eastAsia="Arial" w:cs="Arial"/>
          <w:sz w:val="18"/>
          <w:szCs w:val="18"/>
        </w:rPr>
      </w:pPr>
    </w:p>
    <w:p w14:paraId="7B9816E5" w14:textId="77777777" w:rsidR="00096F29" w:rsidRDefault="00096F29" w:rsidP="00843F4B">
      <w:pPr>
        <w:rPr>
          <w:rFonts w:eastAsia="Arial" w:cs="Arial"/>
          <w:sz w:val="18"/>
          <w:szCs w:val="18"/>
        </w:rPr>
      </w:pPr>
    </w:p>
    <w:p w14:paraId="14B34F66" w14:textId="77777777" w:rsidR="00096F29" w:rsidRDefault="00096F29" w:rsidP="00843F4B">
      <w:pPr>
        <w:rPr>
          <w:rFonts w:eastAsia="Arial" w:cs="Arial"/>
          <w:sz w:val="18"/>
          <w:szCs w:val="18"/>
        </w:rPr>
      </w:pPr>
    </w:p>
    <w:p w14:paraId="3DF9A770" w14:textId="77777777" w:rsidR="00096F29" w:rsidRDefault="00096F29" w:rsidP="00843F4B">
      <w:pPr>
        <w:rPr>
          <w:rFonts w:eastAsia="Arial" w:cs="Arial"/>
          <w:sz w:val="18"/>
          <w:szCs w:val="18"/>
        </w:rPr>
      </w:pPr>
    </w:p>
    <w:p w14:paraId="2D99540C" w14:textId="77777777" w:rsidR="00096F29" w:rsidRDefault="00096F29" w:rsidP="00843F4B">
      <w:pPr>
        <w:rPr>
          <w:rFonts w:eastAsia="Arial" w:cs="Arial"/>
          <w:sz w:val="18"/>
          <w:szCs w:val="18"/>
        </w:rPr>
      </w:pPr>
    </w:p>
    <w:p w14:paraId="710F6E1A" w14:textId="77777777" w:rsidR="0075328B" w:rsidRDefault="0075328B" w:rsidP="00843F4B">
      <w:pPr>
        <w:pStyle w:val="BodyText"/>
        <w:spacing w:before="74" w:line="290" w:lineRule="auto"/>
        <w:ind w:left="108" w:right="107"/>
        <w:jc w:val="both"/>
        <w:rPr>
          <w:ins w:id="230" w:author="Lujan, Alan" w:date="2021-12-15T10:24:00Z"/>
        </w:rPr>
      </w:pPr>
      <w:ins w:id="231" w:author="Lujan, Alan" w:date="2021-12-15T10:24:00Z">
        <w:r>
          <w:t>The</w:t>
        </w:r>
        <w:r>
          <w:rPr>
            <w:spacing w:val="-4"/>
          </w:rPr>
          <w:t xml:space="preserve"> </w:t>
        </w:r>
        <w:r>
          <w:t>new</w:t>
        </w:r>
        <w:r>
          <w:rPr>
            <w:spacing w:val="-3"/>
          </w:rPr>
          <w:t xml:space="preserve"> </w:t>
        </w:r>
        <w:r>
          <w:t>model</w:t>
        </w:r>
        <w:r>
          <w:rPr>
            <w:spacing w:val="-3"/>
          </w:rPr>
          <w:t xml:space="preserve"> </w:t>
        </w:r>
        <w:r>
          <w:t>in</w:t>
        </w:r>
        <w:r>
          <w:rPr>
            <w:spacing w:val="-3"/>
          </w:rPr>
          <w:t xml:space="preserve"> </w:t>
        </w:r>
        <w:r>
          <w:t>our</w:t>
        </w:r>
        <w:r>
          <w:rPr>
            <w:spacing w:val="-3"/>
          </w:rPr>
          <w:t xml:space="preserve"> </w:t>
        </w:r>
        <w:r>
          <w:t>toolkit,</w:t>
        </w:r>
        <w:r>
          <w:rPr>
            <w:spacing w:val="-2"/>
          </w:rPr>
          <w:t xml:space="preserve"> </w:t>
        </w:r>
        <w:r>
          <w:t>which</w:t>
        </w:r>
        <w:r>
          <w:rPr>
            <w:spacing w:val="-3"/>
          </w:rPr>
          <w:t xml:space="preserve"> </w:t>
        </w:r>
        <w:r>
          <w:t>we</w:t>
        </w:r>
        <w:r>
          <w:rPr>
            <w:spacing w:val="-3"/>
          </w:rPr>
          <w:t xml:space="preserve"> </w:t>
        </w:r>
        <w:r>
          <w:t>call</w:t>
        </w:r>
        <w:r>
          <w:rPr>
            <w:spacing w:val="-4"/>
          </w:rPr>
          <w:t xml:space="preserve"> </w:t>
        </w:r>
        <w:proofErr w:type="spellStart"/>
        <w:r>
          <w:rPr>
            <w:rFonts w:ascii="Cambria"/>
          </w:rPr>
          <w:t>ConsPortfolioHousingModel</w:t>
        </w:r>
        <w:proofErr w:type="spellEnd"/>
        <w:r>
          <w:t>,</w:t>
        </w:r>
        <w:r>
          <w:rPr>
            <w:spacing w:val="-2"/>
          </w:rPr>
          <w:t xml:space="preserve"> </w:t>
        </w:r>
        <w:r>
          <w:t>is</w:t>
        </w:r>
        <w:r>
          <w:rPr>
            <w:spacing w:val="-3"/>
          </w:rPr>
          <w:t xml:space="preserve"> </w:t>
        </w:r>
        <w:r>
          <w:t>an</w:t>
        </w:r>
        <w:r>
          <w:rPr>
            <w:spacing w:val="-3"/>
          </w:rPr>
          <w:t xml:space="preserve"> </w:t>
        </w:r>
        <w:proofErr w:type="spellStart"/>
        <w:r>
          <w:t>exten</w:t>
        </w:r>
        <w:proofErr w:type="spellEnd"/>
        <w:r>
          <w:t>-</w:t>
        </w:r>
        <w:r>
          <w:rPr>
            <w:spacing w:val="-58"/>
          </w:rPr>
          <w:t xml:space="preserve"> </w:t>
        </w:r>
        <w:proofErr w:type="spellStart"/>
        <w:r>
          <w:t>sion</w:t>
        </w:r>
        <w:proofErr w:type="spellEnd"/>
        <w:r>
          <w:rPr>
            <w:spacing w:val="-7"/>
          </w:rPr>
          <w:t xml:space="preserve"> </w:t>
        </w:r>
        <w:r>
          <w:t>of</w:t>
        </w:r>
        <w:r>
          <w:rPr>
            <w:spacing w:val="-6"/>
          </w:rPr>
          <w:t xml:space="preserve"> </w:t>
        </w:r>
        <w:r>
          <w:t>the</w:t>
        </w:r>
        <w:r>
          <w:rPr>
            <w:spacing w:val="-6"/>
          </w:rPr>
          <w:t xml:space="preserve"> </w:t>
        </w:r>
        <w:r>
          <w:t>model</w:t>
        </w:r>
        <w:r>
          <w:rPr>
            <w:spacing w:val="-6"/>
          </w:rPr>
          <w:t xml:space="preserve"> </w:t>
        </w:r>
        <w:r>
          <w:t>we</w:t>
        </w:r>
        <w:r>
          <w:rPr>
            <w:spacing w:val="-6"/>
          </w:rPr>
          <w:t xml:space="preserve"> </w:t>
        </w:r>
        <w:r>
          <w:t>described</w:t>
        </w:r>
        <w:r>
          <w:rPr>
            <w:spacing w:val="-6"/>
          </w:rPr>
          <w:t xml:space="preserve"> </w:t>
        </w:r>
        <w:r>
          <w:t>in</w:t>
        </w:r>
        <w:r>
          <w:rPr>
            <w:spacing w:val="-6"/>
          </w:rPr>
          <w:t xml:space="preserve"> </w:t>
        </w:r>
        <w:r>
          <w:fldChar w:fldCharType="begin"/>
        </w:r>
        <w:r>
          <w:instrText xml:space="preserve"> HYPERLINK \l "_bookmark17" </w:instrText>
        </w:r>
        <w:r>
          <w:fldChar w:fldCharType="separate"/>
        </w:r>
        <w:r>
          <w:rPr>
            <w:color w:val="19174C"/>
          </w:rPr>
          <w:t>Carroll</w:t>
        </w:r>
        <w:r>
          <w:rPr>
            <w:color w:val="19174C"/>
            <w:spacing w:val="-6"/>
          </w:rPr>
          <w:t xml:space="preserve"> </w:t>
        </w:r>
        <w:r>
          <w:rPr>
            <w:color w:val="19174C"/>
            <w:spacing w:val="-6"/>
          </w:rPr>
          <w:fldChar w:fldCharType="end"/>
        </w:r>
        <w:r>
          <w:t>(</w:t>
        </w:r>
        <w:r>
          <w:fldChar w:fldCharType="begin"/>
        </w:r>
        <w:r>
          <w:instrText xml:space="preserve"> HYPERLINK \l "_bookmark17" </w:instrText>
        </w:r>
        <w:r>
          <w:fldChar w:fldCharType="separate"/>
        </w:r>
        <w:r>
          <w:rPr>
            <w:color w:val="19174C"/>
          </w:rPr>
          <w:t>2020</w:t>
        </w:r>
        <w:r>
          <w:rPr>
            <w:color w:val="19174C"/>
          </w:rPr>
          <w:fldChar w:fldCharType="end"/>
        </w:r>
        <w:r>
          <w:t>),</w:t>
        </w:r>
        <w:r>
          <w:rPr>
            <w:spacing w:val="-5"/>
          </w:rPr>
          <w:t xml:space="preserve"> </w:t>
        </w:r>
        <w:proofErr w:type="spellStart"/>
        <w:r>
          <w:rPr>
            <w:rFonts w:ascii="Cambria"/>
          </w:rPr>
          <w:t>ConsPortfolioModel</w:t>
        </w:r>
        <w:proofErr w:type="spellEnd"/>
        <w:r>
          <w:t>,</w:t>
        </w:r>
        <w:r>
          <w:rPr>
            <w:spacing w:val="-5"/>
          </w:rPr>
          <w:t xml:space="preserve"> </w:t>
        </w:r>
        <w:r>
          <w:t>with</w:t>
        </w:r>
        <w:r>
          <w:rPr>
            <w:spacing w:val="-7"/>
          </w:rPr>
          <w:t xml:space="preserve"> </w:t>
        </w:r>
        <w:r>
          <w:t>the</w:t>
        </w:r>
        <w:r>
          <w:rPr>
            <w:spacing w:val="-6"/>
          </w:rPr>
          <w:t xml:space="preserve"> </w:t>
        </w:r>
        <w:r>
          <w:t xml:space="preserve">added </w:t>
        </w:r>
        <w:r>
          <w:rPr>
            <w:w w:val="95"/>
          </w:rPr>
          <w:lastRenderedPageBreak/>
          <w:t>features of homeownership such as mortgage payments, house maintenance costs, and</w:t>
        </w:r>
        <w:r>
          <w:rPr>
            <w:spacing w:val="1"/>
            <w:w w:val="95"/>
          </w:rPr>
          <w:t xml:space="preserve"> </w:t>
        </w:r>
        <w:r>
          <w:t>housing</w:t>
        </w:r>
        <w:r>
          <w:rPr>
            <w:spacing w:val="14"/>
          </w:rPr>
          <w:t xml:space="preserve"> </w:t>
        </w:r>
        <w:r>
          <w:t>market</w:t>
        </w:r>
        <w:r>
          <w:rPr>
            <w:spacing w:val="15"/>
          </w:rPr>
          <w:t xml:space="preserve"> </w:t>
        </w:r>
        <w:r>
          <w:t>price</w:t>
        </w:r>
        <w:r>
          <w:rPr>
            <w:spacing w:val="16"/>
          </w:rPr>
          <w:t xml:space="preserve"> </w:t>
        </w:r>
        <w:r>
          <w:t>risk</w:t>
        </w:r>
        <w:r>
          <w:fldChar w:fldCharType="begin"/>
        </w:r>
        <w:r>
          <w:instrText xml:space="preserve"> HYPERLINK \l "_bookmark5" </w:instrText>
        </w:r>
        <w:r>
          <w:fldChar w:fldCharType="separate"/>
        </w:r>
        <w:r>
          <w:rPr>
            <w:color w:val="4C0000"/>
            <w:position w:val="9"/>
            <w:sz w:val="12"/>
          </w:rPr>
          <w:t>5</w:t>
        </w:r>
        <w:r>
          <w:rPr>
            <w:color w:val="4C0000"/>
            <w:position w:val="9"/>
            <w:sz w:val="12"/>
          </w:rPr>
          <w:fldChar w:fldCharType="end"/>
        </w:r>
        <w:r>
          <w:t>.</w:t>
        </w:r>
      </w:ins>
    </w:p>
    <w:p w14:paraId="77FFD952" w14:textId="77777777" w:rsidR="0075328B" w:rsidRDefault="0075328B">
      <w:pPr>
        <w:pStyle w:val="BodyText"/>
        <w:spacing w:before="10"/>
        <w:jc w:val="both"/>
        <w:rPr>
          <w:ins w:id="232" w:author="Lujan, Alan" w:date="2021-12-15T10:24:00Z"/>
          <w:sz w:val="30"/>
        </w:rPr>
        <w:pPrChange w:id="233" w:author="Lujan, Alan" w:date="2021-12-15T10:49:00Z">
          <w:pPr>
            <w:pStyle w:val="BodyText"/>
            <w:spacing w:before="10"/>
          </w:pPr>
        </w:pPrChange>
      </w:pPr>
    </w:p>
    <w:p w14:paraId="2D4124FD" w14:textId="028E4266" w:rsidR="0075328B" w:rsidRDefault="0075328B">
      <w:pPr>
        <w:pStyle w:val="Heading2"/>
        <w:numPr>
          <w:ilvl w:val="1"/>
          <w:numId w:val="37"/>
        </w:numPr>
        <w:tabs>
          <w:tab w:val="left" w:pos="594"/>
        </w:tabs>
        <w:spacing w:before="1"/>
        <w:jc w:val="both"/>
        <w:rPr>
          <w:ins w:id="234" w:author="Lujan, Alan" w:date="2021-12-15T10:24:00Z"/>
        </w:rPr>
        <w:pPrChange w:id="235" w:author="Lujan, Alan" w:date="2021-12-15T10:51:00Z">
          <w:pPr>
            <w:pStyle w:val="Heading2"/>
            <w:numPr>
              <w:ilvl w:val="1"/>
              <w:numId w:val="32"/>
            </w:numPr>
            <w:tabs>
              <w:tab w:val="left" w:pos="594"/>
            </w:tabs>
            <w:spacing w:before="1"/>
            <w:ind w:left="593" w:hanging="486"/>
          </w:pPr>
        </w:pPrChange>
      </w:pPr>
      <w:bookmarkStart w:id="236" w:name="Young_Households"/>
      <w:bookmarkEnd w:id="236"/>
      <w:ins w:id="237" w:author="Lujan, Alan" w:date="2021-12-15T10:24:00Z">
        <w:r>
          <w:rPr>
            <w:w w:val="90"/>
          </w:rPr>
          <w:t>Young</w:t>
        </w:r>
        <w:r>
          <w:rPr>
            <w:spacing w:val="38"/>
            <w:w w:val="90"/>
          </w:rPr>
          <w:t xml:space="preserve"> </w:t>
        </w:r>
        <w:r>
          <w:rPr>
            <w:w w:val="90"/>
          </w:rPr>
          <w:t>Households</w:t>
        </w:r>
      </w:ins>
    </w:p>
    <w:p w14:paraId="3734BDAD" w14:textId="77777777" w:rsidR="0075328B" w:rsidRDefault="0075328B" w:rsidP="00843F4B">
      <w:pPr>
        <w:pStyle w:val="BodyText"/>
        <w:spacing w:before="206" w:line="290" w:lineRule="auto"/>
        <w:ind w:left="108" w:right="104"/>
        <w:jc w:val="both"/>
        <w:rPr>
          <w:ins w:id="238" w:author="Lujan, Alan" w:date="2021-12-15T10:24:00Z"/>
        </w:rPr>
      </w:pPr>
      <w:ins w:id="239" w:author="Lujan, Alan" w:date="2021-12-15T10:24:00Z">
        <w:r>
          <w:rPr>
            <w:spacing w:val="-1"/>
          </w:rPr>
          <w:t>The</w:t>
        </w:r>
        <w:r>
          <w:rPr>
            <w:spacing w:val="10"/>
          </w:rPr>
          <w:t xml:space="preserve"> </w:t>
        </w:r>
        <w:r>
          <w:rPr>
            <w:spacing w:val="-1"/>
          </w:rPr>
          <w:t>first</w:t>
        </w:r>
        <w:r>
          <w:rPr>
            <w:spacing w:val="10"/>
          </w:rPr>
          <w:t xml:space="preserve"> </w:t>
        </w:r>
        <w:r>
          <w:rPr>
            <w:spacing w:val="-1"/>
          </w:rPr>
          <w:t>stage</w:t>
        </w:r>
        <w:r>
          <w:rPr>
            <w:spacing w:val="10"/>
          </w:rPr>
          <w:t xml:space="preserve"> </w:t>
        </w:r>
        <w:r>
          <w:rPr>
            <w:spacing w:val="-1"/>
          </w:rPr>
          <w:t>of</w:t>
        </w:r>
        <w:r>
          <w:rPr>
            <w:spacing w:val="11"/>
          </w:rPr>
          <w:t xml:space="preserve"> </w:t>
        </w:r>
        <w:r>
          <w:rPr>
            <w:spacing w:val="-1"/>
          </w:rPr>
          <w:t>the</w:t>
        </w:r>
        <w:r>
          <w:rPr>
            <w:spacing w:val="10"/>
          </w:rPr>
          <w:t xml:space="preserve"> </w:t>
        </w:r>
        <w:r>
          <w:rPr>
            <w:spacing w:val="-1"/>
          </w:rPr>
          <w:t>model</w:t>
        </w:r>
        <w:r>
          <w:rPr>
            <w:spacing w:val="10"/>
          </w:rPr>
          <w:t xml:space="preserve"> </w:t>
        </w:r>
        <w:r>
          <w:rPr>
            <w:spacing w:val="-1"/>
          </w:rPr>
          <w:t>consists</w:t>
        </w:r>
        <w:r>
          <w:rPr>
            <w:spacing w:val="10"/>
          </w:rPr>
          <w:t xml:space="preserve"> </w:t>
        </w:r>
        <w:r>
          <w:rPr>
            <w:spacing w:val="-1"/>
          </w:rPr>
          <w:t>of</w:t>
        </w:r>
        <w:r>
          <w:rPr>
            <w:spacing w:val="11"/>
          </w:rPr>
          <w:t xml:space="preserve"> </w:t>
        </w:r>
        <w:r>
          <w:rPr>
            <w:spacing w:val="-1"/>
          </w:rPr>
          <w:t>young</w:t>
        </w:r>
        <w:r>
          <w:rPr>
            <w:spacing w:val="10"/>
          </w:rPr>
          <w:t xml:space="preserve"> </w:t>
        </w:r>
        <w:r>
          <w:t>households</w:t>
        </w:r>
        <w:r>
          <w:rPr>
            <w:spacing w:val="10"/>
          </w:rPr>
          <w:t xml:space="preserve"> </w:t>
        </w:r>
        <w:r>
          <w:t>making</w:t>
        </w:r>
        <w:r>
          <w:rPr>
            <w:spacing w:val="10"/>
          </w:rPr>
          <w:t xml:space="preserve"> </w:t>
        </w:r>
        <w:r>
          <w:t>a</w:t>
        </w:r>
        <w:r>
          <w:rPr>
            <w:spacing w:val="11"/>
          </w:rPr>
          <w:t xml:space="preserve"> </w:t>
        </w:r>
        <w:r>
          <w:t>decision</w:t>
        </w:r>
        <w:r>
          <w:rPr>
            <w:spacing w:val="10"/>
          </w:rPr>
          <w:t xml:space="preserve"> </w:t>
        </w:r>
        <w:r>
          <w:t>to</w:t>
        </w:r>
        <w:r>
          <w:rPr>
            <w:spacing w:val="10"/>
          </w:rPr>
          <w:t xml:space="preserve"> </w:t>
        </w:r>
        <w:r>
          <w:t>buy</w:t>
        </w:r>
        <w:r>
          <w:rPr>
            <w:spacing w:val="-57"/>
          </w:rPr>
          <w:t xml:space="preserve"> </w:t>
        </w:r>
        <w:r>
          <w:t>a house of fixed size.</w:t>
        </w:r>
        <w:r>
          <w:rPr>
            <w:spacing w:val="1"/>
          </w:rPr>
          <w:t xml:space="preserve"> </w:t>
        </w:r>
        <w:r>
          <w:t>Importantly, young households have little to no assets and</w:t>
        </w:r>
        <w:r>
          <w:rPr>
            <w:spacing w:val="1"/>
          </w:rPr>
          <w:t xml:space="preserve"> </w:t>
        </w:r>
        <w:r>
          <w:t>have recently joined the labor market, which means their income is also relatively</w:t>
        </w:r>
        <w:r>
          <w:rPr>
            <w:spacing w:val="1"/>
          </w:rPr>
          <w:t xml:space="preserve"> </w:t>
        </w:r>
        <w:r>
          <w:rPr>
            <w:spacing w:val="-1"/>
          </w:rPr>
          <w:t>small.</w:t>
        </w:r>
        <w:r>
          <w:rPr>
            <w:spacing w:val="12"/>
          </w:rPr>
          <w:t xml:space="preserve"> </w:t>
        </w:r>
        <w:r>
          <w:rPr>
            <w:spacing w:val="-1"/>
          </w:rPr>
          <w:t>In</w:t>
        </w:r>
        <w:r>
          <w:rPr>
            <w:spacing w:val="11"/>
          </w:rPr>
          <w:t xml:space="preserve"> </w:t>
        </w:r>
        <w:r>
          <w:rPr>
            <w:spacing w:val="-1"/>
          </w:rPr>
          <w:t>order</w:t>
        </w:r>
        <w:r>
          <w:rPr>
            <w:spacing w:val="12"/>
          </w:rPr>
          <w:t xml:space="preserve"> </w:t>
        </w:r>
        <w:r>
          <w:rPr>
            <w:spacing w:val="-1"/>
          </w:rPr>
          <w:t>to</w:t>
        </w:r>
        <w:r>
          <w:rPr>
            <w:spacing w:val="11"/>
          </w:rPr>
          <w:t xml:space="preserve"> </w:t>
        </w:r>
        <w:r>
          <w:t>finance</w:t>
        </w:r>
        <w:r>
          <w:rPr>
            <w:spacing w:val="11"/>
          </w:rPr>
          <w:t xml:space="preserve"> </w:t>
        </w:r>
        <w:r>
          <w:t>a</w:t>
        </w:r>
        <w:r>
          <w:rPr>
            <w:spacing w:val="11"/>
          </w:rPr>
          <w:t xml:space="preserve"> </w:t>
        </w:r>
        <w:r>
          <w:t>home,</w:t>
        </w:r>
        <w:r>
          <w:rPr>
            <w:spacing w:val="17"/>
          </w:rPr>
          <w:t xml:space="preserve"> </w:t>
        </w:r>
        <w:r>
          <w:t>then,</w:t>
        </w:r>
        <w:r>
          <w:rPr>
            <w:spacing w:val="16"/>
          </w:rPr>
          <w:t xml:space="preserve"> </w:t>
        </w:r>
        <w:r>
          <w:t>young</w:t>
        </w:r>
        <w:r>
          <w:rPr>
            <w:spacing w:val="12"/>
          </w:rPr>
          <w:t xml:space="preserve"> </w:t>
        </w:r>
        <w:r>
          <w:t>households</w:t>
        </w:r>
        <w:r>
          <w:rPr>
            <w:spacing w:val="11"/>
          </w:rPr>
          <w:t xml:space="preserve"> </w:t>
        </w:r>
        <w:r>
          <w:t>must</w:t>
        </w:r>
        <w:r>
          <w:rPr>
            <w:spacing w:val="11"/>
          </w:rPr>
          <w:t xml:space="preserve"> </w:t>
        </w:r>
        <w:r>
          <w:t>choose</w:t>
        </w:r>
        <w:r>
          <w:rPr>
            <w:spacing w:val="12"/>
          </w:rPr>
          <w:t xml:space="preserve"> </w:t>
        </w:r>
        <w:r>
          <w:t>a</w:t>
        </w:r>
        <w:r>
          <w:rPr>
            <w:spacing w:val="11"/>
          </w:rPr>
          <w:t xml:space="preserve"> </w:t>
        </w:r>
        <w:r>
          <w:t>house</w:t>
        </w:r>
        <w:r>
          <w:rPr>
            <w:spacing w:val="12"/>
          </w:rPr>
          <w:t xml:space="preserve"> </w:t>
        </w:r>
        <w:r>
          <w:t>of</w:t>
        </w:r>
        <w:r>
          <w:rPr>
            <w:spacing w:val="-58"/>
          </w:rPr>
          <w:t xml:space="preserve"> </w:t>
        </w:r>
        <w:r>
          <w:rPr>
            <w:w w:val="95"/>
          </w:rPr>
          <w:t>a particular value and a corresponding mortgage size. Lenders are assumed to impose</w:t>
        </w:r>
        <w:r>
          <w:rPr>
            <w:spacing w:val="1"/>
            <w:w w:val="95"/>
          </w:rPr>
          <w:t xml:space="preserve"> </w:t>
        </w:r>
        <w:r>
          <w:rPr>
            <w:w w:val="95"/>
          </w:rPr>
          <w:t xml:space="preserve">some </w:t>
        </w:r>
        <w:proofErr w:type="spellStart"/>
        <w:r>
          <w:rPr>
            <w:w w:val="95"/>
          </w:rPr>
          <w:t>microprudential</w:t>
        </w:r>
        <w:proofErr w:type="spellEnd"/>
        <w:r>
          <w:rPr>
            <w:w w:val="95"/>
          </w:rPr>
          <w:t xml:space="preserve"> conditions such as loan-to-income ratios to ensure that mortgages</w:t>
        </w:r>
        <w:r>
          <w:rPr>
            <w:spacing w:val="-54"/>
            <w:w w:val="95"/>
          </w:rPr>
          <w:t xml:space="preserve"> </w:t>
        </w:r>
        <w:r>
          <w:t>are</w:t>
        </w:r>
        <w:r>
          <w:rPr>
            <w:spacing w:val="17"/>
          </w:rPr>
          <w:t xml:space="preserve"> </w:t>
        </w:r>
        <w:r>
          <w:t>repayable.</w:t>
        </w:r>
      </w:ins>
    </w:p>
    <w:p w14:paraId="7D5D5F6C" w14:textId="77777777" w:rsidR="0075328B" w:rsidRDefault="0075328B">
      <w:pPr>
        <w:pStyle w:val="BodyText"/>
        <w:spacing w:before="12"/>
        <w:jc w:val="both"/>
        <w:rPr>
          <w:ins w:id="240" w:author="Lujan, Alan" w:date="2021-12-15T10:24:00Z"/>
          <w:sz w:val="30"/>
        </w:rPr>
        <w:pPrChange w:id="241" w:author="Lujan, Alan" w:date="2021-12-15T10:49:00Z">
          <w:pPr>
            <w:pStyle w:val="BodyText"/>
            <w:spacing w:before="12"/>
          </w:pPr>
        </w:pPrChange>
      </w:pPr>
    </w:p>
    <w:p w14:paraId="0222C0AD" w14:textId="4F278D6C" w:rsidR="0075328B" w:rsidRDefault="0075328B">
      <w:pPr>
        <w:pStyle w:val="Heading2"/>
        <w:numPr>
          <w:ilvl w:val="1"/>
          <w:numId w:val="37"/>
        </w:numPr>
        <w:tabs>
          <w:tab w:val="left" w:pos="594"/>
        </w:tabs>
        <w:jc w:val="both"/>
        <w:rPr>
          <w:ins w:id="242" w:author="Lujan, Alan" w:date="2021-12-15T10:24:00Z"/>
        </w:rPr>
        <w:pPrChange w:id="243" w:author="Lujan, Alan" w:date="2021-12-15T10:51:00Z">
          <w:pPr>
            <w:pStyle w:val="Heading2"/>
            <w:numPr>
              <w:ilvl w:val="1"/>
              <w:numId w:val="32"/>
            </w:numPr>
            <w:tabs>
              <w:tab w:val="left" w:pos="594"/>
            </w:tabs>
            <w:ind w:left="1800" w:hanging="360"/>
          </w:pPr>
        </w:pPrChange>
      </w:pPr>
      <w:bookmarkStart w:id="244" w:name="Mortgage_payments"/>
      <w:bookmarkEnd w:id="244"/>
      <w:ins w:id="245" w:author="Lujan, Alan" w:date="2021-12-15T10:24:00Z">
        <w:r>
          <w:rPr>
            <w:spacing w:val="-2"/>
            <w:w w:val="95"/>
          </w:rPr>
          <w:t xml:space="preserve">Mortgage </w:t>
        </w:r>
        <w:r>
          <w:rPr>
            <w:spacing w:val="-1"/>
            <w:w w:val="95"/>
          </w:rPr>
          <w:t>payments</w:t>
        </w:r>
      </w:ins>
    </w:p>
    <w:p w14:paraId="0A466BDE" w14:textId="77777777" w:rsidR="0075328B" w:rsidRDefault="0075328B" w:rsidP="00843F4B">
      <w:pPr>
        <w:pStyle w:val="BodyText"/>
        <w:spacing w:before="206" w:line="290" w:lineRule="auto"/>
        <w:ind w:left="108" w:right="105"/>
        <w:jc w:val="both"/>
        <w:rPr>
          <w:ins w:id="246" w:author="Lujan, Alan" w:date="2021-12-15T10:24:00Z"/>
        </w:rPr>
      </w:pPr>
      <w:ins w:id="247" w:author="Lujan, Alan" w:date="2021-12-15T10:24:00Z">
        <w:r>
          <w:rPr>
            <w:w w:val="95"/>
          </w:rPr>
          <w:t>Once households choose a house and mortgage, they commit to fixed-rate payments for</w:t>
        </w:r>
        <w:r>
          <w:rPr>
            <w:spacing w:val="1"/>
            <w:w w:val="95"/>
          </w:rPr>
          <w:t xml:space="preserve"> </w:t>
        </w:r>
        <w:r>
          <w:rPr>
            <w:spacing w:val="-1"/>
          </w:rPr>
          <w:t xml:space="preserve">the rest of </w:t>
        </w:r>
        <w:r>
          <w:t>their working life, which is about 30 years. During this time, households</w:t>
        </w:r>
        <w:r>
          <w:rPr>
            <w:spacing w:val="1"/>
          </w:rPr>
          <w:t xml:space="preserve"> </w:t>
        </w:r>
        <w:r>
          <w:rPr>
            <w:w w:val="95"/>
          </w:rPr>
          <w:t>have an implicit holding of a risky asset in their homes (because of their uncertain resale</w:t>
        </w:r>
        <w:r>
          <w:rPr>
            <w:spacing w:val="-54"/>
            <w:w w:val="95"/>
          </w:rPr>
          <w:t xml:space="preserve"> </w:t>
        </w:r>
        <w:r>
          <w:rPr>
            <w:w w:val="95"/>
          </w:rPr>
          <w:t>values), which may lead them to reduce their exposure to other risky assets, such as the</w:t>
        </w:r>
        <w:r>
          <w:rPr>
            <w:spacing w:val="1"/>
            <w:w w:val="95"/>
          </w:rPr>
          <w:t xml:space="preserve"> </w:t>
        </w:r>
        <w:r>
          <w:t>stock</w:t>
        </w:r>
        <w:r>
          <w:rPr>
            <w:spacing w:val="16"/>
          </w:rPr>
          <w:t xml:space="preserve"> </w:t>
        </w:r>
        <w:r>
          <w:t>market.</w:t>
        </w:r>
      </w:ins>
    </w:p>
    <w:p w14:paraId="4AA4CDE9" w14:textId="77777777" w:rsidR="0075328B" w:rsidRDefault="0075328B">
      <w:pPr>
        <w:pStyle w:val="BodyText"/>
        <w:spacing w:before="12"/>
        <w:jc w:val="both"/>
        <w:rPr>
          <w:ins w:id="248" w:author="Lujan, Alan" w:date="2021-12-15T10:24:00Z"/>
          <w:sz w:val="30"/>
        </w:rPr>
        <w:pPrChange w:id="249" w:author="Lujan, Alan" w:date="2021-12-15T10:49:00Z">
          <w:pPr>
            <w:pStyle w:val="BodyText"/>
            <w:spacing w:before="12"/>
          </w:pPr>
        </w:pPrChange>
      </w:pPr>
    </w:p>
    <w:p w14:paraId="2F7C3F33" w14:textId="77777777" w:rsidR="0075328B" w:rsidRDefault="0075328B">
      <w:pPr>
        <w:pStyle w:val="Heading2"/>
        <w:numPr>
          <w:ilvl w:val="1"/>
          <w:numId w:val="37"/>
        </w:numPr>
        <w:tabs>
          <w:tab w:val="left" w:pos="594"/>
        </w:tabs>
        <w:ind w:left="450"/>
        <w:rPr>
          <w:ins w:id="250" w:author="Lujan, Alan" w:date="2021-12-15T10:24:00Z"/>
        </w:rPr>
        <w:pPrChange w:id="251" w:author="Lujan, Alan" w:date="2021-12-15T11:08:00Z">
          <w:pPr>
            <w:pStyle w:val="Heading2"/>
            <w:numPr>
              <w:ilvl w:val="1"/>
              <w:numId w:val="32"/>
            </w:numPr>
            <w:tabs>
              <w:tab w:val="left" w:pos="594"/>
            </w:tabs>
            <w:ind w:left="1800" w:hanging="360"/>
          </w:pPr>
        </w:pPrChange>
      </w:pPr>
      <w:bookmarkStart w:id="252" w:name="Retired_homeowners"/>
      <w:bookmarkEnd w:id="252"/>
      <w:ins w:id="253" w:author="Lujan, Alan" w:date="2021-12-15T10:24:00Z">
        <w:r>
          <w:rPr>
            <w:w w:val="90"/>
          </w:rPr>
          <w:t>Retired</w:t>
        </w:r>
        <w:r>
          <w:rPr>
            <w:spacing w:val="71"/>
          </w:rPr>
          <w:t xml:space="preserve"> </w:t>
        </w:r>
        <w:r>
          <w:rPr>
            <w:w w:val="90"/>
          </w:rPr>
          <w:t>homeowners</w:t>
        </w:r>
      </w:ins>
    </w:p>
    <w:p w14:paraId="4C9150BB" w14:textId="77777777" w:rsidR="0075328B" w:rsidRDefault="0075328B" w:rsidP="00843F4B">
      <w:pPr>
        <w:pStyle w:val="BodyText"/>
        <w:spacing w:before="206" w:line="290" w:lineRule="auto"/>
        <w:ind w:left="108" w:right="106"/>
        <w:jc w:val="both"/>
        <w:rPr>
          <w:ins w:id="254" w:author="Lujan, Alan" w:date="2021-12-15T10:24:00Z"/>
        </w:rPr>
      </w:pPr>
      <w:ins w:id="255" w:author="Lujan, Alan" w:date="2021-12-15T10:24:00Z">
        <w:r>
          <w:rPr>
            <w:w w:val="95"/>
          </w:rPr>
          <w:t>Once they reach retirement, households in our model have paid of their mortgage and</w:t>
        </w:r>
        <w:r>
          <w:rPr>
            <w:spacing w:val="1"/>
            <w:w w:val="95"/>
          </w:rPr>
          <w:t xml:space="preserve"> </w:t>
        </w:r>
        <w:r>
          <w:rPr>
            <w:spacing w:val="-1"/>
            <w:w w:val="95"/>
          </w:rPr>
          <w:t>have</w:t>
        </w:r>
        <w:r>
          <w:rPr>
            <w:spacing w:val="-11"/>
            <w:w w:val="95"/>
          </w:rPr>
          <w:t xml:space="preserve"> </w:t>
        </w:r>
        <w:r>
          <w:rPr>
            <w:spacing w:val="-1"/>
            <w:w w:val="95"/>
          </w:rPr>
          <w:t>accumulated</w:t>
        </w:r>
        <w:r>
          <w:rPr>
            <w:spacing w:val="-11"/>
            <w:w w:val="95"/>
          </w:rPr>
          <w:t xml:space="preserve"> </w:t>
        </w:r>
        <w:r>
          <w:rPr>
            <w:spacing w:val="-1"/>
            <w:w w:val="95"/>
          </w:rPr>
          <w:t>savings,</w:t>
        </w:r>
        <w:r>
          <w:rPr>
            <w:spacing w:val="-9"/>
            <w:w w:val="95"/>
          </w:rPr>
          <w:t xml:space="preserve"> </w:t>
        </w:r>
        <w:r>
          <w:rPr>
            <w:spacing w:val="-1"/>
            <w:w w:val="95"/>
          </w:rPr>
          <w:t>making</w:t>
        </w:r>
        <w:r>
          <w:rPr>
            <w:spacing w:val="-11"/>
            <w:w w:val="95"/>
          </w:rPr>
          <w:t xml:space="preserve"> </w:t>
        </w:r>
        <w:r>
          <w:rPr>
            <w:spacing w:val="-1"/>
            <w:w w:val="95"/>
          </w:rPr>
          <w:t>them</w:t>
        </w:r>
        <w:r>
          <w:rPr>
            <w:spacing w:val="-11"/>
            <w:w w:val="95"/>
          </w:rPr>
          <w:t xml:space="preserve"> </w:t>
        </w:r>
        <w:r>
          <w:rPr>
            <w:spacing w:val="-1"/>
            <w:w w:val="95"/>
          </w:rPr>
          <w:t>significantly</w:t>
        </w:r>
        <w:r>
          <w:rPr>
            <w:spacing w:val="-10"/>
            <w:w w:val="95"/>
          </w:rPr>
          <w:t xml:space="preserve"> </w:t>
        </w:r>
        <w:r>
          <w:rPr>
            <w:spacing w:val="-1"/>
            <w:w w:val="95"/>
          </w:rPr>
          <w:t>wealthier</w:t>
        </w:r>
        <w:r>
          <w:rPr>
            <w:spacing w:val="-11"/>
            <w:w w:val="95"/>
          </w:rPr>
          <w:t xml:space="preserve"> </w:t>
        </w:r>
        <w:r>
          <w:rPr>
            <w:w w:val="95"/>
          </w:rPr>
          <w:t>(where</w:t>
        </w:r>
        <w:r>
          <w:rPr>
            <w:spacing w:val="-11"/>
            <w:w w:val="95"/>
          </w:rPr>
          <w:t xml:space="preserve"> </w:t>
        </w:r>
        <w:r>
          <w:rPr>
            <w:w w:val="95"/>
          </w:rPr>
          <w:t>wealth</w:t>
        </w:r>
        <w:r>
          <w:rPr>
            <w:spacing w:val="-11"/>
            <w:w w:val="95"/>
          </w:rPr>
          <w:t xml:space="preserve"> </w:t>
        </w:r>
        <w:r>
          <w:rPr>
            <w:w w:val="95"/>
          </w:rPr>
          <w:t>here</w:t>
        </w:r>
        <w:r>
          <w:rPr>
            <w:spacing w:val="-11"/>
            <w:w w:val="95"/>
          </w:rPr>
          <w:t xml:space="preserve"> </w:t>
        </w:r>
        <w:r>
          <w:rPr>
            <w:w w:val="95"/>
          </w:rPr>
          <w:t>refers</w:t>
        </w:r>
        <w:r>
          <w:rPr>
            <w:spacing w:val="-54"/>
            <w:w w:val="95"/>
          </w:rPr>
          <w:t xml:space="preserve"> </w:t>
        </w:r>
        <w:r>
          <w:rPr>
            <w:w w:val="95"/>
          </w:rPr>
          <w:t>to their home equity and liquid assets) than young households.</w:t>
        </w:r>
        <w:r>
          <w:rPr>
            <w:spacing w:val="1"/>
            <w:w w:val="95"/>
          </w:rPr>
          <w:t xml:space="preserve"> </w:t>
        </w:r>
        <w:r>
          <w:rPr>
            <w:w w:val="95"/>
          </w:rPr>
          <w:t>During this period,</w:t>
        </w:r>
        <w:r>
          <w:rPr>
            <w:spacing w:val="1"/>
            <w:w w:val="95"/>
          </w:rPr>
          <w:t xml:space="preserve"> </w:t>
        </w:r>
        <w:r>
          <w:rPr>
            <w:w w:val="95"/>
          </w:rPr>
          <w:t>households experience a risk of house liquidation due to the possibility of being forced</w:t>
        </w:r>
        <w:r>
          <w:rPr>
            <w:spacing w:val="1"/>
            <w:w w:val="95"/>
          </w:rPr>
          <w:t xml:space="preserve"> </w:t>
        </w:r>
        <w:r>
          <w:t>to</w:t>
        </w:r>
        <w:r>
          <w:rPr>
            <w:spacing w:val="-10"/>
          </w:rPr>
          <w:t xml:space="preserve"> </w:t>
        </w:r>
        <w:r>
          <w:t>move</w:t>
        </w:r>
        <w:r>
          <w:rPr>
            <w:spacing w:val="-9"/>
          </w:rPr>
          <w:t xml:space="preserve"> </w:t>
        </w:r>
        <w:r>
          <w:t>out</w:t>
        </w:r>
        <w:r>
          <w:rPr>
            <w:spacing w:val="-9"/>
          </w:rPr>
          <w:t xml:space="preserve"> </w:t>
        </w:r>
        <w:r>
          <w:t>due</w:t>
        </w:r>
        <w:r>
          <w:rPr>
            <w:spacing w:val="-9"/>
          </w:rPr>
          <w:t xml:space="preserve"> </w:t>
        </w:r>
        <w:r>
          <w:t>to</w:t>
        </w:r>
        <w:r>
          <w:rPr>
            <w:spacing w:val="-8"/>
          </w:rPr>
          <w:t xml:space="preserve"> </w:t>
        </w:r>
        <w:r>
          <w:t>poor</w:t>
        </w:r>
        <w:r>
          <w:rPr>
            <w:spacing w:val="-9"/>
          </w:rPr>
          <w:t xml:space="preserve"> </w:t>
        </w:r>
        <w:r>
          <w:t>health</w:t>
        </w:r>
        <w:r>
          <w:rPr>
            <w:spacing w:val="-9"/>
          </w:rPr>
          <w:t xml:space="preserve"> </w:t>
        </w:r>
        <w:r>
          <w:t>or</w:t>
        </w:r>
        <w:r>
          <w:rPr>
            <w:spacing w:val="-9"/>
          </w:rPr>
          <w:t xml:space="preserve"> </w:t>
        </w:r>
        <w:r>
          <w:t>old</w:t>
        </w:r>
        <w:r>
          <w:rPr>
            <w:spacing w:val="-9"/>
          </w:rPr>
          <w:t xml:space="preserve"> </w:t>
        </w:r>
        <w:r>
          <w:t>age.</w:t>
        </w:r>
        <w:r>
          <w:rPr>
            <w:spacing w:val="11"/>
          </w:rPr>
          <w:t xml:space="preserve"> </w:t>
        </w:r>
        <w:r>
          <w:t>If</w:t>
        </w:r>
        <w:r>
          <w:rPr>
            <w:spacing w:val="-9"/>
          </w:rPr>
          <w:t xml:space="preserve"> </w:t>
        </w:r>
        <w:r>
          <w:t>they</w:t>
        </w:r>
        <w:r>
          <w:rPr>
            <w:spacing w:val="-10"/>
          </w:rPr>
          <w:t xml:space="preserve"> </w:t>
        </w:r>
        <w:r>
          <w:t>are</w:t>
        </w:r>
        <w:r>
          <w:rPr>
            <w:spacing w:val="-8"/>
          </w:rPr>
          <w:t xml:space="preserve"> </w:t>
        </w:r>
        <w:r>
          <w:t>forced</w:t>
        </w:r>
        <w:r>
          <w:rPr>
            <w:spacing w:val="-9"/>
          </w:rPr>
          <w:t xml:space="preserve"> </w:t>
        </w:r>
        <w:r>
          <w:t>to</w:t>
        </w:r>
        <w:r>
          <w:rPr>
            <w:spacing w:val="-9"/>
          </w:rPr>
          <w:t xml:space="preserve"> </w:t>
        </w:r>
        <w:r>
          <w:t>sell,</w:t>
        </w:r>
        <w:r>
          <w:rPr>
            <w:spacing w:val="-9"/>
          </w:rPr>
          <w:t xml:space="preserve"> </w:t>
        </w:r>
        <w:r>
          <w:t>they</w:t>
        </w:r>
        <w:r>
          <w:rPr>
            <w:spacing w:val="-9"/>
          </w:rPr>
          <w:t xml:space="preserve"> </w:t>
        </w:r>
        <w:r>
          <w:t>do</w:t>
        </w:r>
        <w:r>
          <w:rPr>
            <w:spacing w:val="-8"/>
          </w:rPr>
          <w:t xml:space="preserve"> </w:t>
        </w:r>
        <w:r>
          <w:t>so</w:t>
        </w:r>
        <w:r>
          <w:rPr>
            <w:spacing w:val="-10"/>
          </w:rPr>
          <w:t xml:space="preserve"> </w:t>
        </w:r>
        <w:r>
          <w:t>at</w:t>
        </w:r>
        <w:r>
          <w:rPr>
            <w:spacing w:val="-9"/>
          </w:rPr>
          <w:t xml:space="preserve"> </w:t>
        </w:r>
        <w:r>
          <w:t>their</w:t>
        </w:r>
        <w:r>
          <w:rPr>
            <w:spacing w:val="-57"/>
          </w:rPr>
          <w:t xml:space="preserve"> </w:t>
        </w:r>
        <w:r>
          <w:rPr>
            <w:w w:val="95"/>
          </w:rPr>
          <w:t>local</w:t>
        </w:r>
        <w:r>
          <w:rPr>
            <w:spacing w:val="6"/>
            <w:w w:val="95"/>
          </w:rPr>
          <w:t xml:space="preserve"> </w:t>
        </w:r>
        <w:r>
          <w:rPr>
            <w:w w:val="95"/>
          </w:rPr>
          <w:t>housing</w:t>
        </w:r>
        <w:r>
          <w:rPr>
            <w:spacing w:val="7"/>
            <w:w w:val="95"/>
          </w:rPr>
          <w:t xml:space="preserve"> </w:t>
        </w:r>
        <w:r>
          <w:rPr>
            <w:w w:val="95"/>
          </w:rPr>
          <w:t>market</w:t>
        </w:r>
        <w:r>
          <w:rPr>
            <w:spacing w:val="7"/>
            <w:w w:val="95"/>
          </w:rPr>
          <w:t xml:space="preserve"> </w:t>
        </w:r>
        <w:r>
          <w:rPr>
            <w:w w:val="95"/>
          </w:rPr>
          <w:t>prices;</w:t>
        </w:r>
        <w:r>
          <w:rPr>
            <w:spacing w:val="6"/>
            <w:w w:val="95"/>
          </w:rPr>
          <w:t xml:space="preserve"> </w:t>
        </w:r>
        <w:r>
          <w:rPr>
            <w:w w:val="95"/>
          </w:rPr>
          <w:t>the</w:t>
        </w:r>
        <w:r>
          <w:rPr>
            <w:spacing w:val="8"/>
            <w:w w:val="95"/>
          </w:rPr>
          <w:t xml:space="preserve"> </w:t>
        </w:r>
        <w:r>
          <w:rPr>
            <w:w w:val="95"/>
          </w:rPr>
          <w:t>value</w:t>
        </w:r>
        <w:r>
          <w:rPr>
            <w:spacing w:val="7"/>
            <w:w w:val="95"/>
          </w:rPr>
          <w:t xml:space="preserve"> </w:t>
        </w:r>
        <w:r>
          <w:rPr>
            <w:w w:val="95"/>
          </w:rPr>
          <w:t>of</w:t>
        </w:r>
        <w:r>
          <w:rPr>
            <w:spacing w:val="8"/>
            <w:w w:val="95"/>
          </w:rPr>
          <w:t xml:space="preserve"> </w:t>
        </w:r>
        <w:r>
          <w:rPr>
            <w:w w:val="95"/>
          </w:rPr>
          <w:t>the</w:t>
        </w:r>
        <w:r>
          <w:rPr>
            <w:spacing w:val="6"/>
            <w:w w:val="95"/>
          </w:rPr>
          <w:t xml:space="preserve"> </w:t>
        </w:r>
        <w:r>
          <w:rPr>
            <w:w w:val="95"/>
          </w:rPr>
          <w:t>house</w:t>
        </w:r>
        <w:r>
          <w:rPr>
            <w:spacing w:val="7"/>
            <w:w w:val="95"/>
          </w:rPr>
          <w:t xml:space="preserve"> </w:t>
        </w:r>
        <w:r>
          <w:rPr>
            <w:w w:val="95"/>
          </w:rPr>
          <w:t>gets</w:t>
        </w:r>
        <w:r>
          <w:rPr>
            <w:spacing w:val="8"/>
            <w:w w:val="95"/>
          </w:rPr>
          <w:t xml:space="preserve"> </w:t>
        </w:r>
        <w:r>
          <w:rPr>
            <w:w w:val="95"/>
          </w:rPr>
          <w:t>transformed</w:t>
        </w:r>
        <w:r>
          <w:rPr>
            <w:spacing w:val="6"/>
            <w:w w:val="95"/>
          </w:rPr>
          <w:t xml:space="preserve"> </w:t>
        </w:r>
        <w:r>
          <w:rPr>
            <w:w w:val="95"/>
          </w:rPr>
          <w:t>into</w:t>
        </w:r>
        <w:r>
          <w:rPr>
            <w:spacing w:val="7"/>
            <w:w w:val="95"/>
          </w:rPr>
          <w:t xml:space="preserve"> </w:t>
        </w:r>
        <w:r>
          <w:rPr>
            <w:w w:val="95"/>
          </w:rPr>
          <w:t>liquid</w:t>
        </w:r>
        <w:r>
          <w:rPr>
            <w:spacing w:val="7"/>
            <w:w w:val="95"/>
          </w:rPr>
          <w:t xml:space="preserve"> </w:t>
        </w:r>
        <w:r>
          <w:rPr>
            <w:w w:val="95"/>
          </w:rPr>
          <w:t>wealth.</w:t>
        </w:r>
      </w:ins>
    </w:p>
    <w:p w14:paraId="7DD30187" w14:textId="77777777" w:rsidR="0075328B" w:rsidRDefault="0075328B">
      <w:pPr>
        <w:pStyle w:val="BodyText"/>
        <w:spacing w:before="12"/>
        <w:jc w:val="both"/>
        <w:rPr>
          <w:ins w:id="256" w:author="Lujan, Alan" w:date="2021-12-15T10:24:00Z"/>
          <w:sz w:val="30"/>
        </w:rPr>
        <w:pPrChange w:id="257" w:author="Lujan, Alan" w:date="2021-12-15T10:49:00Z">
          <w:pPr>
            <w:pStyle w:val="BodyText"/>
            <w:spacing w:before="12"/>
          </w:pPr>
        </w:pPrChange>
      </w:pPr>
    </w:p>
    <w:p w14:paraId="22EE91F4" w14:textId="77777777" w:rsidR="0075328B" w:rsidRDefault="0075328B">
      <w:pPr>
        <w:pStyle w:val="Heading2"/>
        <w:numPr>
          <w:ilvl w:val="1"/>
          <w:numId w:val="37"/>
        </w:numPr>
        <w:tabs>
          <w:tab w:val="left" w:pos="594"/>
        </w:tabs>
        <w:ind w:left="540"/>
        <w:jc w:val="both"/>
        <w:rPr>
          <w:ins w:id="258" w:author="Lujan, Alan" w:date="2021-12-15T10:24:00Z"/>
        </w:rPr>
        <w:pPrChange w:id="259" w:author="Lujan, Alan" w:date="2021-12-15T11:08:00Z">
          <w:pPr>
            <w:pStyle w:val="Heading2"/>
            <w:numPr>
              <w:ilvl w:val="1"/>
              <w:numId w:val="32"/>
            </w:numPr>
            <w:tabs>
              <w:tab w:val="left" w:pos="594"/>
            </w:tabs>
            <w:ind w:left="1800" w:hanging="360"/>
          </w:pPr>
        </w:pPrChange>
      </w:pPr>
      <w:bookmarkStart w:id="260" w:name="Retired_renters"/>
      <w:bookmarkEnd w:id="260"/>
      <w:ins w:id="261" w:author="Lujan, Alan" w:date="2021-12-15T10:24:00Z">
        <w:r>
          <w:rPr>
            <w:w w:val="95"/>
          </w:rPr>
          <w:t>Retired</w:t>
        </w:r>
        <w:r>
          <w:rPr>
            <w:spacing w:val="30"/>
            <w:w w:val="95"/>
          </w:rPr>
          <w:t xml:space="preserve"> </w:t>
        </w:r>
        <w:r>
          <w:rPr>
            <w:w w:val="95"/>
          </w:rPr>
          <w:t>renters</w:t>
        </w:r>
      </w:ins>
    </w:p>
    <w:p w14:paraId="529CA12A" w14:textId="77777777" w:rsidR="0075328B" w:rsidRDefault="0075328B" w:rsidP="00843F4B">
      <w:pPr>
        <w:pStyle w:val="BodyText"/>
        <w:spacing w:before="74" w:line="290" w:lineRule="auto"/>
        <w:ind w:left="108" w:right="107"/>
        <w:jc w:val="both"/>
        <w:rPr>
          <w:ins w:id="262" w:author="Lujan, Alan" w:date="2021-12-15T10:24:00Z"/>
        </w:rPr>
      </w:pPr>
      <w:ins w:id="263" w:author="Lujan, Alan" w:date="2021-12-15T10:24:00Z">
        <w:r>
          <w:t>Retired renters have none of the complexities that come with owning a home, and</w:t>
        </w:r>
        <w:r>
          <w:rPr>
            <w:spacing w:val="1"/>
          </w:rPr>
          <w:t xml:space="preserve"> </w:t>
        </w:r>
        <w:r>
          <w:t xml:space="preserve">thus behave like standard </w:t>
        </w:r>
        <w:proofErr w:type="spellStart"/>
        <w:r>
          <w:rPr>
            <w:rFonts w:ascii="Cambria"/>
          </w:rPr>
          <w:t>ConsPortfolioModel</w:t>
        </w:r>
        <w:proofErr w:type="spellEnd"/>
        <w:r>
          <w:rPr>
            <w:rFonts w:ascii="Cambria"/>
          </w:rPr>
          <w:t xml:space="preserve"> </w:t>
        </w:r>
        <w:r>
          <w:t>households. Instead of choosing only</w:t>
        </w:r>
        <w:r>
          <w:rPr>
            <w:spacing w:val="1"/>
          </w:rPr>
          <w:t xml:space="preserve"> </w:t>
        </w:r>
        <w:r>
          <w:rPr>
            <w:w w:val="95"/>
          </w:rPr>
          <w:t>consumption,</w:t>
        </w:r>
        <w:r>
          <w:rPr>
            <w:spacing w:val="20"/>
            <w:w w:val="95"/>
          </w:rPr>
          <w:t xml:space="preserve"> </w:t>
        </w:r>
        <w:r>
          <w:rPr>
            <w:w w:val="95"/>
          </w:rPr>
          <w:t>however,</w:t>
        </w:r>
        <w:r>
          <w:rPr>
            <w:spacing w:val="20"/>
            <w:w w:val="95"/>
          </w:rPr>
          <w:t xml:space="preserve"> </w:t>
        </w:r>
        <w:r>
          <w:rPr>
            <w:w w:val="95"/>
          </w:rPr>
          <w:t>these</w:t>
        </w:r>
        <w:r>
          <w:rPr>
            <w:spacing w:val="18"/>
            <w:w w:val="95"/>
          </w:rPr>
          <w:t xml:space="preserve"> </w:t>
        </w:r>
        <w:r>
          <w:rPr>
            <w:w w:val="95"/>
          </w:rPr>
          <w:t>households</w:t>
        </w:r>
        <w:r>
          <w:rPr>
            <w:spacing w:val="17"/>
            <w:w w:val="95"/>
          </w:rPr>
          <w:t xml:space="preserve"> </w:t>
        </w:r>
        <w:r>
          <w:rPr>
            <w:w w:val="95"/>
          </w:rPr>
          <w:t>choose</w:t>
        </w:r>
        <w:r>
          <w:rPr>
            <w:spacing w:val="17"/>
            <w:w w:val="95"/>
          </w:rPr>
          <w:t xml:space="preserve"> </w:t>
        </w:r>
        <w:r>
          <w:rPr>
            <w:w w:val="95"/>
          </w:rPr>
          <w:t>a</w:t>
        </w:r>
        <w:r>
          <w:rPr>
            <w:spacing w:val="18"/>
            <w:w w:val="95"/>
          </w:rPr>
          <w:t xml:space="preserve"> </w:t>
        </w:r>
        <w:r>
          <w:rPr>
            <w:w w:val="95"/>
          </w:rPr>
          <w:t>level</w:t>
        </w:r>
        <w:r>
          <w:rPr>
            <w:spacing w:val="18"/>
            <w:w w:val="95"/>
          </w:rPr>
          <w:t xml:space="preserve"> </w:t>
        </w:r>
        <w:r>
          <w:rPr>
            <w:w w:val="95"/>
          </w:rPr>
          <w:t>of</w:t>
        </w:r>
        <w:r>
          <w:rPr>
            <w:spacing w:val="17"/>
            <w:w w:val="95"/>
          </w:rPr>
          <w:t xml:space="preserve"> </w:t>
        </w:r>
        <w:r>
          <w:rPr>
            <w:w w:val="95"/>
          </w:rPr>
          <w:t>total</w:t>
        </w:r>
        <w:r>
          <w:rPr>
            <w:spacing w:val="17"/>
            <w:w w:val="95"/>
          </w:rPr>
          <w:t xml:space="preserve"> </w:t>
        </w:r>
        <w:r>
          <w:rPr>
            <w:w w:val="95"/>
          </w:rPr>
          <w:t>expenditures</w:t>
        </w:r>
        <w:r>
          <w:rPr>
            <w:spacing w:val="17"/>
            <w:w w:val="95"/>
          </w:rPr>
          <w:t xml:space="preserve"> </w:t>
        </w:r>
        <w:r>
          <w:rPr>
            <w:w w:val="95"/>
          </w:rPr>
          <w:t>to</w:t>
        </w:r>
        <w:r>
          <w:rPr>
            <w:spacing w:val="18"/>
            <w:w w:val="95"/>
          </w:rPr>
          <w:t xml:space="preserve"> </w:t>
        </w:r>
        <w:r>
          <w:rPr>
            <w:w w:val="95"/>
          </w:rPr>
          <w:t>spend on both consumption and rental housing.</w:t>
        </w:r>
        <w:r>
          <w:rPr>
            <w:spacing w:val="1"/>
            <w:w w:val="95"/>
          </w:rPr>
          <w:t xml:space="preserve"> </w:t>
        </w:r>
        <w:r>
          <w:rPr>
            <w:w w:val="95"/>
          </w:rPr>
          <w:t>After becoming renters, households remain</w:t>
        </w:r>
        <w:r>
          <w:rPr>
            <w:spacing w:val="1"/>
            <w:w w:val="95"/>
          </w:rPr>
          <w:t xml:space="preserve"> </w:t>
        </w:r>
        <w:r>
          <w:t>renters</w:t>
        </w:r>
        <w:r>
          <w:rPr>
            <w:spacing w:val="14"/>
          </w:rPr>
          <w:t xml:space="preserve"> </w:t>
        </w:r>
        <w:r>
          <w:t>for</w:t>
        </w:r>
        <w:r>
          <w:rPr>
            <w:spacing w:val="15"/>
          </w:rPr>
          <w:t xml:space="preserve"> </w:t>
        </w:r>
        <w:r>
          <w:t>the</w:t>
        </w:r>
        <w:r>
          <w:rPr>
            <w:spacing w:val="15"/>
          </w:rPr>
          <w:t xml:space="preserve"> </w:t>
        </w:r>
        <w:r>
          <w:t>rest</w:t>
        </w:r>
        <w:r>
          <w:rPr>
            <w:spacing w:val="15"/>
          </w:rPr>
          <w:t xml:space="preserve"> </w:t>
        </w:r>
        <w:r>
          <w:t>of</w:t>
        </w:r>
        <w:r>
          <w:rPr>
            <w:spacing w:val="16"/>
          </w:rPr>
          <w:t xml:space="preserve"> </w:t>
        </w:r>
        <w:r>
          <w:t>their</w:t>
        </w:r>
        <w:r>
          <w:rPr>
            <w:spacing w:val="15"/>
          </w:rPr>
          <w:t xml:space="preserve"> </w:t>
        </w:r>
        <w:r>
          <w:t>lives.</w:t>
        </w:r>
      </w:ins>
    </w:p>
    <w:p w14:paraId="3562057F" w14:textId="5DDFB7AD" w:rsidR="0075328B" w:rsidRDefault="0075328B" w:rsidP="00843F4B">
      <w:pPr>
        <w:pStyle w:val="BodyText"/>
        <w:spacing w:before="206" w:line="290" w:lineRule="auto"/>
        <w:ind w:left="108" w:right="104"/>
        <w:jc w:val="both"/>
        <w:rPr>
          <w:ins w:id="264" w:author="Lujan, Alan" w:date="2021-12-15T10:24:00Z"/>
        </w:rPr>
      </w:pPr>
    </w:p>
    <w:p w14:paraId="6E3A1A76" w14:textId="313D846E" w:rsidR="00096F29" w:rsidRPr="0075328B" w:rsidDel="0075328B" w:rsidRDefault="00096F29">
      <w:pPr>
        <w:rPr>
          <w:del w:id="265" w:author="Lujan, Alan" w:date="2021-12-15T10:24:00Z"/>
          <w:rFonts w:eastAsia="Arial" w:cs="Arial"/>
          <w:sz w:val="18"/>
          <w:szCs w:val="18"/>
          <w:lang w:val="en-US"/>
          <w:rPrChange w:id="266" w:author="Lujan, Alan" w:date="2021-12-15T10:24:00Z">
            <w:rPr>
              <w:del w:id="267" w:author="Lujan, Alan" w:date="2021-12-15T10:24:00Z"/>
              <w:rFonts w:eastAsia="Arial" w:cs="Arial"/>
              <w:sz w:val="18"/>
              <w:szCs w:val="18"/>
            </w:rPr>
          </w:rPrChange>
        </w:rPr>
      </w:pPr>
    </w:p>
    <w:p w14:paraId="4616135C" w14:textId="10938201" w:rsidR="00096F29" w:rsidDel="0075328B" w:rsidRDefault="00096F29">
      <w:pPr>
        <w:rPr>
          <w:del w:id="268" w:author="Lujan, Alan" w:date="2021-12-15T10:24:00Z"/>
          <w:rFonts w:eastAsia="Arial" w:cs="Arial"/>
          <w:sz w:val="18"/>
          <w:szCs w:val="18"/>
        </w:rPr>
      </w:pPr>
    </w:p>
    <w:p w14:paraId="57F178E0" w14:textId="05EF13D8" w:rsidR="00096F29" w:rsidDel="0075328B" w:rsidRDefault="00096F29">
      <w:pPr>
        <w:rPr>
          <w:del w:id="269" w:author="Lujan, Alan" w:date="2021-12-15T10:24:00Z"/>
          <w:rFonts w:eastAsia="Arial" w:cs="Arial"/>
          <w:sz w:val="18"/>
          <w:szCs w:val="18"/>
        </w:rPr>
      </w:pPr>
    </w:p>
    <w:p w14:paraId="65B71C03" w14:textId="3FD8F0C7" w:rsidR="00096F29" w:rsidDel="0075328B" w:rsidRDefault="00096F29">
      <w:pPr>
        <w:rPr>
          <w:del w:id="270" w:author="Lujan, Alan" w:date="2021-12-15T10:24:00Z"/>
          <w:rFonts w:eastAsia="Arial" w:cs="Arial"/>
          <w:sz w:val="18"/>
          <w:szCs w:val="18"/>
        </w:rPr>
      </w:pPr>
    </w:p>
    <w:p w14:paraId="3CBA9BD9" w14:textId="0099DBB0" w:rsidR="00096F29" w:rsidDel="0075328B" w:rsidRDefault="00096F29">
      <w:pPr>
        <w:rPr>
          <w:del w:id="271" w:author="Lujan, Alan" w:date="2021-12-15T10:24:00Z"/>
          <w:rFonts w:eastAsia="Arial" w:cs="Arial"/>
          <w:sz w:val="18"/>
          <w:szCs w:val="18"/>
        </w:rPr>
      </w:pPr>
    </w:p>
    <w:p w14:paraId="5DF997DE" w14:textId="298D96CD" w:rsidR="000719D9" w:rsidDel="0075328B" w:rsidRDefault="000719D9">
      <w:pPr>
        <w:rPr>
          <w:del w:id="272" w:author="Lujan, Alan" w:date="2021-12-15T10:24:00Z"/>
          <w:rFonts w:eastAsia="Arial" w:cs="Arial"/>
          <w:sz w:val="18"/>
          <w:szCs w:val="18"/>
        </w:rPr>
      </w:pPr>
    </w:p>
    <w:p w14:paraId="4B43F6CA" w14:textId="37DF023A" w:rsidR="000719D9" w:rsidDel="0075328B" w:rsidRDefault="000719D9">
      <w:pPr>
        <w:rPr>
          <w:del w:id="273" w:author="Lujan, Alan" w:date="2021-12-15T10:24:00Z"/>
          <w:rFonts w:eastAsia="Arial" w:cs="Arial"/>
          <w:sz w:val="18"/>
          <w:szCs w:val="18"/>
        </w:rPr>
      </w:pPr>
    </w:p>
    <w:p w14:paraId="095F86BE" w14:textId="0165428E" w:rsidR="00903D51" w:rsidDel="0075328B" w:rsidRDefault="00903D51">
      <w:pPr>
        <w:rPr>
          <w:del w:id="274" w:author="Lujan, Alan" w:date="2021-12-15T10:24:00Z"/>
          <w:rFonts w:eastAsia="Arial" w:cs="Arial"/>
          <w:sz w:val="18"/>
          <w:szCs w:val="18"/>
        </w:rPr>
      </w:pPr>
    </w:p>
    <w:p w14:paraId="30C0D4F5" w14:textId="24B6E45B" w:rsidR="00903D51" w:rsidDel="0075328B" w:rsidRDefault="00903D51">
      <w:pPr>
        <w:rPr>
          <w:del w:id="275" w:author="Lujan, Alan" w:date="2021-12-15T10:24:00Z"/>
          <w:rFonts w:eastAsia="Arial" w:cs="Arial"/>
          <w:sz w:val="18"/>
          <w:szCs w:val="18"/>
        </w:rPr>
      </w:pPr>
    </w:p>
    <w:p w14:paraId="70B67BBD" w14:textId="17633554" w:rsidR="00903D51" w:rsidDel="0075328B" w:rsidRDefault="00903D51">
      <w:pPr>
        <w:rPr>
          <w:del w:id="276" w:author="Lujan, Alan" w:date="2021-12-15T10:24:00Z"/>
          <w:rFonts w:eastAsia="Arial" w:cs="Arial"/>
          <w:sz w:val="18"/>
          <w:szCs w:val="18"/>
        </w:rPr>
      </w:pPr>
    </w:p>
    <w:p w14:paraId="23B5FF78" w14:textId="54019452" w:rsidR="00903D51" w:rsidDel="0075328B" w:rsidRDefault="00903D51">
      <w:pPr>
        <w:rPr>
          <w:del w:id="277" w:author="Lujan, Alan" w:date="2021-12-15T10:24:00Z"/>
          <w:rFonts w:eastAsia="Arial" w:cs="Arial"/>
          <w:sz w:val="18"/>
          <w:szCs w:val="18"/>
        </w:rPr>
      </w:pPr>
    </w:p>
    <w:p w14:paraId="1816512C" w14:textId="5BA3E3D8" w:rsidR="00903D51" w:rsidDel="0075328B" w:rsidRDefault="00903D51">
      <w:pPr>
        <w:rPr>
          <w:del w:id="278" w:author="Lujan, Alan" w:date="2021-12-15T10:24:00Z"/>
          <w:rFonts w:eastAsia="Arial" w:cs="Arial"/>
          <w:sz w:val="18"/>
          <w:szCs w:val="18"/>
        </w:rPr>
      </w:pPr>
    </w:p>
    <w:p w14:paraId="2B34CFC4" w14:textId="3968B3BB" w:rsidR="00903D51" w:rsidDel="0075328B" w:rsidRDefault="00903D51">
      <w:pPr>
        <w:rPr>
          <w:del w:id="279" w:author="Lujan, Alan" w:date="2021-12-15T10:24:00Z"/>
          <w:rFonts w:eastAsia="Arial" w:cs="Arial"/>
          <w:sz w:val="18"/>
          <w:szCs w:val="18"/>
        </w:rPr>
      </w:pPr>
    </w:p>
    <w:p w14:paraId="24135052" w14:textId="00C3D3BF" w:rsidR="00903D51" w:rsidDel="0075328B" w:rsidRDefault="00903D51">
      <w:pPr>
        <w:rPr>
          <w:del w:id="280" w:author="Lujan, Alan" w:date="2021-12-15T10:24:00Z"/>
          <w:rFonts w:eastAsia="Arial" w:cs="Arial"/>
          <w:sz w:val="18"/>
          <w:szCs w:val="18"/>
        </w:rPr>
      </w:pPr>
    </w:p>
    <w:p w14:paraId="13FD2386" w14:textId="739EEC73" w:rsidR="00903D51" w:rsidDel="0075328B" w:rsidRDefault="00903D51">
      <w:pPr>
        <w:rPr>
          <w:del w:id="281" w:author="Lujan, Alan" w:date="2021-12-15T10:24:00Z"/>
          <w:rFonts w:eastAsia="Arial" w:cs="Arial"/>
          <w:sz w:val="18"/>
          <w:szCs w:val="18"/>
        </w:rPr>
      </w:pPr>
    </w:p>
    <w:p w14:paraId="714874F6" w14:textId="32E1DC1C" w:rsidR="00903D51" w:rsidDel="0075328B" w:rsidRDefault="00903D51">
      <w:pPr>
        <w:rPr>
          <w:del w:id="282" w:author="Lujan, Alan" w:date="2021-12-15T10:24:00Z"/>
          <w:rFonts w:eastAsia="Arial" w:cs="Arial"/>
          <w:sz w:val="18"/>
          <w:szCs w:val="18"/>
        </w:rPr>
      </w:pPr>
    </w:p>
    <w:p w14:paraId="03BC04CC" w14:textId="1DC5E595" w:rsidR="00903D51" w:rsidDel="0075328B" w:rsidRDefault="00903D51">
      <w:pPr>
        <w:rPr>
          <w:del w:id="283" w:author="Lujan, Alan" w:date="2021-12-15T10:24:00Z"/>
          <w:rFonts w:eastAsia="Arial" w:cs="Arial"/>
          <w:sz w:val="18"/>
          <w:szCs w:val="18"/>
        </w:rPr>
      </w:pPr>
    </w:p>
    <w:p w14:paraId="5F10AA4C" w14:textId="4C053C93" w:rsidR="00903D51" w:rsidDel="0075328B" w:rsidRDefault="00903D51">
      <w:pPr>
        <w:rPr>
          <w:del w:id="284" w:author="Lujan, Alan" w:date="2021-12-15T10:24:00Z"/>
          <w:rFonts w:eastAsia="Arial" w:cs="Arial"/>
          <w:sz w:val="18"/>
          <w:szCs w:val="18"/>
        </w:rPr>
      </w:pPr>
    </w:p>
    <w:p w14:paraId="1D621B8D" w14:textId="7FF1BD1F" w:rsidR="00903D51" w:rsidDel="0075328B" w:rsidRDefault="00903D51">
      <w:pPr>
        <w:rPr>
          <w:del w:id="285" w:author="Lujan, Alan" w:date="2021-12-15T10:24:00Z"/>
          <w:rFonts w:eastAsia="Arial" w:cs="Arial"/>
          <w:sz w:val="18"/>
          <w:szCs w:val="18"/>
        </w:rPr>
      </w:pPr>
    </w:p>
    <w:p w14:paraId="57C79FF3" w14:textId="77F159C6" w:rsidR="00903D51" w:rsidDel="0075328B" w:rsidRDefault="00903D51">
      <w:pPr>
        <w:rPr>
          <w:del w:id="286" w:author="Lujan, Alan" w:date="2021-12-15T10:24:00Z"/>
          <w:rFonts w:eastAsia="Arial" w:cs="Arial"/>
          <w:sz w:val="18"/>
          <w:szCs w:val="18"/>
        </w:rPr>
      </w:pPr>
    </w:p>
    <w:p w14:paraId="2050222B" w14:textId="010E0987" w:rsidR="00903D51" w:rsidDel="0075328B" w:rsidRDefault="00903D51">
      <w:pPr>
        <w:rPr>
          <w:del w:id="287" w:author="Lujan, Alan" w:date="2021-12-15T10:24:00Z"/>
          <w:rFonts w:eastAsia="Arial" w:cs="Arial"/>
          <w:sz w:val="18"/>
          <w:szCs w:val="18"/>
        </w:rPr>
      </w:pPr>
    </w:p>
    <w:p w14:paraId="3D3B8CE2" w14:textId="1290389E" w:rsidR="00903D51" w:rsidDel="0075328B" w:rsidRDefault="00903D51">
      <w:pPr>
        <w:rPr>
          <w:del w:id="288" w:author="Lujan, Alan" w:date="2021-12-15T10:24:00Z"/>
          <w:rFonts w:eastAsia="Arial" w:cs="Arial"/>
          <w:sz w:val="18"/>
          <w:szCs w:val="18"/>
        </w:rPr>
      </w:pPr>
    </w:p>
    <w:p w14:paraId="30989BF6" w14:textId="41D8BE32" w:rsidR="00903D51" w:rsidDel="0075328B" w:rsidRDefault="00903D51">
      <w:pPr>
        <w:rPr>
          <w:del w:id="289" w:author="Lujan, Alan" w:date="2021-12-15T10:24:00Z"/>
          <w:rFonts w:eastAsia="Arial" w:cs="Arial"/>
          <w:sz w:val="18"/>
          <w:szCs w:val="18"/>
        </w:rPr>
      </w:pPr>
    </w:p>
    <w:p w14:paraId="69A3E862" w14:textId="33055D5E" w:rsidR="000719D9" w:rsidDel="0075328B" w:rsidRDefault="000719D9">
      <w:pPr>
        <w:rPr>
          <w:del w:id="290" w:author="Lujan, Alan" w:date="2021-12-15T10:24:00Z"/>
          <w:rFonts w:eastAsia="Arial" w:cs="Arial"/>
          <w:sz w:val="18"/>
          <w:szCs w:val="18"/>
        </w:rPr>
      </w:pPr>
    </w:p>
    <w:p w14:paraId="5016E466" w14:textId="6FDBAF2B" w:rsidR="000719D9" w:rsidDel="0075328B" w:rsidRDefault="000719D9">
      <w:pPr>
        <w:rPr>
          <w:del w:id="291" w:author="Lujan, Alan" w:date="2021-12-15T10:24:00Z"/>
          <w:rFonts w:eastAsia="Arial" w:cs="Arial"/>
          <w:sz w:val="18"/>
          <w:szCs w:val="18"/>
        </w:rPr>
      </w:pPr>
    </w:p>
    <w:p w14:paraId="1944ED02" w14:textId="59DC0486" w:rsidR="000719D9" w:rsidDel="0075328B" w:rsidRDefault="000719D9">
      <w:pPr>
        <w:rPr>
          <w:del w:id="292" w:author="Lujan, Alan" w:date="2021-12-15T10:24:00Z"/>
          <w:rFonts w:eastAsia="Arial" w:cs="Arial"/>
          <w:sz w:val="18"/>
          <w:szCs w:val="18"/>
        </w:rPr>
      </w:pPr>
    </w:p>
    <w:p w14:paraId="044511F0" w14:textId="68A664EA" w:rsidR="000719D9" w:rsidDel="0075328B" w:rsidRDefault="000719D9">
      <w:pPr>
        <w:rPr>
          <w:del w:id="293" w:author="Lujan, Alan" w:date="2021-12-15T10:24:00Z"/>
          <w:rFonts w:eastAsia="Arial" w:cs="Arial"/>
          <w:sz w:val="18"/>
          <w:szCs w:val="18"/>
        </w:rPr>
      </w:pPr>
    </w:p>
    <w:p w14:paraId="68CDDE1B" w14:textId="77777777" w:rsidR="00A02775" w:rsidDel="0075328B" w:rsidRDefault="00A02775">
      <w:pPr>
        <w:rPr>
          <w:del w:id="294" w:author="Lujan, Alan" w:date="2021-12-15T10:24:00Z"/>
          <w:rFonts w:eastAsia="Arial" w:cs="Arial"/>
          <w:sz w:val="18"/>
          <w:szCs w:val="18"/>
        </w:rPr>
      </w:pPr>
    </w:p>
    <w:p w14:paraId="3CCE9B4F" w14:textId="77777777" w:rsidR="000719D9" w:rsidDel="0075328B" w:rsidRDefault="000719D9">
      <w:pPr>
        <w:rPr>
          <w:del w:id="295" w:author="Lujan, Alan" w:date="2021-12-15T10:24:00Z"/>
          <w:rFonts w:eastAsia="Arial" w:cs="Arial"/>
          <w:sz w:val="18"/>
          <w:szCs w:val="18"/>
        </w:rPr>
      </w:pPr>
    </w:p>
    <w:p w14:paraId="5D28F5F2" w14:textId="77777777" w:rsidR="000719D9" w:rsidDel="0075328B" w:rsidRDefault="000719D9">
      <w:pPr>
        <w:rPr>
          <w:del w:id="296" w:author="Lujan, Alan" w:date="2021-12-15T10:24:00Z"/>
          <w:rFonts w:eastAsia="Arial" w:cs="Arial"/>
          <w:sz w:val="18"/>
          <w:szCs w:val="18"/>
        </w:rPr>
      </w:pPr>
    </w:p>
    <w:p w14:paraId="0770335D" w14:textId="77777777" w:rsidR="000719D9" w:rsidDel="0075328B" w:rsidRDefault="000719D9">
      <w:pPr>
        <w:rPr>
          <w:del w:id="297" w:author="Lujan, Alan" w:date="2021-12-15T10:24:00Z"/>
          <w:rFonts w:eastAsia="Arial" w:cs="Arial"/>
          <w:sz w:val="18"/>
          <w:szCs w:val="18"/>
        </w:rPr>
      </w:pPr>
    </w:p>
    <w:p w14:paraId="766F2038" w14:textId="77777777" w:rsidR="000719D9" w:rsidDel="0075328B" w:rsidRDefault="000719D9">
      <w:pPr>
        <w:rPr>
          <w:del w:id="298" w:author="Lujan, Alan" w:date="2021-12-15T10:24:00Z"/>
          <w:rFonts w:eastAsia="Arial" w:cs="Arial"/>
          <w:sz w:val="18"/>
          <w:szCs w:val="18"/>
        </w:rPr>
      </w:pPr>
    </w:p>
    <w:p w14:paraId="2033EF58" w14:textId="200E30DA" w:rsidR="000719D9" w:rsidRPr="000719D9" w:rsidDel="0075328B" w:rsidRDefault="000719D9">
      <w:pPr>
        <w:rPr>
          <w:del w:id="299" w:author="Lujan, Alan" w:date="2021-12-15T10:24:00Z"/>
          <w:rFonts w:eastAsia="Arial" w:cs="Arial"/>
          <w:sz w:val="18"/>
          <w:szCs w:val="18"/>
        </w:rPr>
        <w:sectPr w:rsidR="000719D9" w:rsidRPr="000719D9" w:rsidDel="0075328B" w:rsidSect="00936926">
          <w:type w:val="continuous"/>
          <w:pgSz w:w="11906" w:h="16838"/>
          <w:pgMar w:top="1560" w:right="1417" w:bottom="1417" w:left="1417" w:header="708" w:footer="708" w:gutter="0"/>
          <w:cols w:space="709"/>
          <w:docGrid w:linePitch="360"/>
        </w:sectPr>
      </w:pPr>
    </w:p>
    <w:p w14:paraId="0371C522"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0" w:author="Lujan, Alan" w:date="2021-12-15T10:24:00Z"/>
          <w:rFonts w:cs="Arial"/>
          <w:sz w:val="18"/>
        </w:rPr>
      </w:pPr>
    </w:p>
    <w:p w14:paraId="3EA46BBD"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1" w:author="Lujan, Alan" w:date="2021-12-15T10:24:00Z"/>
          <w:rFonts w:cs="Arial"/>
          <w:sz w:val="18"/>
        </w:rPr>
      </w:pPr>
    </w:p>
    <w:p w14:paraId="44C608F4"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2" w:author="Lujan, Alan" w:date="2021-12-15T10:24:00Z"/>
          <w:rFonts w:cs="Arial"/>
          <w:sz w:val="18"/>
        </w:rPr>
      </w:pPr>
    </w:p>
    <w:p w14:paraId="7C524391"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3" w:author="Lujan, Alan" w:date="2021-12-15T10:24:00Z"/>
          <w:rFonts w:cs="Arial"/>
          <w:sz w:val="18"/>
        </w:rPr>
      </w:pPr>
    </w:p>
    <w:p w14:paraId="7AF70417"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4" w:author="Lujan, Alan" w:date="2021-12-15T10:24:00Z"/>
          <w:rFonts w:cs="Arial"/>
          <w:sz w:val="18"/>
        </w:rPr>
      </w:pPr>
    </w:p>
    <w:p w14:paraId="7164CE47"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5" w:author="Lujan, Alan" w:date="2021-12-15T10:24:00Z"/>
          <w:rFonts w:cs="Arial"/>
          <w:sz w:val="18"/>
        </w:rPr>
      </w:pPr>
    </w:p>
    <w:p w14:paraId="434A7799"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6" w:author="Lujan, Alan" w:date="2021-12-15T10:24:00Z"/>
          <w:rFonts w:cs="Arial"/>
          <w:sz w:val="18"/>
        </w:rPr>
      </w:pPr>
    </w:p>
    <w:p w14:paraId="1ADB0186"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7" w:author="Lujan, Alan" w:date="2021-12-15T10:24:00Z"/>
          <w:rFonts w:cs="Arial"/>
          <w:sz w:val="18"/>
        </w:rPr>
      </w:pPr>
    </w:p>
    <w:p w14:paraId="5ED63C75"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8" w:author="Lujan, Alan" w:date="2021-12-15T10:24:00Z"/>
          <w:rFonts w:cs="Arial"/>
          <w:sz w:val="18"/>
        </w:rPr>
      </w:pPr>
    </w:p>
    <w:p w14:paraId="5BDA38FB"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09" w:author="Lujan, Alan" w:date="2021-12-15T10:24:00Z"/>
          <w:rFonts w:cs="Arial"/>
          <w:sz w:val="18"/>
        </w:rPr>
      </w:pPr>
    </w:p>
    <w:p w14:paraId="5DC8E546" w14:textId="77777777" w:rsidR="00A02775" w:rsidRPr="002E2534" w:rsidDel="0075328B" w:rsidRDefault="00A02775">
      <w:pPr>
        <w:pStyle w:val="ListParagraph"/>
        <w:pBdr>
          <w:top w:val="nil"/>
          <w:left w:val="nil"/>
          <w:bottom w:val="nil"/>
          <w:right w:val="nil"/>
          <w:between w:val="nil"/>
        </w:pBdr>
        <w:tabs>
          <w:tab w:val="left" w:pos="426"/>
        </w:tabs>
        <w:spacing w:line="360" w:lineRule="auto"/>
        <w:ind w:left="0"/>
        <w:rPr>
          <w:del w:id="310" w:author="Lujan, Alan" w:date="2021-12-15T10:24:00Z"/>
          <w:rFonts w:cs="Arial"/>
          <w:sz w:val="18"/>
        </w:rPr>
      </w:pPr>
    </w:p>
    <w:p w14:paraId="7F10A470" w14:textId="5B74DA35" w:rsidR="00A02775" w:rsidDel="0075328B" w:rsidRDefault="00A02775">
      <w:pPr>
        <w:pStyle w:val="ListParagraph"/>
        <w:pBdr>
          <w:top w:val="nil"/>
          <w:left w:val="nil"/>
          <w:bottom w:val="nil"/>
          <w:right w:val="nil"/>
          <w:between w:val="nil"/>
        </w:pBdr>
        <w:tabs>
          <w:tab w:val="left" w:pos="426"/>
        </w:tabs>
        <w:spacing w:line="360" w:lineRule="auto"/>
        <w:ind w:left="0"/>
        <w:rPr>
          <w:del w:id="311" w:author="Lujan, Alan" w:date="2021-12-15T10:24:00Z"/>
          <w:rFonts w:cs="Arial"/>
          <w:sz w:val="18"/>
        </w:rPr>
      </w:pPr>
    </w:p>
    <w:p w14:paraId="3C81601D" w14:textId="2CE41A3E" w:rsidR="00096F29" w:rsidDel="0075328B" w:rsidRDefault="00096F29">
      <w:pPr>
        <w:pStyle w:val="ListParagraph"/>
        <w:pBdr>
          <w:top w:val="nil"/>
          <w:left w:val="nil"/>
          <w:bottom w:val="nil"/>
          <w:right w:val="nil"/>
          <w:between w:val="nil"/>
        </w:pBdr>
        <w:tabs>
          <w:tab w:val="left" w:pos="426"/>
        </w:tabs>
        <w:spacing w:line="360" w:lineRule="auto"/>
        <w:ind w:left="0"/>
        <w:rPr>
          <w:del w:id="312" w:author="Lujan, Alan" w:date="2021-12-15T10:24:00Z"/>
          <w:rFonts w:cs="Arial"/>
          <w:sz w:val="18"/>
        </w:rPr>
      </w:pPr>
    </w:p>
    <w:p w14:paraId="4A510317" w14:textId="45CF8115" w:rsidR="00096F29" w:rsidDel="0075328B" w:rsidRDefault="00096F29">
      <w:pPr>
        <w:pStyle w:val="ListParagraph"/>
        <w:pBdr>
          <w:top w:val="nil"/>
          <w:left w:val="nil"/>
          <w:bottom w:val="nil"/>
          <w:right w:val="nil"/>
          <w:between w:val="nil"/>
        </w:pBdr>
        <w:tabs>
          <w:tab w:val="left" w:pos="426"/>
        </w:tabs>
        <w:spacing w:line="360" w:lineRule="auto"/>
        <w:ind w:left="0"/>
        <w:rPr>
          <w:del w:id="313" w:author="Lujan, Alan" w:date="2021-12-15T10:24:00Z"/>
          <w:rFonts w:cs="Arial"/>
          <w:sz w:val="18"/>
        </w:rPr>
      </w:pPr>
    </w:p>
    <w:p w14:paraId="20F058EE" w14:textId="77777777" w:rsidR="00096F29" w:rsidRDefault="00096F29" w:rsidP="00843F4B">
      <w:pPr>
        <w:pStyle w:val="ListParagraph"/>
        <w:pBdr>
          <w:top w:val="nil"/>
          <w:left w:val="nil"/>
          <w:bottom w:val="nil"/>
          <w:right w:val="nil"/>
          <w:between w:val="nil"/>
        </w:pBdr>
        <w:tabs>
          <w:tab w:val="left" w:pos="426"/>
        </w:tabs>
        <w:spacing w:line="360" w:lineRule="auto"/>
        <w:ind w:left="0"/>
        <w:rPr>
          <w:rFonts w:cs="Arial"/>
          <w:sz w:val="18"/>
        </w:rPr>
      </w:pPr>
    </w:p>
    <w:p w14:paraId="3F90788E" w14:textId="77777777" w:rsidR="00096F29" w:rsidRDefault="00096F29" w:rsidP="00843F4B">
      <w:pPr>
        <w:pStyle w:val="ListParagraph"/>
        <w:pBdr>
          <w:top w:val="nil"/>
          <w:left w:val="nil"/>
          <w:bottom w:val="nil"/>
          <w:right w:val="nil"/>
          <w:between w:val="nil"/>
        </w:pBdr>
        <w:tabs>
          <w:tab w:val="left" w:pos="426"/>
        </w:tabs>
        <w:spacing w:line="360" w:lineRule="auto"/>
        <w:ind w:left="0"/>
        <w:rPr>
          <w:rFonts w:cs="Arial"/>
          <w:sz w:val="18"/>
        </w:rPr>
      </w:pPr>
    </w:p>
    <w:p w14:paraId="246DAE1D" w14:textId="083B77A2" w:rsidR="00096F29" w:rsidDel="0075328B" w:rsidRDefault="00096F29">
      <w:pPr>
        <w:pStyle w:val="ListParagraph"/>
        <w:pBdr>
          <w:top w:val="nil"/>
          <w:left w:val="nil"/>
          <w:bottom w:val="nil"/>
          <w:right w:val="nil"/>
          <w:between w:val="nil"/>
        </w:pBdr>
        <w:tabs>
          <w:tab w:val="left" w:pos="426"/>
        </w:tabs>
        <w:spacing w:line="360" w:lineRule="auto"/>
        <w:ind w:left="0"/>
        <w:rPr>
          <w:del w:id="314" w:author="Lujan, Alan" w:date="2021-12-15T10:25:00Z"/>
          <w:rFonts w:cs="Arial"/>
          <w:sz w:val="18"/>
        </w:rPr>
      </w:pPr>
    </w:p>
    <w:p w14:paraId="1EBD4FCD" w14:textId="7D793C88" w:rsidR="00096F29" w:rsidRPr="002E2534" w:rsidDel="0075328B" w:rsidRDefault="00096F29">
      <w:pPr>
        <w:pStyle w:val="ListParagraph"/>
        <w:pBdr>
          <w:top w:val="nil"/>
          <w:left w:val="nil"/>
          <w:bottom w:val="nil"/>
          <w:right w:val="nil"/>
          <w:between w:val="nil"/>
        </w:pBdr>
        <w:tabs>
          <w:tab w:val="left" w:pos="426"/>
        </w:tabs>
        <w:spacing w:line="360" w:lineRule="auto"/>
        <w:ind w:left="0"/>
        <w:rPr>
          <w:del w:id="315" w:author="Lujan, Alan" w:date="2021-12-15T10:25:00Z"/>
          <w:rFonts w:cs="Arial"/>
          <w:sz w:val="18"/>
        </w:rPr>
      </w:pPr>
    </w:p>
    <w:p w14:paraId="5FAB26F7" w14:textId="64842CC4" w:rsidR="00A02775" w:rsidRPr="002E2534" w:rsidRDefault="007D63A9" w:rsidP="00843F4B">
      <w:pPr>
        <w:pStyle w:val="ListParagraph"/>
        <w:pBdr>
          <w:top w:val="nil"/>
          <w:left w:val="nil"/>
          <w:bottom w:val="nil"/>
          <w:right w:val="nil"/>
          <w:between w:val="nil"/>
        </w:pBdr>
        <w:tabs>
          <w:tab w:val="left" w:pos="426"/>
        </w:tabs>
        <w:spacing w:line="360" w:lineRule="auto"/>
        <w:ind w:left="0"/>
        <w:rPr>
          <w:rFonts w:cs="Arial"/>
          <w:sz w:val="18"/>
        </w:rPr>
      </w:pPr>
      <w:r w:rsidRPr="000719D9">
        <w:rPr>
          <w:rFonts w:cs="Arial"/>
          <w:noProof/>
          <w:sz w:val="36"/>
          <w:szCs w:val="36"/>
          <w:lang w:val="nl-NL" w:eastAsia="nl-NL"/>
        </w:rPr>
        <mc:AlternateContent>
          <mc:Choice Requires="wps">
            <w:drawing>
              <wp:anchor distT="0" distB="0" distL="114300" distR="114300" simplePos="0" relativeHeight="251720704" behindDoc="0" locked="0" layoutInCell="1" allowOverlap="1" wp14:anchorId="284CC917" wp14:editId="695B6DAB">
                <wp:simplePos x="0" y="0"/>
                <wp:positionH relativeFrom="column">
                  <wp:posOffset>-888365</wp:posOffset>
                </wp:positionH>
                <wp:positionV relativeFrom="paragraph">
                  <wp:posOffset>-1270</wp:posOffset>
                </wp:positionV>
                <wp:extent cx="3591560" cy="659765"/>
                <wp:effectExtent l="0" t="0" r="27940" b="26035"/>
                <wp:wrapNone/>
                <wp:docPr id="21" name="Rectangle 21"/>
                <wp:cNvGraphicFramePr/>
                <a:graphic xmlns:a="http://schemas.openxmlformats.org/drawingml/2006/main">
                  <a:graphicData uri="http://schemas.microsoft.com/office/word/2010/wordprocessingShape">
                    <wps:wsp>
                      <wps:cNvSpPr/>
                      <wps:spPr>
                        <a:xfrm>
                          <a:off x="0" y="0"/>
                          <a:ext cx="3591560" cy="65976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B9267" w14:textId="77777777" w:rsidR="00252155" w:rsidRPr="00146BDF" w:rsidRDefault="00252155" w:rsidP="00A02775">
                            <w:pPr>
                              <w:pStyle w:val="ListParagraph"/>
                              <w:numPr>
                                <w:ilvl w:val="0"/>
                                <w:numId w:val="16"/>
                              </w:numPr>
                              <w:tabs>
                                <w:tab w:val="left" w:pos="1276"/>
                              </w:tabs>
                              <w:ind w:left="1276" w:hanging="425"/>
                              <w:rPr>
                                <w:rFonts w:cs="Arial"/>
                                <w:b/>
                                <w:sz w:val="36"/>
                              </w:rPr>
                            </w:pPr>
                            <w:r w:rsidRPr="00146BDF">
                              <w:rPr>
                                <w:rFonts w:cs="Arial"/>
                                <w:b/>
                                <w:sz w:val="36"/>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CC917" id="Rectangle 21" o:spid="_x0000_s1032" style="position:absolute;left:0;text-align:left;margin-left:-69.95pt;margin-top:-.1pt;width:282.8pt;height:5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" fillcolor="#538135 [2409]" strokecolor="#538135 [2409]" strokeweight="1pt">
                <v:textbox>
                  <w:txbxContent>
                    <w:p w14:paraId="183B9267" w14:textId="77777777" w:rsidR="00252155" w:rsidRPr="00146BDF" w:rsidRDefault="00252155" w:rsidP="00A02775">
                      <w:pPr>
                        <w:pStyle w:val="ListParagraph"/>
                        <w:numPr>
                          <w:ilvl w:val="0"/>
                          <w:numId w:val="16"/>
                        </w:numPr>
                        <w:tabs>
                          <w:tab w:val="left" w:pos="1276"/>
                        </w:tabs>
                        <w:ind w:left="1276" w:hanging="425"/>
                        <w:rPr>
                          <w:rFonts w:cs="Arial"/>
                          <w:b/>
                          <w:sz w:val="36"/>
                        </w:rPr>
                      </w:pPr>
                      <w:r w:rsidRPr="00146BDF">
                        <w:rPr>
                          <w:rFonts w:cs="Arial"/>
                          <w:b/>
                          <w:sz w:val="36"/>
                        </w:rPr>
                        <w:t>Results</w:t>
                      </w:r>
                    </w:p>
                  </w:txbxContent>
                </v:textbox>
              </v:rect>
            </w:pict>
          </mc:Fallback>
        </mc:AlternateContent>
      </w:r>
    </w:p>
    <w:p w14:paraId="4402B41D" w14:textId="2981CD30"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36C482F8" w14:textId="5B158B0C"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742B731A" w14:textId="77777777" w:rsidR="0075328B" w:rsidRDefault="0075328B">
      <w:pPr>
        <w:spacing w:after="160" w:line="259" w:lineRule="auto"/>
        <w:rPr>
          <w:ins w:id="316" w:author="Lujan, Alan" w:date="2021-12-15T10:25:00Z"/>
          <w:rFonts w:cs="Arial"/>
          <w:sz w:val="18"/>
        </w:rPr>
        <w:pPrChange w:id="317" w:author="Lujan, Alan" w:date="2021-12-15T10:49:00Z">
          <w:pPr>
            <w:spacing w:after="160" w:line="259" w:lineRule="auto"/>
            <w:jc w:val="left"/>
          </w:pPr>
        </w:pPrChange>
      </w:pPr>
    </w:p>
    <w:p w14:paraId="04C389E9" w14:textId="77777777" w:rsidR="0075328B" w:rsidRDefault="0075328B">
      <w:pPr>
        <w:spacing w:after="160" w:line="259" w:lineRule="auto"/>
        <w:rPr>
          <w:ins w:id="318" w:author="Lujan, Alan" w:date="2021-12-15T10:25:00Z"/>
          <w:rFonts w:cs="Arial"/>
          <w:sz w:val="18"/>
        </w:rPr>
        <w:pPrChange w:id="319" w:author="Lujan, Alan" w:date="2021-12-15T10:49:00Z">
          <w:pPr>
            <w:spacing w:after="160" w:line="259" w:lineRule="auto"/>
            <w:jc w:val="left"/>
          </w:pPr>
        </w:pPrChange>
      </w:pPr>
    </w:p>
    <w:p w14:paraId="55B17E24" w14:textId="7BD66554" w:rsidR="0075328B" w:rsidRDefault="0075328B">
      <w:pPr>
        <w:pStyle w:val="Heading2"/>
        <w:numPr>
          <w:ilvl w:val="1"/>
          <w:numId w:val="38"/>
        </w:numPr>
        <w:tabs>
          <w:tab w:val="left" w:pos="594"/>
        </w:tabs>
        <w:spacing w:before="326" w:line="309" w:lineRule="auto"/>
        <w:ind w:right="1526"/>
        <w:jc w:val="both"/>
        <w:rPr>
          <w:ins w:id="320" w:author="Lujan, Alan" w:date="2021-12-15T10:25:00Z"/>
        </w:rPr>
        <w:pPrChange w:id="321" w:author="Lujan, Alan" w:date="2021-12-15T10:51:00Z">
          <w:pPr>
            <w:pStyle w:val="Heading2"/>
            <w:numPr>
              <w:ilvl w:val="1"/>
              <w:numId w:val="33"/>
            </w:numPr>
            <w:tabs>
              <w:tab w:val="left" w:pos="594"/>
            </w:tabs>
            <w:spacing w:before="326" w:line="309" w:lineRule="auto"/>
            <w:ind w:left="593" w:right="1526" w:hanging="486"/>
          </w:pPr>
        </w:pPrChange>
      </w:pPr>
      <w:ins w:id="322" w:author="Lujan, Alan" w:date="2021-12-15T10:25:00Z">
        <w:r>
          <w:rPr>
            <w:w w:val="95"/>
          </w:rPr>
          <w:t>Homeownership</w:t>
        </w:r>
        <w:r>
          <w:rPr>
            <w:spacing w:val="-8"/>
            <w:w w:val="95"/>
          </w:rPr>
          <w:t xml:space="preserve"> </w:t>
        </w:r>
        <w:r>
          <w:rPr>
            <w:w w:val="95"/>
          </w:rPr>
          <w:t>increases</w:t>
        </w:r>
        <w:r>
          <w:rPr>
            <w:spacing w:val="-7"/>
            <w:w w:val="95"/>
          </w:rPr>
          <w:t xml:space="preserve"> </w:t>
        </w:r>
        <w:r>
          <w:rPr>
            <w:w w:val="95"/>
          </w:rPr>
          <w:t>intensive</w:t>
        </w:r>
        <w:r>
          <w:rPr>
            <w:spacing w:val="-8"/>
            <w:w w:val="95"/>
          </w:rPr>
          <w:t xml:space="preserve"> </w:t>
        </w:r>
        <w:r>
          <w:rPr>
            <w:w w:val="95"/>
          </w:rPr>
          <w:t>margin</w:t>
        </w:r>
        <w:r>
          <w:rPr>
            <w:spacing w:val="-8"/>
            <w:w w:val="95"/>
          </w:rPr>
          <w:t xml:space="preserve"> </w:t>
        </w:r>
        <w:r>
          <w:rPr>
            <w:w w:val="95"/>
          </w:rPr>
          <w:t>of</w:t>
        </w:r>
        <w:r>
          <w:rPr>
            <w:spacing w:val="-8"/>
            <w:w w:val="95"/>
          </w:rPr>
          <w:t xml:space="preserve"> </w:t>
        </w:r>
        <w:r>
          <w:rPr>
            <w:w w:val="95"/>
          </w:rPr>
          <w:t>stock</w:t>
        </w:r>
        <w:r>
          <w:rPr>
            <w:spacing w:val="-7"/>
            <w:w w:val="95"/>
          </w:rPr>
          <w:t xml:space="preserve"> </w:t>
        </w:r>
        <w:r>
          <w:rPr>
            <w:w w:val="95"/>
          </w:rPr>
          <w:t>market</w:t>
        </w:r>
        <w:r>
          <w:rPr>
            <w:spacing w:val="-63"/>
            <w:w w:val="95"/>
          </w:rPr>
          <w:t xml:space="preserve"> </w:t>
        </w:r>
        <w:r>
          <w:t>participation</w:t>
        </w:r>
      </w:ins>
    </w:p>
    <w:p w14:paraId="15411B19" w14:textId="77777777" w:rsidR="0075328B" w:rsidRDefault="0075328B" w:rsidP="00843F4B">
      <w:pPr>
        <w:pStyle w:val="BodyText"/>
        <w:spacing w:before="104" w:line="290" w:lineRule="auto"/>
        <w:ind w:left="108" w:right="105"/>
        <w:jc w:val="both"/>
        <w:rPr>
          <w:ins w:id="323" w:author="Lujan, Alan" w:date="2021-12-15T10:25:00Z"/>
        </w:rPr>
      </w:pPr>
      <w:ins w:id="324" w:author="Lujan, Alan" w:date="2021-12-15T10:25:00Z">
        <w:r>
          <w:rPr>
            <w:w w:val="95"/>
          </w:rPr>
          <w:t>We</w:t>
        </w:r>
        <w:r>
          <w:rPr>
            <w:spacing w:val="24"/>
            <w:w w:val="95"/>
          </w:rPr>
          <w:t xml:space="preserve"> </w:t>
        </w:r>
        <w:r>
          <w:rPr>
            <w:w w:val="95"/>
          </w:rPr>
          <w:t>examine</w:t>
        </w:r>
        <w:r>
          <w:rPr>
            <w:spacing w:val="25"/>
            <w:w w:val="95"/>
          </w:rPr>
          <w:t xml:space="preserve"> </w:t>
        </w:r>
        <w:r>
          <w:rPr>
            <w:w w:val="95"/>
          </w:rPr>
          <w:t>here</w:t>
        </w:r>
        <w:r>
          <w:rPr>
            <w:spacing w:val="24"/>
            <w:w w:val="95"/>
          </w:rPr>
          <w:t xml:space="preserve"> </w:t>
        </w:r>
        <w:r>
          <w:rPr>
            <w:w w:val="95"/>
          </w:rPr>
          <w:t>the</w:t>
        </w:r>
        <w:r>
          <w:rPr>
            <w:spacing w:val="25"/>
            <w:w w:val="95"/>
          </w:rPr>
          <w:t xml:space="preserve"> </w:t>
        </w:r>
        <w:r>
          <w:rPr>
            <w:w w:val="95"/>
          </w:rPr>
          <w:t>behavior</w:t>
        </w:r>
        <w:r>
          <w:rPr>
            <w:spacing w:val="25"/>
            <w:w w:val="95"/>
          </w:rPr>
          <w:t xml:space="preserve"> </w:t>
        </w:r>
        <w:r>
          <w:rPr>
            <w:w w:val="95"/>
          </w:rPr>
          <w:t>of</w:t>
        </w:r>
        <w:r>
          <w:rPr>
            <w:spacing w:val="25"/>
            <w:w w:val="95"/>
          </w:rPr>
          <w:t xml:space="preserve"> </w:t>
        </w:r>
        <w:r>
          <w:rPr>
            <w:w w:val="95"/>
          </w:rPr>
          <w:t>retired</w:t>
        </w:r>
        <w:r>
          <w:rPr>
            <w:spacing w:val="24"/>
            <w:w w:val="95"/>
          </w:rPr>
          <w:t xml:space="preserve"> </w:t>
        </w:r>
        <w:r>
          <w:rPr>
            <w:w w:val="95"/>
          </w:rPr>
          <w:t>households</w:t>
        </w:r>
        <w:r>
          <w:rPr>
            <w:spacing w:val="25"/>
            <w:w w:val="95"/>
          </w:rPr>
          <w:t xml:space="preserve"> </w:t>
        </w:r>
        <w:r>
          <w:rPr>
            <w:w w:val="95"/>
          </w:rPr>
          <w:t>on</w:t>
        </w:r>
        <w:r>
          <w:rPr>
            <w:spacing w:val="25"/>
            <w:w w:val="95"/>
          </w:rPr>
          <w:t xml:space="preserve"> </w:t>
        </w:r>
        <w:r>
          <w:rPr>
            <w:w w:val="95"/>
          </w:rPr>
          <w:t>the</w:t>
        </w:r>
        <w:r>
          <w:rPr>
            <w:spacing w:val="24"/>
            <w:w w:val="95"/>
          </w:rPr>
          <w:t xml:space="preserve"> </w:t>
        </w:r>
        <w:r>
          <w:rPr>
            <w:w w:val="95"/>
          </w:rPr>
          <w:t>cusp</w:t>
        </w:r>
        <w:r>
          <w:rPr>
            <w:spacing w:val="25"/>
            <w:w w:val="95"/>
          </w:rPr>
          <w:t xml:space="preserve"> </w:t>
        </w:r>
        <w:r>
          <w:rPr>
            <w:w w:val="95"/>
          </w:rPr>
          <w:t>of</w:t>
        </w:r>
        <w:r>
          <w:rPr>
            <w:spacing w:val="25"/>
            <w:w w:val="95"/>
          </w:rPr>
          <w:t xml:space="preserve"> </w:t>
        </w:r>
        <w:r>
          <w:rPr>
            <w:w w:val="95"/>
          </w:rPr>
          <w:t>the</w:t>
        </w:r>
        <w:r>
          <w:rPr>
            <w:spacing w:val="24"/>
            <w:w w:val="95"/>
          </w:rPr>
          <w:t xml:space="preserve"> </w:t>
        </w:r>
        <w:r>
          <w:rPr>
            <w:w w:val="95"/>
          </w:rPr>
          <w:t>liquidation</w:t>
        </w:r>
        <w:r>
          <w:rPr>
            <w:spacing w:val="25"/>
            <w:w w:val="95"/>
          </w:rPr>
          <w:t xml:space="preserve"> </w:t>
        </w:r>
        <w:r>
          <w:rPr>
            <w:w w:val="95"/>
          </w:rPr>
          <w:t>of</w:t>
        </w:r>
        <w:r>
          <w:rPr>
            <w:spacing w:val="-55"/>
            <w:w w:val="95"/>
          </w:rPr>
          <w:t xml:space="preserve"> </w:t>
        </w:r>
        <w:r>
          <w:rPr>
            <w:w w:val="95"/>
          </w:rPr>
          <w:t>the value of their house. As usual, we are assuming that the household anticipates some</w:t>
        </w:r>
        <w:r>
          <w:rPr>
            <w:spacing w:val="1"/>
            <w:w w:val="95"/>
          </w:rPr>
          <w:t xml:space="preserve"> </w:t>
        </w:r>
        <w:r>
          <w:rPr>
            <w:w w:val="95"/>
          </w:rPr>
          <w:t>form of guaranteed pension income (’Social Security’), but expects to finance any other</w:t>
        </w:r>
        <w:r>
          <w:rPr>
            <w:spacing w:val="1"/>
            <w:w w:val="95"/>
          </w:rPr>
          <w:t xml:space="preserve"> </w:t>
        </w:r>
        <w:r>
          <w:t>consumption</w:t>
        </w:r>
        <w:r>
          <w:rPr>
            <w:spacing w:val="12"/>
          </w:rPr>
          <w:t xml:space="preserve"> </w:t>
        </w:r>
        <w:r>
          <w:t>out</w:t>
        </w:r>
        <w:r>
          <w:rPr>
            <w:spacing w:val="14"/>
          </w:rPr>
          <w:t xml:space="preserve"> </w:t>
        </w:r>
        <w:r>
          <w:t>of</w:t>
        </w:r>
        <w:r>
          <w:rPr>
            <w:spacing w:val="14"/>
          </w:rPr>
          <w:t xml:space="preserve"> </w:t>
        </w:r>
        <w:r>
          <w:t>the</w:t>
        </w:r>
        <w:r>
          <w:rPr>
            <w:spacing w:val="12"/>
          </w:rPr>
          <w:t xml:space="preserve"> </w:t>
        </w:r>
        <w:r>
          <w:t>returns</w:t>
        </w:r>
        <w:r>
          <w:rPr>
            <w:spacing w:val="14"/>
          </w:rPr>
          <w:t xml:space="preserve"> </w:t>
        </w:r>
        <w:r>
          <w:t>on</w:t>
        </w:r>
        <w:r>
          <w:rPr>
            <w:spacing w:val="14"/>
          </w:rPr>
          <w:t xml:space="preserve"> </w:t>
        </w:r>
        <w:r>
          <w:t>their</w:t>
        </w:r>
        <w:r>
          <w:rPr>
            <w:spacing w:val="13"/>
          </w:rPr>
          <w:t xml:space="preserve"> </w:t>
        </w:r>
        <w:r>
          <w:t>assets.</w:t>
        </w:r>
      </w:ins>
    </w:p>
    <w:p w14:paraId="7DB956C2" w14:textId="77777777" w:rsidR="0075328B" w:rsidRDefault="0075328B" w:rsidP="00843F4B">
      <w:pPr>
        <w:pStyle w:val="BodyText"/>
        <w:spacing w:before="1" w:line="290" w:lineRule="auto"/>
        <w:ind w:left="108" w:right="105" w:firstLine="234"/>
        <w:jc w:val="both"/>
        <w:rPr>
          <w:ins w:id="325" w:author="Lujan, Alan" w:date="2021-12-15T10:25:00Z"/>
        </w:rPr>
      </w:pPr>
      <w:ins w:id="326" w:author="Lujan, Alan" w:date="2021-12-15T10:25:00Z">
        <w:r>
          <w:rPr>
            <w:spacing w:val="-1"/>
          </w:rPr>
          <w:t xml:space="preserve">The proportion of </w:t>
        </w:r>
        <w:r>
          <w:t>liquid assets invested in the stock market is known as the risky</w:t>
        </w:r>
        <w:r>
          <w:rPr>
            <w:spacing w:val="1"/>
          </w:rPr>
          <w:t xml:space="preserve"> </w:t>
        </w:r>
        <w:r>
          <w:t>portfolio</w:t>
        </w:r>
        <w:r>
          <w:rPr>
            <w:spacing w:val="16"/>
          </w:rPr>
          <w:t xml:space="preserve"> </w:t>
        </w:r>
        <w:r>
          <w:t>share,</w:t>
        </w:r>
        <w:r>
          <w:rPr>
            <w:spacing w:val="15"/>
          </w:rPr>
          <w:t xml:space="preserve"> </w:t>
        </w:r>
        <w:r>
          <w:t>or</w:t>
        </w:r>
        <w:r>
          <w:rPr>
            <w:spacing w:val="16"/>
          </w:rPr>
          <w:t xml:space="preserve"> </w:t>
        </w:r>
        <w:r>
          <w:rPr>
            <w:b/>
          </w:rPr>
          <w:t>risky</w:t>
        </w:r>
        <w:r>
          <w:rPr>
            <w:b/>
            <w:spacing w:val="27"/>
          </w:rPr>
          <w:t xml:space="preserve"> </w:t>
        </w:r>
        <w:r>
          <w:rPr>
            <w:b/>
          </w:rPr>
          <w:t>share</w:t>
        </w:r>
        <w:r>
          <w:rPr>
            <w:b/>
            <w:spacing w:val="15"/>
          </w:rPr>
          <w:t xml:space="preserve"> </w:t>
        </w:r>
        <w:r>
          <w:t>for</w:t>
        </w:r>
        <w:r>
          <w:rPr>
            <w:spacing w:val="15"/>
          </w:rPr>
          <w:t xml:space="preserve"> </w:t>
        </w:r>
        <w:r>
          <w:t>short.</w:t>
        </w:r>
      </w:ins>
    </w:p>
    <w:p w14:paraId="4A425806" w14:textId="77777777" w:rsidR="0075328B" w:rsidRDefault="0075328B" w:rsidP="00843F4B">
      <w:pPr>
        <w:pStyle w:val="BodyText"/>
        <w:spacing w:before="1" w:line="290" w:lineRule="auto"/>
        <w:ind w:left="108" w:right="104" w:firstLine="234"/>
        <w:jc w:val="both"/>
        <w:rPr>
          <w:ins w:id="327" w:author="Lujan, Alan" w:date="2021-12-15T10:25:00Z"/>
        </w:rPr>
      </w:pPr>
      <w:ins w:id="328" w:author="Lujan, Alan" w:date="2021-12-15T10:25:00Z">
        <w:r>
          <w:fldChar w:fldCharType="begin"/>
        </w:r>
        <w:r>
          <w:instrText xml:space="preserve"> HYPERLINK \l "_bookmark17" </w:instrText>
        </w:r>
        <w:r>
          <w:fldChar w:fldCharType="separate"/>
        </w:r>
        <w:r>
          <w:rPr>
            <w:color w:val="19174C"/>
            <w:w w:val="95"/>
          </w:rPr>
          <w:t xml:space="preserve">Carroll </w:t>
        </w:r>
        <w:r>
          <w:rPr>
            <w:color w:val="19174C"/>
            <w:w w:val="95"/>
          </w:rPr>
          <w:fldChar w:fldCharType="end"/>
        </w:r>
        <w:r>
          <w:rPr>
            <w:w w:val="95"/>
          </w:rPr>
          <w:t>(</w:t>
        </w:r>
        <w:r>
          <w:fldChar w:fldCharType="begin"/>
        </w:r>
        <w:r>
          <w:instrText xml:space="preserve"> HYPERLINK \l "_bookmark17" </w:instrText>
        </w:r>
        <w:r>
          <w:fldChar w:fldCharType="separate"/>
        </w:r>
        <w:r>
          <w:rPr>
            <w:color w:val="19174C"/>
            <w:w w:val="95"/>
          </w:rPr>
          <w:t>2020</w:t>
        </w:r>
        <w:r>
          <w:rPr>
            <w:color w:val="19174C"/>
            <w:w w:val="95"/>
          </w:rPr>
          <w:fldChar w:fldCharType="end"/>
        </w:r>
        <w:r>
          <w:rPr>
            <w:w w:val="95"/>
          </w:rPr>
          <w:t>) reviewed the logic of the model without housing. For a person with no</w:t>
        </w:r>
        <w:r>
          <w:rPr>
            <w:spacing w:val="1"/>
            <w:w w:val="95"/>
          </w:rPr>
          <w:t xml:space="preserve"> </w:t>
        </w:r>
        <w:r>
          <w:rPr>
            <w:w w:val="95"/>
          </w:rPr>
          <w:t>housing wealth and little liquid wealth, the first dollar of investment in the stock market</w:t>
        </w:r>
        <w:r>
          <w:rPr>
            <w:spacing w:val="-54"/>
            <w:w w:val="95"/>
          </w:rPr>
          <w:t xml:space="preserve"> </w:t>
        </w:r>
        <w:r>
          <w:rPr>
            <w:w w:val="95"/>
          </w:rPr>
          <w:t>poses very little risk, so the model implies that the proportion of any additional wealth</w:t>
        </w:r>
        <w:r>
          <w:rPr>
            <w:spacing w:val="1"/>
            <w:w w:val="95"/>
          </w:rPr>
          <w:t xml:space="preserve"> </w:t>
        </w:r>
        <w:r>
          <w:t>that</w:t>
        </w:r>
        <w:r>
          <w:rPr>
            <w:spacing w:val="-6"/>
          </w:rPr>
          <w:t xml:space="preserve"> </w:t>
        </w:r>
        <w:r>
          <w:t>will</w:t>
        </w:r>
        <w:r>
          <w:rPr>
            <w:spacing w:val="-5"/>
          </w:rPr>
          <w:t xml:space="preserve"> </w:t>
        </w:r>
        <w:r>
          <w:t>be</w:t>
        </w:r>
        <w:r>
          <w:rPr>
            <w:spacing w:val="-6"/>
          </w:rPr>
          <w:t xml:space="preserve"> </w:t>
        </w:r>
        <w:r>
          <w:t>invested</w:t>
        </w:r>
        <w:r>
          <w:rPr>
            <w:spacing w:val="-5"/>
          </w:rPr>
          <w:t xml:space="preserve"> </w:t>
        </w:r>
        <w:r>
          <w:t>in</w:t>
        </w:r>
        <w:r>
          <w:rPr>
            <w:spacing w:val="-6"/>
          </w:rPr>
          <w:t xml:space="preserve"> </w:t>
        </w:r>
        <w:r>
          <w:t>the</w:t>
        </w:r>
        <w:r>
          <w:rPr>
            <w:spacing w:val="-5"/>
          </w:rPr>
          <w:t xml:space="preserve"> </w:t>
        </w:r>
        <w:r>
          <w:t>stock</w:t>
        </w:r>
        <w:r>
          <w:rPr>
            <w:spacing w:val="-6"/>
          </w:rPr>
          <w:t xml:space="preserve"> </w:t>
        </w:r>
        <w:r>
          <w:t>market</w:t>
        </w:r>
        <w:r>
          <w:rPr>
            <w:spacing w:val="-5"/>
          </w:rPr>
          <w:t xml:space="preserve"> </w:t>
        </w:r>
        <w:r>
          <w:t>is</w:t>
        </w:r>
        <w:r>
          <w:rPr>
            <w:spacing w:val="-6"/>
          </w:rPr>
          <w:t xml:space="preserve"> </w:t>
        </w:r>
        <w:r>
          <w:t>100</w:t>
        </w:r>
        <w:r>
          <w:rPr>
            <w:spacing w:val="-5"/>
          </w:rPr>
          <w:t xml:space="preserve"> </w:t>
        </w:r>
        <w:r>
          <w:t>percent.</w:t>
        </w:r>
        <w:r>
          <w:rPr>
            <w:spacing w:val="14"/>
          </w:rPr>
          <w:t xml:space="preserve"> </w:t>
        </w:r>
        <w:r>
          <w:t>But</w:t>
        </w:r>
        <w:r>
          <w:rPr>
            <w:spacing w:val="-5"/>
          </w:rPr>
          <w:t xml:space="preserve"> </w:t>
        </w:r>
        <w:r>
          <w:t>as</w:t>
        </w:r>
        <w:r>
          <w:rPr>
            <w:spacing w:val="-6"/>
          </w:rPr>
          <w:t xml:space="preserve"> </w:t>
        </w:r>
        <w:r>
          <w:t>wealth</w:t>
        </w:r>
        <w:r>
          <w:rPr>
            <w:spacing w:val="-5"/>
          </w:rPr>
          <w:t xml:space="preserve"> </w:t>
        </w:r>
        <w:r>
          <w:t>gets</w:t>
        </w:r>
        <w:r>
          <w:rPr>
            <w:spacing w:val="-6"/>
          </w:rPr>
          <w:t xml:space="preserve"> </w:t>
        </w:r>
        <w:r>
          <w:t>very</w:t>
        </w:r>
        <w:r>
          <w:rPr>
            <w:spacing w:val="-5"/>
          </w:rPr>
          <w:t xml:space="preserve"> </w:t>
        </w:r>
        <w:r>
          <w:t>large,</w:t>
        </w:r>
        <w:r>
          <w:rPr>
            <w:spacing w:val="-58"/>
          </w:rPr>
          <w:t xml:space="preserve"> </w:t>
        </w:r>
        <w:r>
          <w:rPr>
            <w:w w:val="95"/>
          </w:rPr>
          <w:t>the consumer becomes reluctant to put all of it in the stock market, because that would</w:t>
        </w:r>
        <w:r>
          <w:rPr>
            <w:spacing w:val="1"/>
            <w:w w:val="95"/>
          </w:rPr>
          <w:t xml:space="preserve"> </w:t>
        </w:r>
        <w:r>
          <w:t>be</w:t>
        </w:r>
        <w:r>
          <w:rPr>
            <w:spacing w:val="11"/>
          </w:rPr>
          <w:t xml:space="preserve"> </w:t>
        </w:r>
        <w:r>
          <w:t>putting</w:t>
        </w:r>
        <w:r>
          <w:rPr>
            <w:spacing w:val="11"/>
          </w:rPr>
          <w:t xml:space="preserve"> </w:t>
        </w:r>
        <w:r>
          <w:t>more</w:t>
        </w:r>
        <w:r>
          <w:rPr>
            <w:spacing w:val="11"/>
          </w:rPr>
          <w:t xml:space="preserve"> </w:t>
        </w:r>
        <w:r>
          <w:t>and</w:t>
        </w:r>
        <w:r>
          <w:rPr>
            <w:spacing w:val="12"/>
          </w:rPr>
          <w:t xml:space="preserve"> </w:t>
        </w:r>
        <w:r>
          <w:t>more</w:t>
        </w:r>
        <w:r>
          <w:rPr>
            <w:spacing w:val="11"/>
          </w:rPr>
          <w:t xml:space="preserve"> </w:t>
        </w:r>
        <w:r>
          <w:t>of</w:t>
        </w:r>
        <w:r>
          <w:rPr>
            <w:spacing w:val="12"/>
          </w:rPr>
          <w:t xml:space="preserve"> </w:t>
        </w:r>
        <w:r>
          <w:t>their</w:t>
        </w:r>
        <w:r>
          <w:rPr>
            <w:spacing w:val="11"/>
          </w:rPr>
          <w:t xml:space="preserve"> </w:t>
        </w:r>
        <w:r>
          <w:t>consumption</w:t>
        </w:r>
        <w:r>
          <w:rPr>
            <w:spacing w:val="12"/>
          </w:rPr>
          <w:t xml:space="preserve"> </w:t>
        </w:r>
        <w:r>
          <w:t>at</w:t>
        </w:r>
        <w:r>
          <w:rPr>
            <w:spacing w:val="12"/>
          </w:rPr>
          <w:t xml:space="preserve"> </w:t>
        </w:r>
        <w:r>
          <w:t>risk</w:t>
        </w:r>
        <w:r>
          <w:fldChar w:fldCharType="begin"/>
        </w:r>
        <w:r>
          <w:instrText xml:space="preserve"> HYPERLINK \l "_bookmark6" </w:instrText>
        </w:r>
        <w:r>
          <w:fldChar w:fldCharType="separate"/>
        </w:r>
        <w:r>
          <w:rPr>
            <w:color w:val="4C0000"/>
            <w:position w:val="9"/>
            <w:sz w:val="12"/>
          </w:rPr>
          <w:t>6</w:t>
        </w:r>
        <w:r>
          <w:rPr>
            <w:color w:val="4C0000"/>
            <w:position w:val="9"/>
            <w:sz w:val="12"/>
          </w:rPr>
          <w:fldChar w:fldCharType="end"/>
        </w:r>
        <w:r>
          <w:t>.</w:t>
        </w:r>
      </w:ins>
    </w:p>
    <w:p w14:paraId="6E37A848" w14:textId="4527E4CE" w:rsidR="0075328B" w:rsidRDefault="0075328B" w:rsidP="00843F4B">
      <w:pPr>
        <w:pStyle w:val="BodyText"/>
        <w:spacing w:before="1" w:line="290" w:lineRule="auto"/>
        <w:ind w:left="108" w:right="106" w:firstLine="234"/>
        <w:jc w:val="both"/>
        <w:rPr>
          <w:ins w:id="329" w:author="Lujan, Alan" w:date="2021-12-15T10:26:00Z"/>
        </w:rPr>
      </w:pPr>
      <w:ins w:id="330" w:author="Lujan, Alan" w:date="2021-12-15T10:25:00Z">
        <w:r>
          <w:rPr>
            <w:w w:val="95"/>
          </w:rPr>
          <w:t xml:space="preserve">Figure </w:t>
        </w:r>
        <w:r>
          <w:fldChar w:fldCharType="begin"/>
        </w:r>
        <w:r>
          <w:instrText xml:space="preserve"> HYPERLINK \l "_bookmark7" </w:instrText>
        </w:r>
        <w:r>
          <w:fldChar w:fldCharType="separate"/>
        </w:r>
        <w:r>
          <w:rPr>
            <w:color w:val="4C0000"/>
            <w:w w:val="95"/>
          </w:rPr>
          <w:t>1</w:t>
        </w:r>
        <w:r>
          <w:rPr>
            <w:color w:val="4C0000"/>
            <w:w w:val="95"/>
          </w:rPr>
          <w:fldChar w:fldCharType="end"/>
        </w:r>
        <w:r>
          <w:rPr>
            <w:color w:val="4C0000"/>
            <w:w w:val="95"/>
          </w:rPr>
          <w:t xml:space="preserve"> </w:t>
        </w:r>
        <w:r>
          <w:rPr>
            <w:w w:val="95"/>
          </w:rPr>
          <w:t>shows how the picture is modified for consumers who, in addition to their</w:t>
        </w:r>
        <w:r>
          <w:rPr>
            <w:spacing w:val="1"/>
            <w:w w:val="95"/>
          </w:rPr>
          <w:t xml:space="preserve"> </w:t>
        </w:r>
        <w:r>
          <w:t>liquid</w:t>
        </w:r>
        <w:r>
          <w:rPr>
            <w:spacing w:val="11"/>
          </w:rPr>
          <w:t xml:space="preserve"> </w:t>
        </w:r>
        <w:r>
          <w:t>assets,</w:t>
        </w:r>
        <w:r>
          <w:rPr>
            <w:spacing w:val="13"/>
          </w:rPr>
          <w:t xml:space="preserve"> </w:t>
        </w:r>
        <w:r>
          <w:t>own</w:t>
        </w:r>
        <w:r>
          <w:rPr>
            <w:spacing w:val="12"/>
          </w:rPr>
          <w:t xml:space="preserve"> </w:t>
        </w:r>
        <w:r>
          <w:t>homes</w:t>
        </w:r>
        <w:r>
          <w:rPr>
            <w:spacing w:val="11"/>
          </w:rPr>
          <w:t xml:space="preserve"> </w:t>
        </w:r>
        <w:r>
          <w:t>of</w:t>
        </w:r>
        <w:r>
          <w:rPr>
            <w:spacing w:val="13"/>
          </w:rPr>
          <w:t xml:space="preserve"> </w:t>
        </w:r>
        <w:r>
          <w:t>various</w:t>
        </w:r>
        <w:r>
          <w:rPr>
            <w:spacing w:val="13"/>
          </w:rPr>
          <w:t xml:space="preserve"> </w:t>
        </w:r>
        <w:r>
          <w:t>sizes.</w:t>
        </w:r>
      </w:ins>
    </w:p>
    <w:p w14:paraId="268197B1" w14:textId="6B317BC3" w:rsidR="00F140C9" w:rsidRDefault="00F140C9" w:rsidP="00843F4B">
      <w:pPr>
        <w:pStyle w:val="BodyText"/>
        <w:spacing w:before="1" w:line="290" w:lineRule="auto"/>
        <w:ind w:left="108" w:right="106" w:firstLine="234"/>
        <w:jc w:val="both"/>
        <w:rPr>
          <w:ins w:id="331" w:author="Lujan, Alan" w:date="2021-12-15T10:26:00Z"/>
        </w:rPr>
      </w:pPr>
    </w:p>
    <w:p w14:paraId="6F7CCA0F" w14:textId="3A0F373C" w:rsidR="00F140C9" w:rsidRDefault="00F140C9" w:rsidP="001C49D2">
      <w:pPr>
        <w:spacing w:before="90"/>
        <w:ind w:left="178"/>
        <w:jc w:val="center"/>
        <w:rPr>
          <w:ins w:id="332" w:author="Lujan, Alan" w:date="2021-12-15T10:26:00Z"/>
          <w:rFonts w:ascii="Verdana"/>
          <w:sz w:val="19"/>
        </w:rPr>
      </w:pPr>
      <w:ins w:id="333" w:author="Lujan, Alan" w:date="2021-12-15T10:26:00Z">
        <w:r>
          <w:rPr>
            <w:rFonts w:ascii="Book Antiqua"/>
            <w:noProof/>
            <w:sz w:val="22"/>
          </w:rPr>
          <mc:AlternateContent>
            <mc:Choice Requires="wpg">
              <w:drawing>
                <wp:anchor distT="0" distB="0" distL="114300" distR="114300" simplePos="0" relativeHeight="251753472" behindDoc="0" locked="0" layoutInCell="1" allowOverlap="1" wp14:anchorId="4329C7A2" wp14:editId="0B0781E7">
                  <wp:simplePos x="0" y="0"/>
                  <wp:positionH relativeFrom="page">
                    <wp:posOffset>2028190</wp:posOffset>
                  </wp:positionH>
                  <wp:positionV relativeFrom="paragraph">
                    <wp:posOffset>237490</wp:posOffset>
                  </wp:positionV>
                  <wp:extent cx="3585210" cy="2343150"/>
                  <wp:effectExtent l="8890" t="1270" r="6350" b="825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5210" cy="2343150"/>
                            <a:chOff x="3194" y="374"/>
                            <a:chExt cx="5646" cy="3690"/>
                          </a:xfrm>
                        </wpg:grpSpPr>
                        <wps:wsp>
                          <wps:cNvPr id="16" name="Line 6"/>
                          <wps:cNvCnPr>
                            <a:cxnSpLocks noChangeShapeType="1"/>
                          </wps:cNvCnPr>
                          <wps:spPr bwMode="auto">
                            <a:xfrm>
                              <a:off x="3506" y="400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7" name="docshape14"/>
                          <wps:cNvSpPr>
                            <a:spLocks/>
                          </wps:cNvSpPr>
                          <wps:spPr bwMode="auto">
                            <a:xfrm>
                              <a:off x="3506" y="4005"/>
                              <a:ext cx="2" cy="59"/>
                            </a:xfrm>
                            <a:custGeom>
                              <a:avLst/>
                              <a:gdLst>
                                <a:gd name="T0" fmla="+- 0 4005 4005"/>
                                <a:gd name="T1" fmla="*/ 4005 h 59"/>
                                <a:gd name="T2" fmla="+- 0 4064 4005"/>
                                <a:gd name="T3" fmla="*/ 406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8"/>
                          <wps:cNvCnPr>
                            <a:cxnSpLocks noChangeShapeType="1"/>
                          </wps:cNvCnPr>
                          <wps:spPr bwMode="auto">
                            <a:xfrm>
                              <a:off x="3506" y="400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9"/>
                          <wps:cNvCnPr>
                            <a:cxnSpLocks noChangeShapeType="1"/>
                          </wps:cNvCnPr>
                          <wps:spPr bwMode="auto">
                            <a:xfrm>
                              <a:off x="4521" y="400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3" name="docshape15"/>
                          <wps:cNvSpPr>
                            <a:spLocks/>
                          </wps:cNvSpPr>
                          <wps:spPr bwMode="auto">
                            <a:xfrm>
                              <a:off x="4521" y="4005"/>
                              <a:ext cx="2" cy="59"/>
                            </a:xfrm>
                            <a:custGeom>
                              <a:avLst/>
                              <a:gdLst>
                                <a:gd name="T0" fmla="+- 0 4005 4005"/>
                                <a:gd name="T1" fmla="*/ 4005 h 59"/>
                                <a:gd name="T2" fmla="+- 0 4064 4005"/>
                                <a:gd name="T3" fmla="*/ 406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Line 11"/>
                          <wps:cNvCnPr>
                            <a:cxnSpLocks noChangeShapeType="1"/>
                          </wps:cNvCnPr>
                          <wps:spPr bwMode="auto">
                            <a:xfrm>
                              <a:off x="4521" y="400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Line 12"/>
                          <wps:cNvCnPr>
                            <a:cxnSpLocks noChangeShapeType="1"/>
                          </wps:cNvCnPr>
                          <wps:spPr bwMode="auto">
                            <a:xfrm>
                              <a:off x="5536" y="400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9" name="docshape16"/>
                          <wps:cNvSpPr>
                            <a:spLocks/>
                          </wps:cNvSpPr>
                          <wps:spPr bwMode="auto">
                            <a:xfrm>
                              <a:off x="5535" y="4005"/>
                              <a:ext cx="2" cy="59"/>
                            </a:xfrm>
                            <a:custGeom>
                              <a:avLst/>
                              <a:gdLst>
                                <a:gd name="T0" fmla="+- 0 4005 4005"/>
                                <a:gd name="T1" fmla="*/ 4005 h 59"/>
                                <a:gd name="T2" fmla="+- 0 4064 4005"/>
                                <a:gd name="T3" fmla="*/ 406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4"/>
                          <wps:cNvCnPr>
                            <a:cxnSpLocks noChangeShapeType="1"/>
                          </wps:cNvCnPr>
                          <wps:spPr bwMode="auto">
                            <a:xfrm>
                              <a:off x="5536" y="400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a:off x="6550" y="400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2" name="docshape17"/>
                          <wps:cNvSpPr>
                            <a:spLocks/>
                          </wps:cNvSpPr>
                          <wps:spPr bwMode="auto">
                            <a:xfrm>
                              <a:off x="6550" y="4005"/>
                              <a:ext cx="2" cy="59"/>
                            </a:xfrm>
                            <a:custGeom>
                              <a:avLst/>
                              <a:gdLst>
                                <a:gd name="T0" fmla="+- 0 4005 4005"/>
                                <a:gd name="T1" fmla="*/ 4005 h 59"/>
                                <a:gd name="T2" fmla="+- 0 4064 4005"/>
                                <a:gd name="T3" fmla="*/ 406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Line 17"/>
                          <wps:cNvCnPr>
                            <a:cxnSpLocks noChangeShapeType="1"/>
                          </wps:cNvCnPr>
                          <wps:spPr bwMode="auto">
                            <a:xfrm>
                              <a:off x="6550" y="400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18"/>
                          <wps:cNvCnPr>
                            <a:cxnSpLocks noChangeShapeType="1"/>
                          </wps:cNvCnPr>
                          <wps:spPr bwMode="auto">
                            <a:xfrm>
                              <a:off x="7565" y="400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5" name="docshape18"/>
                          <wps:cNvSpPr>
                            <a:spLocks/>
                          </wps:cNvSpPr>
                          <wps:spPr bwMode="auto">
                            <a:xfrm>
                              <a:off x="7564" y="4005"/>
                              <a:ext cx="2" cy="59"/>
                            </a:xfrm>
                            <a:custGeom>
                              <a:avLst/>
                              <a:gdLst>
                                <a:gd name="T0" fmla="+- 0 4005 4005"/>
                                <a:gd name="T1" fmla="*/ 4005 h 59"/>
                                <a:gd name="T2" fmla="+- 0 4064 4005"/>
                                <a:gd name="T3" fmla="*/ 406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Line 20"/>
                          <wps:cNvCnPr>
                            <a:cxnSpLocks noChangeShapeType="1"/>
                          </wps:cNvCnPr>
                          <wps:spPr bwMode="auto">
                            <a:xfrm>
                              <a:off x="7565" y="400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21"/>
                          <wps:cNvCnPr>
                            <a:cxnSpLocks noChangeShapeType="1"/>
                          </wps:cNvCnPr>
                          <wps:spPr bwMode="auto">
                            <a:xfrm>
                              <a:off x="8579" y="400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8" name="docshape19"/>
                          <wps:cNvSpPr>
                            <a:spLocks/>
                          </wps:cNvSpPr>
                          <wps:spPr bwMode="auto">
                            <a:xfrm>
                              <a:off x="8579" y="4005"/>
                              <a:ext cx="2" cy="59"/>
                            </a:xfrm>
                            <a:custGeom>
                              <a:avLst/>
                              <a:gdLst>
                                <a:gd name="T0" fmla="+- 0 4005 4005"/>
                                <a:gd name="T1" fmla="*/ 4005 h 59"/>
                                <a:gd name="T2" fmla="+- 0 4064 4005"/>
                                <a:gd name="T3" fmla="*/ 406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23"/>
                          <wps:cNvCnPr>
                            <a:cxnSpLocks noChangeShapeType="1"/>
                          </wps:cNvCnPr>
                          <wps:spPr bwMode="auto">
                            <a:xfrm>
                              <a:off x="8579" y="400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Line 24"/>
                          <wps:cNvCnPr>
                            <a:cxnSpLocks noChangeShapeType="1"/>
                          </wps:cNvCnPr>
                          <wps:spPr bwMode="auto">
                            <a:xfrm>
                              <a:off x="3253" y="3612"/>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1" name="docshape20"/>
                          <wps:cNvSpPr>
                            <a:spLocks/>
                          </wps:cNvSpPr>
                          <wps:spPr bwMode="auto">
                            <a:xfrm>
                              <a:off x="3194" y="3612"/>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Line 26"/>
                          <wps:cNvCnPr>
                            <a:cxnSpLocks noChangeShapeType="1"/>
                          </wps:cNvCnPr>
                          <wps:spPr bwMode="auto">
                            <a:xfrm>
                              <a:off x="3253" y="3612"/>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Line 27"/>
                          <wps:cNvCnPr>
                            <a:cxnSpLocks noChangeShapeType="1"/>
                          </wps:cNvCnPr>
                          <wps:spPr bwMode="auto">
                            <a:xfrm>
                              <a:off x="3253" y="3101"/>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4" name="docshape21"/>
                          <wps:cNvSpPr>
                            <a:spLocks/>
                          </wps:cNvSpPr>
                          <wps:spPr bwMode="auto">
                            <a:xfrm>
                              <a:off x="3194" y="3101"/>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Line 29"/>
                          <wps:cNvCnPr>
                            <a:cxnSpLocks noChangeShapeType="1"/>
                          </wps:cNvCnPr>
                          <wps:spPr bwMode="auto">
                            <a:xfrm>
                              <a:off x="3253" y="3101"/>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Line 30"/>
                          <wps:cNvCnPr>
                            <a:cxnSpLocks noChangeShapeType="1"/>
                          </wps:cNvCnPr>
                          <wps:spPr bwMode="auto">
                            <a:xfrm>
                              <a:off x="3253" y="2590"/>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7" name="docshape22"/>
                          <wps:cNvSpPr>
                            <a:spLocks/>
                          </wps:cNvSpPr>
                          <wps:spPr bwMode="auto">
                            <a:xfrm>
                              <a:off x="3194" y="2590"/>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Line 32"/>
                          <wps:cNvCnPr>
                            <a:cxnSpLocks noChangeShapeType="1"/>
                          </wps:cNvCnPr>
                          <wps:spPr bwMode="auto">
                            <a:xfrm>
                              <a:off x="3253" y="2590"/>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33"/>
                          <wps:cNvCnPr>
                            <a:cxnSpLocks noChangeShapeType="1"/>
                          </wps:cNvCnPr>
                          <wps:spPr bwMode="auto">
                            <a:xfrm>
                              <a:off x="3253" y="2079"/>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0" name="docshape23"/>
                          <wps:cNvSpPr>
                            <a:spLocks/>
                          </wps:cNvSpPr>
                          <wps:spPr bwMode="auto">
                            <a:xfrm>
                              <a:off x="3194" y="2079"/>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Line 35"/>
                          <wps:cNvCnPr>
                            <a:cxnSpLocks noChangeShapeType="1"/>
                          </wps:cNvCnPr>
                          <wps:spPr bwMode="auto">
                            <a:xfrm>
                              <a:off x="3253" y="2079"/>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36"/>
                          <wps:cNvCnPr>
                            <a:cxnSpLocks noChangeShapeType="1"/>
                          </wps:cNvCnPr>
                          <wps:spPr bwMode="auto">
                            <a:xfrm>
                              <a:off x="3253" y="1568"/>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3" name="docshape24"/>
                          <wps:cNvSpPr>
                            <a:spLocks/>
                          </wps:cNvSpPr>
                          <wps:spPr bwMode="auto">
                            <a:xfrm>
                              <a:off x="3194" y="1568"/>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Line 38"/>
                          <wps:cNvCnPr>
                            <a:cxnSpLocks noChangeShapeType="1"/>
                          </wps:cNvCnPr>
                          <wps:spPr bwMode="auto">
                            <a:xfrm>
                              <a:off x="3253" y="1568"/>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39"/>
                          <wps:cNvCnPr>
                            <a:cxnSpLocks noChangeShapeType="1"/>
                          </wps:cNvCnPr>
                          <wps:spPr bwMode="auto">
                            <a:xfrm>
                              <a:off x="3253" y="1057"/>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6" name="docshape25"/>
                          <wps:cNvSpPr>
                            <a:spLocks/>
                          </wps:cNvSpPr>
                          <wps:spPr bwMode="auto">
                            <a:xfrm>
                              <a:off x="3194" y="1056"/>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41"/>
                          <wps:cNvCnPr>
                            <a:cxnSpLocks noChangeShapeType="1"/>
                          </wps:cNvCnPr>
                          <wps:spPr bwMode="auto">
                            <a:xfrm>
                              <a:off x="3253" y="1057"/>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42"/>
                          <wps:cNvCnPr>
                            <a:cxnSpLocks noChangeShapeType="1"/>
                          </wps:cNvCnPr>
                          <wps:spPr bwMode="auto">
                            <a:xfrm>
                              <a:off x="3253" y="546"/>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9" name="docshape26"/>
                          <wps:cNvSpPr>
                            <a:spLocks/>
                          </wps:cNvSpPr>
                          <wps:spPr bwMode="auto">
                            <a:xfrm>
                              <a:off x="3194" y="545"/>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Line 44"/>
                          <wps:cNvCnPr>
                            <a:cxnSpLocks noChangeShapeType="1"/>
                          </wps:cNvCnPr>
                          <wps:spPr bwMode="auto">
                            <a:xfrm>
                              <a:off x="3253" y="546"/>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docshape27"/>
                          <wps:cNvSpPr>
                            <a:spLocks/>
                          </wps:cNvSpPr>
                          <wps:spPr bwMode="auto">
                            <a:xfrm>
                              <a:off x="3557" y="545"/>
                              <a:ext cx="5022" cy="3199"/>
                            </a:xfrm>
                            <a:custGeom>
                              <a:avLst/>
                              <a:gdLst>
                                <a:gd name="T0" fmla="+- 0 3558 3558"/>
                                <a:gd name="T1" fmla="*/ T0 w 5022"/>
                                <a:gd name="T2" fmla="+- 0 546 546"/>
                                <a:gd name="T3" fmla="*/ 546 h 3199"/>
                                <a:gd name="T4" fmla="+- 0 3609 3558"/>
                                <a:gd name="T5" fmla="*/ T4 w 5022"/>
                                <a:gd name="T6" fmla="+- 0 546 546"/>
                                <a:gd name="T7" fmla="*/ 546 h 3199"/>
                                <a:gd name="T8" fmla="+- 0 3660 3558"/>
                                <a:gd name="T9" fmla="*/ T8 w 5022"/>
                                <a:gd name="T10" fmla="+- 0 546 546"/>
                                <a:gd name="T11" fmla="*/ 546 h 3199"/>
                                <a:gd name="T12" fmla="+- 0 3711 3558"/>
                                <a:gd name="T13" fmla="*/ T12 w 5022"/>
                                <a:gd name="T14" fmla="+- 0 546 546"/>
                                <a:gd name="T15" fmla="*/ 546 h 3199"/>
                                <a:gd name="T16" fmla="+- 0 3763 3558"/>
                                <a:gd name="T17" fmla="*/ T16 w 5022"/>
                                <a:gd name="T18" fmla="+- 0 1407 546"/>
                                <a:gd name="T19" fmla="*/ 1407 h 3199"/>
                                <a:gd name="T20" fmla="+- 0 3814 3558"/>
                                <a:gd name="T21" fmla="*/ T20 w 5022"/>
                                <a:gd name="T22" fmla="+- 0 1917 546"/>
                                <a:gd name="T23" fmla="*/ 1917 h 3199"/>
                                <a:gd name="T24" fmla="+- 0 3865 3558"/>
                                <a:gd name="T25" fmla="*/ T24 w 5022"/>
                                <a:gd name="T26" fmla="+- 0 2246 546"/>
                                <a:gd name="T27" fmla="*/ 2246 h 3199"/>
                                <a:gd name="T28" fmla="+- 0 3916 3558"/>
                                <a:gd name="T29" fmla="*/ T28 w 5022"/>
                                <a:gd name="T30" fmla="+- 0 2476 546"/>
                                <a:gd name="T31" fmla="*/ 2476 h 3199"/>
                                <a:gd name="T32" fmla="+- 0 3968 3558"/>
                                <a:gd name="T33" fmla="*/ T32 w 5022"/>
                                <a:gd name="T34" fmla="+- 0 2646 546"/>
                                <a:gd name="T35" fmla="*/ 2646 h 3199"/>
                                <a:gd name="T36" fmla="+- 0 4019 3558"/>
                                <a:gd name="T37" fmla="*/ T36 w 5022"/>
                                <a:gd name="T38" fmla="+- 0 2777 546"/>
                                <a:gd name="T39" fmla="*/ 2777 h 3199"/>
                                <a:gd name="T40" fmla="+- 0 4070 3558"/>
                                <a:gd name="T41" fmla="*/ T40 w 5022"/>
                                <a:gd name="T42" fmla="+- 0 2882 546"/>
                                <a:gd name="T43" fmla="*/ 2882 h 3199"/>
                                <a:gd name="T44" fmla="+- 0 4121 3558"/>
                                <a:gd name="T45" fmla="*/ T44 w 5022"/>
                                <a:gd name="T46" fmla="+- 0 2967 546"/>
                                <a:gd name="T47" fmla="*/ 2967 h 3199"/>
                                <a:gd name="T48" fmla="+- 0 4173 3558"/>
                                <a:gd name="T49" fmla="*/ T48 w 5022"/>
                                <a:gd name="T50" fmla="+- 0 3038 546"/>
                                <a:gd name="T51" fmla="*/ 3038 h 3199"/>
                                <a:gd name="T52" fmla="+- 0 4224 3558"/>
                                <a:gd name="T53" fmla="*/ T52 w 5022"/>
                                <a:gd name="T54" fmla="+- 0 3099 546"/>
                                <a:gd name="T55" fmla="*/ 3099 h 3199"/>
                                <a:gd name="T56" fmla="+- 0 4275 3558"/>
                                <a:gd name="T57" fmla="*/ T56 w 5022"/>
                                <a:gd name="T58" fmla="+- 0 3149 546"/>
                                <a:gd name="T59" fmla="*/ 3149 h 3199"/>
                                <a:gd name="T60" fmla="+- 0 4326 3558"/>
                                <a:gd name="T61" fmla="*/ T60 w 5022"/>
                                <a:gd name="T62" fmla="+- 0 3194 546"/>
                                <a:gd name="T63" fmla="*/ 3194 h 3199"/>
                                <a:gd name="T64" fmla="+- 0 4378 3558"/>
                                <a:gd name="T65" fmla="*/ T64 w 5022"/>
                                <a:gd name="T66" fmla="+- 0 3233 546"/>
                                <a:gd name="T67" fmla="*/ 3233 h 3199"/>
                                <a:gd name="T68" fmla="+- 0 4429 3558"/>
                                <a:gd name="T69" fmla="*/ T68 w 5022"/>
                                <a:gd name="T70" fmla="+- 0 3268 546"/>
                                <a:gd name="T71" fmla="*/ 3268 h 3199"/>
                                <a:gd name="T72" fmla="+- 0 4531 3558"/>
                                <a:gd name="T73" fmla="*/ T72 w 5022"/>
                                <a:gd name="T74" fmla="+- 0 3326 546"/>
                                <a:gd name="T75" fmla="*/ 3326 h 3199"/>
                                <a:gd name="T76" fmla="+- 0 4634 3558"/>
                                <a:gd name="T77" fmla="*/ T76 w 5022"/>
                                <a:gd name="T78" fmla="+- 0 3373 546"/>
                                <a:gd name="T79" fmla="*/ 3373 h 3199"/>
                                <a:gd name="T80" fmla="+- 0 4736 3558"/>
                                <a:gd name="T81" fmla="*/ T80 w 5022"/>
                                <a:gd name="T82" fmla="+- 0 3412 546"/>
                                <a:gd name="T83" fmla="*/ 3412 h 3199"/>
                                <a:gd name="T84" fmla="+- 0 4839 3558"/>
                                <a:gd name="T85" fmla="*/ T84 w 5022"/>
                                <a:gd name="T86" fmla="+- 0 3446 546"/>
                                <a:gd name="T87" fmla="*/ 3446 h 3199"/>
                                <a:gd name="T88" fmla="+- 0 4941 3558"/>
                                <a:gd name="T89" fmla="*/ T88 w 5022"/>
                                <a:gd name="T90" fmla="+- 0 3474 546"/>
                                <a:gd name="T91" fmla="*/ 3474 h 3199"/>
                                <a:gd name="T92" fmla="+- 0 5044 3558"/>
                                <a:gd name="T93" fmla="*/ T92 w 5022"/>
                                <a:gd name="T94" fmla="+- 0 3499 546"/>
                                <a:gd name="T95" fmla="*/ 3499 h 3199"/>
                                <a:gd name="T96" fmla="+- 0 5146 3558"/>
                                <a:gd name="T97" fmla="*/ T96 w 5022"/>
                                <a:gd name="T98" fmla="+- 0 3521 546"/>
                                <a:gd name="T99" fmla="*/ 3521 h 3199"/>
                                <a:gd name="T100" fmla="+- 0 5249 3558"/>
                                <a:gd name="T101" fmla="*/ T100 w 5022"/>
                                <a:gd name="T102" fmla="+- 0 3540 546"/>
                                <a:gd name="T103" fmla="*/ 3540 h 3199"/>
                                <a:gd name="T104" fmla="+- 0 5351 3558"/>
                                <a:gd name="T105" fmla="*/ T104 w 5022"/>
                                <a:gd name="T106" fmla="+- 0 3556 546"/>
                                <a:gd name="T107" fmla="*/ 3556 h 3199"/>
                                <a:gd name="T108" fmla="+- 0 5454 3558"/>
                                <a:gd name="T109" fmla="*/ T108 w 5022"/>
                                <a:gd name="T110" fmla="+- 0 3571 546"/>
                                <a:gd name="T111" fmla="*/ 3571 h 3199"/>
                                <a:gd name="T112" fmla="+- 0 5556 3558"/>
                                <a:gd name="T113" fmla="*/ T112 w 5022"/>
                                <a:gd name="T114" fmla="+- 0 3585 546"/>
                                <a:gd name="T115" fmla="*/ 3585 h 3199"/>
                                <a:gd name="T116" fmla="+- 0 5659 3558"/>
                                <a:gd name="T117" fmla="*/ T116 w 5022"/>
                                <a:gd name="T118" fmla="+- 0 3597 546"/>
                                <a:gd name="T119" fmla="*/ 3597 h 3199"/>
                                <a:gd name="T120" fmla="+- 0 5761 3558"/>
                                <a:gd name="T121" fmla="*/ T120 w 5022"/>
                                <a:gd name="T122" fmla="+- 0 3608 546"/>
                                <a:gd name="T123" fmla="*/ 3608 h 3199"/>
                                <a:gd name="T124" fmla="+- 0 5864 3558"/>
                                <a:gd name="T125" fmla="*/ T124 w 5022"/>
                                <a:gd name="T126" fmla="+- 0 3619 546"/>
                                <a:gd name="T127" fmla="*/ 3619 h 3199"/>
                                <a:gd name="T128" fmla="+- 0 5966 3558"/>
                                <a:gd name="T129" fmla="*/ T128 w 5022"/>
                                <a:gd name="T130" fmla="+- 0 3628 546"/>
                                <a:gd name="T131" fmla="*/ 3628 h 3199"/>
                                <a:gd name="T132" fmla="+- 0 6069 3558"/>
                                <a:gd name="T133" fmla="*/ T132 w 5022"/>
                                <a:gd name="T134" fmla="+- 0 3637 546"/>
                                <a:gd name="T135" fmla="*/ 3637 h 3199"/>
                                <a:gd name="T136" fmla="+- 0 6171 3558"/>
                                <a:gd name="T137" fmla="*/ T136 w 5022"/>
                                <a:gd name="T138" fmla="+- 0 3645 546"/>
                                <a:gd name="T139" fmla="*/ 3645 h 3199"/>
                                <a:gd name="T140" fmla="+- 0 6274 3558"/>
                                <a:gd name="T141" fmla="*/ T140 w 5022"/>
                                <a:gd name="T142" fmla="+- 0 3653 546"/>
                                <a:gd name="T143" fmla="*/ 3653 h 3199"/>
                                <a:gd name="T144" fmla="+- 0 6376 3558"/>
                                <a:gd name="T145" fmla="*/ T144 w 5022"/>
                                <a:gd name="T146" fmla="+- 0 3660 546"/>
                                <a:gd name="T147" fmla="*/ 3660 h 3199"/>
                                <a:gd name="T148" fmla="+- 0 6478 3558"/>
                                <a:gd name="T149" fmla="*/ T148 w 5022"/>
                                <a:gd name="T150" fmla="+- 0 3666 546"/>
                                <a:gd name="T151" fmla="*/ 3666 h 3199"/>
                                <a:gd name="T152" fmla="+- 0 6581 3558"/>
                                <a:gd name="T153" fmla="*/ T152 w 5022"/>
                                <a:gd name="T154" fmla="+- 0 3672 546"/>
                                <a:gd name="T155" fmla="*/ 3672 h 3199"/>
                                <a:gd name="T156" fmla="+- 0 6683 3558"/>
                                <a:gd name="T157" fmla="*/ T156 w 5022"/>
                                <a:gd name="T158" fmla="+- 0 3678 546"/>
                                <a:gd name="T159" fmla="*/ 3678 h 3199"/>
                                <a:gd name="T160" fmla="+- 0 6786 3558"/>
                                <a:gd name="T161" fmla="*/ T160 w 5022"/>
                                <a:gd name="T162" fmla="+- 0 3683 546"/>
                                <a:gd name="T163" fmla="*/ 3683 h 3199"/>
                                <a:gd name="T164" fmla="+- 0 6888 3558"/>
                                <a:gd name="T165" fmla="*/ T164 w 5022"/>
                                <a:gd name="T166" fmla="+- 0 3689 546"/>
                                <a:gd name="T167" fmla="*/ 3689 h 3199"/>
                                <a:gd name="T168" fmla="+- 0 6991 3558"/>
                                <a:gd name="T169" fmla="*/ T168 w 5022"/>
                                <a:gd name="T170" fmla="+- 0 3693 546"/>
                                <a:gd name="T171" fmla="*/ 3693 h 3199"/>
                                <a:gd name="T172" fmla="+- 0 7093 3558"/>
                                <a:gd name="T173" fmla="*/ T172 w 5022"/>
                                <a:gd name="T174" fmla="+- 0 3698 546"/>
                                <a:gd name="T175" fmla="*/ 3698 h 3199"/>
                                <a:gd name="T176" fmla="+- 0 7196 3558"/>
                                <a:gd name="T177" fmla="*/ T176 w 5022"/>
                                <a:gd name="T178" fmla="+- 0 3702 546"/>
                                <a:gd name="T179" fmla="*/ 3702 h 3199"/>
                                <a:gd name="T180" fmla="+- 0 7298 3558"/>
                                <a:gd name="T181" fmla="*/ T180 w 5022"/>
                                <a:gd name="T182" fmla="+- 0 3706 546"/>
                                <a:gd name="T183" fmla="*/ 3706 h 3199"/>
                                <a:gd name="T184" fmla="+- 0 7401 3558"/>
                                <a:gd name="T185" fmla="*/ T184 w 5022"/>
                                <a:gd name="T186" fmla="+- 0 3710 546"/>
                                <a:gd name="T187" fmla="*/ 3710 h 3199"/>
                                <a:gd name="T188" fmla="+- 0 7503 3558"/>
                                <a:gd name="T189" fmla="*/ T188 w 5022"/>
                                <a:gd name="T190" fmla="+- 0 3714 546"/>
                                <a:gd name="T191" fmla="*/ 3714 h 3199"/>
                                <a:gd name="T192" fmla="+- 0 7606 3558"/>
                                <a:gd name="T193" fmla="*/ T192 w 5022"/>
                                <a:gd name="T194" fmla="+- 0 3718 546"/>
                                <a:gd name="T195" fmla="*/ 3718 h 3199"/>
                                <a:gd name="T196" fmla="+- 0 7708 3558"/>
                                <a:gd name="T197" fmla="*/ T196 w 5022"/>
                                <a:gd name="T198" fmla="+- 0 3721 546"/>
                                <a:gd name="T199" fmla="*/ 3721 h 3199"/>
                                <a:gd name="T200" fmla="+- 0 7811 3558"/>
                                <a:gd name="T201" fmla="*/ T200 w 5022"/>
                                <a:gd name="T202" fmla="+- 0 3724 546"/>
                                <a:gd name="T203" fmla="*/ 3724 h 3199"/>
                                <a:gd name="T204" fmla="+- 0 7913 3558"/>
                                <a:gd name="T205" fmla="*/ T204 w 5022"/>
                                <a:gd name="T206" fmla="+- 0 3727 546"/>
                                <a:gd name="T207" fmla="*/ 3727 h 3199"/>
                                <a:gd name="T208" fmla="+- 0 8016 3558"/>
                                <a:gd name="T209" fmla="*/ T208 w 5022"/>
                                <a:gd name="T210" fmla="+- 0 3730 546"/>
                                <a:gd name="T211" fmla="*/ 3730 h 3199"/>
                                <a:gd name="T212" fmla="+- 0 8118 3558"/>
                                <a:gd name="T213" fmla="*/ T212 w 5022"/>
                                <a:gd name="T214" fmla="+- 0 3733 546"/>
                                <a:gd name="T215" fmla="*/ 3733 h 3199"/>
                                <a:gd name="T216" fmla="+- 0 8221 3558"/>
                                <a:gd name="T217" fmla="*/ T216 w 5022"/>
                                <a:gd name="T218" fmla="+- 0 3736 546"/>
                                <a:gd name="T219" fmla="*/ 3736 h 3199"/>
                                <a:gd name="T220" fmla="+- 0 8323 3558"/>
                                <a:gd name="T221" fmla="*/ T220 w 5022"/>
                                <a:gd name="T222" fmla="+- 0 3738 546"/>
                                <a:gd name="T223" fmla="*/ 3738 h 3199"/>
                                <a:gd name="T224" fmla="+- 0 8426 3558"/>
                                <a:gd name="T225" fmla="*/ T224 w 5022"/>
                                <a:gd name="T226" fmla="+- 0 3741 546"/>
                                <a:gd name="T227" fmla="*/ 3741 h 3199"/>
                                <a:gd name="T228" fmla="+- 0 8528 3558"/>
                                <a:gd name="T229" fmla="*/ T228 w 5022"/>
                                <a:gd name="T230" fmla="+- 0 3743 546"/>
                                <a:gd name="T231" fmla="*/ 3743 h 3199"/>
                                <a:gd name="T232" fmla="+- 0 8579 3558"/>
                                <a:gd name="T233" fmla="*/ T232 w 5022"/>
                                <a:gd name="T234" fmla="+- 0 3744 546"/>
                                <a:gd name="T235" fmla="*/ 3744 h 3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022" h="3199">
                                  <a:moveTo>
                                    <a:pt x="0" y="0"/>
                                  </a:moveTo>
                                  <a:lnTo>
                                    <a:pt x="51" y="0"/>
                                  </a:lnTo>
                                  <a:lnTo>
                                    <a:pt x="102" y="0"/>
                                  </a:lnTo>
                                  <a:lnTo>
                                    <a:pt x="153" y="0"/>
                                  </a:lnTo>
                                  <a:lnTo>
                                    <a:pt x="205" y="861"/>
                                  </a:lnTo>
                                  <a:lnTo>
                                    <a:pt x="256" y="1371"/>
                                  </a:lnTo>
                                  <a:lnTo>
                                    <a:pt x="307" y="1700"/>
                                  </a:lnTo>
                                  <a:lnTo>
                                    <a:pt x="358" y="1930"/>
                                  </a:lnTo>
                                  <a:lnTo>
                                    <a:pt x="410" y="2100"/>
                                  </a:lnTo>
                                  <a:lnTo>
                                    <a:pt x="461" y="2231"/>
                                  </a:lnTo>
                                  <a:lnTo>
                                    <a:pt x="512" y="2336"/>
                                  </a:lnTo>
                                  <a:lnTo>
                                    <a:pt x="563" y="2421"/>
                                  </a:lnTo>
                                  <a:lnTo>
                                    <a:pt x="615" y="2492"/>
                                  </a:lnTo>
                                  <a:lnTo>
                                    <a:pt x="666" y="2553"/>
                                  </a:lnTo>
                                  <a:lnTo>
                                    <a:pt x="717" y="2603"/>
                                  </a:lnTo>
                                  <a:lnTo>
                                    <a:pt x="768" y="2648"/>
                                  </a:lnTo>
                                  <a:lnTo>
                                    <a:pt x="820" y="2687"/>
                                  </a:lnTo>
                                  <a:lnTo>
                                    <a:pt x="871" y="2722"/>
                                  </a:lnTo>
                                  <a:lnTo>
                                    <a:pt x="973" y="2780"/>
                                  </a:lnTo>
                                  <a:lnTo>
                                    <a:pt x="1076" y="2827"/>
                                  </a:lnTo>
                                  <a:lnTo>
                                    <a:pt x="1178" y="2866"/>
                                  </a:lnTo>
                                  <a:lnTo>
                                    <a:pt x="1281" y="2900"/>
                                  </a:lnTo>
                                  <a:lnTo>
                                    <a:pt x="1383" y="2928"/>
                                  </a:lnTo>
                                  <a:lnTo>
                                    <a:pt x="1486" y="2953"/>
                                  </a:lnTo>
                                  <a:lnTo>
                                    <a:pt x="1588" y="2975"/>
                                  </a:lnTo>
                                  <a:lnTo>
                                    <a:pt x="1691" y="2994"/>
                                  </a:lnTo>
                                  <a:lnTo>
                                    <a:pt x="1793" y="3010"/>
                                  </a:lnTo>
                                  <a:lnTo>
                                    <a:pt x="1896" y="3025"/>
                                  </a:lnTo>
                                  <a:lnTo>
                                    <a:pt x="1998" y="3039"/>
                                  </a:lnTo>
                                  <a:lnTo>
                                    <a:pt x="2101" y="3051"/>
                                  </a:lnTo>
                                  <a:lnTo>
                                    <a:pt x="2203" y="3062"/>
                                  </a:lnTo>
                                  <a:lnTo>
                                    <a:pt x="2306" y="3073"/>
                                  </a:lnTo>
                                  <a:lnTo>
                                    <a:pt x="2408" y="3082"/>
                                  </a:lnTo>
                                  <a:lnTo>
                                    <a:pt x="2511" y="3091"/>
                                  </a:lnTo>
                                  <a:lnTo>
                                    <a:pt x="2613" y="3099"/>
                                  </a:lnTo>
                                  <a:lnTo>
                                    <a:pt x="2716" y="3107"/>
                                  </a:lnTo>
                                  <a:lnTo>
                                    <a:pt x="2818" y="3114"/>
                                  </a:lnTo>
                                  <a:lnTo>
                                    <a:pt x="2920" y="3120"/>
                                  </a:lnTo>
                                  <a:lnTo>
                                    <a:pt x="3023" y="3126"/>
                                  </a:lnTo>
                                  <a:lnTo>
                                    <a:pt x="3125" y="3132"/>
                                  </a:lnTo>
                                  <a:lnTo>
                                    <a:pt x="3228" y="3137"/>
                                  </a:lnTo>
                                  <a:lnTo>
                                    <a:pt x="3330" y="3143"/>
                                  </a:lnTo>
                                  <a:lnTo>
                                    <a:pt x="3433" y="3147"/>
                                  </a:lnTo>
                                  <a:lnTo>
                                    <a:pt x="3535" y="3152"/>
                                  </a:lnTo>
                                  <a:lnTo>
                                    <a:pt x="3638" y="3156"/>
                                  </a:lnTo>
                                  <a:lnTo>
                                    <a:pt x="3740" y="3160"/>
                                  </a:lnTo>
                                  <a:lnTo>
                                    <a:pt x="3843" y="3164"/>
                                  </a:lnTo>
                                  <a:lnTo>
                                    <a:pt x="3945" y="3168"/>
                                  </a:lnTo>
                                  <a:lnTo>
                                    <a:pt x="4048" y="3172"/>
                                  </a:lnTo>
                                  <a:lnTo>
                                    <a:pt x="4150" y="3175"/>
                                  </a:lnTo>
                                  <a:lnTo>
                                    <a:pt x="4253" y="3178"/>
                                  </a:lnTo>
                                  <a:lnTo>
                                    <a:pt x="4355" y="3181"/>
                                  </a:lnTo>
                                  <a:lnTo>
                                    <a:pt x="4458" y="3184"/>
                                  </a:lnTo>
                                  <a:lnTo>
                                    <a:pt x="4560" y="3187"/>
                                  </a:lnTo>
                                  <a:lnTo>
                                    <a:pt x="4663" y="3190"/>
                                  </a:lnTo>
                                  <a:lnTo>
                                    <a:pt x="4765" y="3192"/>
                                  </a:lnTo>
                                  <a:lnTo>
                                    <a:pt x="4868" y="3195"/>
                                  </a:lnTo>
                                  <a:lnTo>
                                    <a:pt x="4970" y="3197"/>
                                  </a:lnTo>
                                  <a:lnTo>
                                    <a:pt x="5021" y="3198"/>
                                  </a:lnTo>
                                </a:path>
                              </a:pathLst>
                            </a:custGeom>
                            <a:noFill/>
                            <a:ln w="1587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docshape28"/>
                          <wps:cNvSpPr>
                            <a:spLocks/>
                          </wps:cNvSpPr>
                          <wps:spPr bwMode="auto">
                            <a:xfrm>
                              <a:off x="3557" y="545"/>
                              <a:ext cx="5022" cy="3070"/>
                            </a:xfrm>
                            <a:custGeom>
                              <a:avLst/>
                              <a:gdLst>
                                <a:gd name="T0" fmla="+- 0 3558 3558"/>
                                <a:gd name="T1" fmla="*/ T0 w 5022"/>
                                <a:gd name="T2" fmla="+- 0 546 546"/>
                                <a:gd name="T3" fmla="*/ 546 h 3070"/>
                                <a:gd name="T4" fmla="+- 0 3558 3558"/>
                                <a:gd name="T5" fmla="*/ T4 w 5022"/>
                                <a:gd name="T6" fmla="+- 0 546 546"/>
                                <a:gd name="T7" fmla="*/ 546 h 3070"/>
                                <a:gd name="T8" fmla="+- 0 3916 3558"/>
                                <a:gd name="T9" fmla="*/ T8 w 5022"/>
                                <a:gd name="T10" fmla="+- 0 546 546"/>
                                <a:gd name="T11" fmla="*/ 546 h 3070"/>
                                <a:gd name="T12" fmla="+- 0 3968 3558"/>
                                <a:gd name="T13" fmla="*/ T12 w 5022"/>
                                <a:gd name="T14" fmla="+- 0 853 546"/>
                                <a:gd name="T15" fmla="*/ 853 h 3070"/>
                                <a:gd name="T16" fmla="+- 0 4019 3558"/>
                                <a:gd name="T17" fmla="*/ T16 w 5022"/>
                                <a:gd name="T18" fmla="+- 0 1255 546"/>
                                <a:gd name="T19" fmla="*/ 1255 h 3070"/>
                                <a:gd name="T20" fmla="+- 0 4070 3558"/>
                                <a:gd name="T21" fmla="*/ T20 w 5022"/>
                                <a:gd name="T22" fmla="+- 0 1558 546"/>
                                <a:gd name="T23" fmla="*/ 1558 h 3070"/>
                                <a:gd name="T24" fmla="+- 0 4121 3558"/>
                                <a:gd name="T25" fmla="*/ T24 w 5022"/>
                                <a:gd name="T26" fmla="+- 0 1795 546"/>
                                <a:gd name="T27" fmla="*/ 1795 h 3070"/>
                                <a:gd name="T28" fmla="+- 0 4173 3558"/>
                                <a:gd name="T29" fmla="*/ T28 w 5022"/>
                                <a:gd name="T30" fmla="+- 0 1986 546"/>
                                <a:gd name="T31" fmla="*/ 1986 h 3070"/>
                                <a:gd name="T32" fmla="+- 0 4224 3558"/>
                                <a:gd name="T33" fmla="*/ T32 w 5022"/>
                                <a:gd name="T34" fmla="+- 0 2142 546"/>
                                <a:gd name="T35" fmla="*/ 2142 h 3070"/>
                                <a:gd name="T36" fmla="+- 0 4275 3558"/>
                                <a:gd name="T37" fmla="*/ T36 w 5022"/>
                                <a:gd name="T38" fmla="+- 0 2274 546"/>
                                <a:gd name="T39" fmla="*/ 2274 h 3070"/>
                                <a:gd name="T40" fmla="+- 0 4326 3558"/>
                                <a:gd name="T41" fmla="*/ T40 w 5022"/>
                                <a:gd name="T42" fmla="+- 0 2385 546"/>
                                <a:gd name="T43" fmla="*/ 2385 h 3070"/>
                                <a:gd name="T44" fmla="+- 0 4378 3558"/>
                                <a:gd name="T45" fmla="*/ T44 w 5022"/>
                                <a:gd name="T46" fmla="+- 0 2482 546"/>
                                <a:gd name="T47" fmla="*/ 2482 h 3070"/>
                                <a:gd name="T48" fmla="+- 0 4429 3558"/>
                                <a:gd name="T49" fmla="*/ T48 w 5022"/>
                                <a:gd name="T50" fmla="+- 0 2565 546"/>
                                <a:gd name="T51" fmla="*/ 2565 h 3070"/>
                                <a:gd name="T52" fmla="+- 0 4480 3558"/>
                                <a:gd name="T53" fmla="*/ T52 w 5022"/>
                                <a:gd name="T54" fmla="+- 0 2639 546"/>
                                <a:gd name="T55" fmla="*/ 2639 h 3070"/>
                                <a:gd name="T56" fmla="+- 0 4531 3558"/>
                                <a:gd name="T57" fmla="*/ T56 w 5022"/>
                                <a:gd name="T58" fmla="+- 0 2704 546"/>
                                <a:gd name="T59" fmla="*/ 2704 h 3070"/>
                                <a:gd name="T60" fmla="+- 0 4583 3558"/>
                                <a:gd name="T61" fmla="*/ T60 w 5022"/>
                                <a:gd name="T62" fmla="+- 0 2762 546"/>
                                <a:gd name="T63" fmla="*/ 2762 h 3070"/>
                                <a:gd name="T64" fmla="+- 0 4634 3558"/>
                                <a:gd name="T65" fmla="*/ T64 w 5022"/>
                                <a:gd name="T66" fmla="+- 0 2814 546"/>
                                <a:gd name="T67" fmla="*/ 2814 h 3070"/>
                                <a:gd name="T68" fmla="+- 0 4685 3558"/>
                                <a:gd name="T69" fmla="*/ T68 w 5022"/>
                                <a:gd name="T70" fmla="+- 0 2861 546"/>
                                <a:gd name="T71" fmla="*/ 2861 h 3070"/>
                                <a:gd name="T72" fmla="+- 0 4736 3558"/>
                                <a:gd name="T73" fmla="*/ T72 w 5022"/>
                                <a:gd name="T74" fmla="+- 0 2904 546"/>
                                <a:gd name="T75" fmla="*/ 2904 h 3070"/>
                                <a:gd name="T76" fmla="+- 0 4787 3558"/>
                                <a:gd name="T77" fmla="*/ T76 w 5022"/>
                                <a:gd name="T78" fmla="+- 0 2943 546"/>
                                <a:gd name="T79" fmla="*/ 2943 h 3070"/>
                                <a:gd name="T80" fmla="+- 0 4839 3558"/>
                                <a:gd name="T81" fmla="*/ T80 w 5022"/>
                                <a:gd name="T82" fmla="+- 0 2979 546"/>
                                <a:gd name="T83" fmla="*/ 2979 h 3070"/>
                                <a:gd name="T84" fmla="+- 0 4890 3558"/>
                                <a:gd name="T85" fmla="*/ T84 w 5022"/>
                                <a:gd name="T86" fmla="+- 0 3012 546"/>
                                <a:gd name="T87" fmla="*/ 3012 h 3070"/>
                                <a:gd name="T88" fmla="+- 0 4992 3558"/>
                                <a:gd name="T89" fmla="*/ T88 w 5022"/>
                                <a:gd name="T90" fmla="+- 0 3071 546"/>
                                <a:gd name="T91" fmla="*/ 3071 h 3070"/>
                                <a:gd name="T92" fmla="+- 0 5095 3558"/>
                                <a:gd name="T93" fmla="*/ T92 w 5022"/>
                                <a:gd name="T94" fmla="+- 0 3122 546"/>
                                <a:gd name="T95" fmla="*/ 3122 h 3070"/>
                                <a:gd name="T96" fmla="+- 0 5197 3558"/>
                                <a:gd name="T97" fmla="*/ T96 w 5022"/>
                                <a:gd name="T98" fmla="+- 0 3166 546"/>
                                <a:gd name="T99" fmla="*/ 3166 h 3070"/>
                                <a:gd name="T100" fmla="+- 0 5300 3558"/>
                                <a:gd name="T101" fmla="*/ T100 w 5022"/>
                                <a:gd name="T102" fmla="+- 0 3205 546"/>
                                <a:gd name="T103" fmla="*/ 3205 h 3070"/>
                                <a:gd name="T104" fmla="+- 0 5402 3558"/>
                                <a:gd name="T105" fmla="*/ T104 w 5022"/>
                                <a:gd name="T106" fmla="+- 0 3239 546"/>
                                <a:gd name="T107" fmla="*/ 3239 h 3070"/>
                                <a:gd name="T108" fmla="+- 0 5505 3558"/>
                                <a:gd name="T109" fmla="*/ T108 w 5022"/>
                                <a:gd name="T110" fmla="+- 0 3270 546"/>
                                <a:gd name="T111" fmla="*/ 3270 h 3070"/>
                                <a:gd name="T112" fmla="+- 0 5607 3558"/>
                                <a:gd name="T113" fmla="*/ T112 w 5022"/>
                                <a:gd name="T114" fmla="+- 0 3299 546"/>
                                <a:gd name="T115" fmla="*/ 3299 h 3070"/>
                                <a:gd name="T116" fmla="+- 0 5710 3558"/>
                                <a:gd name="T117" fmla="*/ T116 w 5022"/>
                                <a:gd name="T118" fmla="+- 0 3324 546"/>
                                <a:gd name="T119" fmla="*/ 3324 h 3070"/>
                                <a:gd name="T120" fmla="+- 0 5812 3558"/>
                                <a:gd name="T121" fmla="*/ T120 w 5022"/>
                                <a:gd name="T122" fmla="+- 0 3346 546"/>
                                <a:gd name="T123" fmla="*/ 3346 h 3070"/>
                                <a:gd name="T124" fmla="+- 0 5915 3558"/>
                                <a:gd name="T125" fmla="*/ T124 w 5022"/>
                                <a:gd name="T126" fmla="+- 0 3367 546"/>
                                <a:gd name="T127" fmla="*/ 3367 h 3070"/>
                                <a:gd name="T128" fmla="+- 0 6017 3558"/>
                                <a:gd name="T129" fmla="*/ T128 w 5022"/>
                                <a:gd name="T130" fmla="+- 0 3386 546"/>
                                <a:gd name="T131" fmla="*/ 3386 h 3070"/>
                                <a:gd name="T132" fmla="+- 0 6120 3558"/>
                                <a:gd name="T133" fmla="*/ T132 w 5022"/>
                                <a:gd name="T134" fmla="+- 0 3404 546"/>
                                <a:gd name="T135" fmla="*/ 3404 h 3070"/>
                                <a:gd name="T136" fmla="+- 0 6222 3558"/>
                                <a:gd name="T137" fmla="*/ T136 w 5022"/>
                                <a:gd name="T138" fmla="+- 0 3420 546"/>
                                <a:gd name="T139" fmla="*/ 3420 h 3070"/>
                                <a:gd name="T140" fmla="+- 0 6325 3558"/>
                                <a:gd name="T141" fmla="*/ T140 w 5022"/>
                                <a:gd name="T142" fmla="+- 0 3435 546"/>
                                <a:gd name="T143" fmla="*/ 3435 h 3070"/>
                                <a:gd name="T144" fmla="+- 0 6427 3558"/>
                                <a:gd name="T145" fmla="*/ T144 w 5022"/>
                                <a:gd name="T146" fmla="+- 0 3450 546"/>
                                <a:gd name="T147" fmla="*/ 3450 h 3070"/>
                                <a:gd name="T148" fmla="+- 0 6530 3558"/>
                                <a:gd name="T149" fmla="*/ T148 w 5022"/>
                                <a:gd name="T150" fmla="+- 0 3463 546"/>
                                <a:gd name="T151" fmla="*/ 3463 h 3070"/>
                                <a:gd name="T152" fmla="+- 0 6632 3558"/>
                                <a:gd name="T153" fmla="*/ T152 w 5022"/>
                                <a:gd name="T154" fmla="+- 0 3475 546"/>
                                <a:gd name="T155" fmla="*/ 3475 h 3070"/>
                                <a:gd name="T156" fmla="+- 0 6735 3558"/>
                                <a:gd name="T157" fmla="*/ T156 w 5022"/>
                                <a:gd name="T158" fmla="+- 0 3487 546"/>
                                <a:gd name="T159" fmla="*/ 3487 h 3070"/>
                                <a:gd name="T160" fmla="+- 0 6837 3558"/>
                                <a:gd name="T161" fmla="*/ T160 w 5022"/>
                                <a:gd name="T162" fmla="+- 0 3498 546"/>
                                <a:gd name="T163" fmla="*/ 3498 h 3070"/>
                                <a:gd name="T164" fmla="+- 0 6940 3558"/>
                                <a:gd name="T165" fmla="*/ T164 w 5022"/>
                                <a:gd name="T166" fmla="+- 0 3508 546"/>
                                <a:gd name="T167" fmla="*/ 3508 h 3070"/>
                                <a:gd name="T168" fmla="+- 0 7042 3558"/>
                                <a:gd name="T169" fmla="*/ T168 w 5022"/>
                                <a:gd name="T170" fmla="+- 0 3518 546"/>
                                <a:gd name="T171" fmla="*/ 3518 h 3070"/>
                                <a:gd name="T172" fmla="+- 0 7145 3558"/>
                                <a:gd name="T173" fmla="*/ T172 w 5022"/>
                                <a:gd name="T174" fmla="+- 0 3527 546"/>
                                <a:gd name="T175" fmla="*/ 3527 h 3070"/>
                                <a:gd name="T176" fmla="+- 0 7247 3558"/>
                                <a:gd name="T177" fmla="*/ T176 w 5022"/>
                                <a:gd name="T178" fmla="+- 0 3535 546"/>
                                <a:gd name="T179" fmla="*/ 3535 h 3070"/>
                                <a:gd name="T180" fmla="+- 0 7350 3558"/>
                                <a:gd name="T181" fmla="*/ T180 w 5022"/>
                                <a:gd name="T182" fmla="+- 0 3544 546"/>
                                <a:gd name="T183" fmla="*/ 3544 h 3070"/>
                                <a:gd name="T184" fmla="+- 0 7452 3558"/>
                                <a:gd name="T185" fmla="*/ T184 w 5022"/>
                                <a:gd name="T186" fmla="+- 0 3551 546"/>
                                <a:gd name="T187" fmla="*/ 3551 h 3070"/>
                                <a:gd name="T188" fmla="+- 0 7555 3558"/>
                                <a:gd name="T189" fmla="*/ T188 w 5022"/>
                                <a:gd name="T190" fmla="+- 0 3558 546"/>
                                <a:gd name="T191" fmla="*/ 3558 h 3070"/>
                                <a:gd name="T192" fmla="+- 0 7657 3558"/>
                                <a:gd name="T193" fmla="*/ T192 w 5022"/>
                                <a:gd name="T194" fmla="+- 0 3565 546"/>
                                <a:gd name="T195" fmla="*/ 3565 h 3070"/>
                                <a:gd name="T196" fmla="+- 0 7760 3558"/>
                                <a:gd name="T197" fmla="*/ T196 w 5022"/>
                                <a:gd name="T198" fmla="+- 0 3572 546"/>
                                <a:gd name="T199" fmla="*/ 3572 h 3070"/>
                                <a:gd name="T200" fmla="+- 0 7862 3558"/>
                                <a:gd name="T201" fmla="*/ T200 w 5022"/>
                                <a:gd name="T202" fmla="+- 0 3578 546"/>
                                <a:gd name="T203" fmla="*/ 3578 h 3070"/>
                                <a:gd name="T204" fmla="+- 0 7964 3558"/>
                                <a:gd name="T205" fmla="*/ T204 w 5022"/>
                                <a:gd name="T206" fmla="+- 0 3584 546"/>
                                <a:gd name="T207" fmla="*/ 3584 h 3070"/>
                                <a:gd name="T208" fmla="+- 0 8067 3558"/>
                                <a:gd name="T209" fmla="*/ T208 w 5022"/>
                                <a:gd name="T210" fmla="+- 0 3590 546"/>
                                <a:gd name="T211" fmla="*/ 3590 h 3070"/>
                                <a:gd name="T212" fmla="+- 0 8169 3558"/>
                                <a:gd name="T213" fmla="*/ T212 w 5022"/>
                                <a:gd name="T214" fmla="+- 0 3595 546"/>
                                <a:gd name="T215" fmla="*/ 3595 h 3070"/>
                                <a:gd name="T216" fmla="+- 0 8272 3558"/>
                                <a:gd name="T217" fmla="*/ T216 w 5022"/>
                                <a:gd name="T218" fmla="+- 0 3601 546"/>
                                <a:gd name="T219" fmla="*/ 3601 h 3070"/>
                                <a:gd name="T220" fmla="+- 0 8374 3558"/>
                                <a:gd name="T221" fmla="*/ T220 w 5022"/>
                                <a:gd name="T222" fmla="+- 0 3606 546"/>
                                <a:gd name="T223" fmla="*/ 3606 h 3070"/>
                                <a:gd name="T224" fmla="+- 0 8477 3558"/>
                                <a:gd name="T225" fmla="*/ T224 w 5022"/>
                                <a:gd name="T226" fmla="+- 0 3611 546"/>
                                <a:gd name="T227" fmla="*/ 3611 h 3070"/>
                                <a:gd name="T228" fmla="+- 0 8528 3558"/>
                                <a:gd name="T229" fmla="*/ T228 w 5022"/>
                                <a:gd name="T230" fmla="+- 0 3613 546"/>
                                <a:gd name="T231" fmla="*/ 3613 h 3070"/>
                                <a:gd name="T232" fmla="+- 0 8579 3558"/>
                                <a:gd name="T233" fmla="*/ T232 w 5022"/>
                                <a:gd name="T234" fmla="+- 0 3615 546"/>
                                <a:gd name="T235" fmla="*/ 3615 h 3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022" h="3070">
                                  <a:moveTo>
                                    <a:pt x="0" y="0"/>
                                  </a:moveTo>
                                  <a:lnTo>
                                    <a:pt x="0" y="0"/>
                                  </a:lnTo>
                                  <a:lnTo>
                                    <a:pt x="358" y="0"/>
                                  </a:lnTo>
                                  <a:lnTo>
                                    <a:pt x="410" y="307"/>
                                  </a:lnTo>
                                  <a:lnTo>
                                    <a:pt x="461" y="709"/>
                                  </a:lnTo>
                                  <a:lnTo>
                                    <a:pt x="512" y="1012"/>
                                  </a:lnTo>
                                  <a:lnTo>
                                    <a:pt x="563" y="1249"/>
                                  </a:lnTo>
                                  <a:lnTo>
                                    <a:pt x="615" y="1440"/>
                                  </a:lnTo>
                                  <a:lnTo>
                                    <a:pt x="666" y="1596"/>
                                  </a:lnTo>
                                  <a:lnTo>
                                    <a:pt x="717" y="1728"/>
                                  </a:lnTo>
                                  <a:lnTo>
                                    <a:pt x="768" y="1839"/>
                                  </a:lnTo>
                                  <a:lnTo>
                                    <a:pt x="820" y="1936"/>
                                  </a:lnTo>
                                  <a:lnTo>
                                    <a:pt x="871" y="2019"/>
                                  </a:lnTo>
                                  <a:lnTo>
                                    <a:pt x="922" y="2093"/>
                                  </a:lnTo>
                                  <a:lnTo>
                                    <a:pt x="973" y="2158"/>
                                  </a:lnTo>
                                  <a:lnTo>
                                    <a:pt x="1025" y="2216"/>
                                  </a:lnTo>
                                  <a:lnTo>
                                    <a:pt x="1076" y="2268"/>
                                  </a:lnTo>
                                  <a:lnTo>
                                    <a:pt x="1127" y="2315"/>
                                  </a:lnTo>
                                  <a:lnTo>
                                    <a:pt x="1178" y="2358"/>
                                  </a:lnTo>
                                  <a:lnTo>
                                    <a:pt x="1229" y="2397"/>
                                  </a:lnTo>
                                  <a:lnTo>
                                    <a:pt x="1281" y="2433"/>
                                  </a:lnTo>
                                  <a:lnTo>
                                    <a:pt x="1332" y="2466"/>
                                  </a:lnTo>
                                  <a:lnTo>
                                    <a:pt x="1434" y="2525"/>
                                  </a:lnTo>
                                  <a:lnTo>
                                    <a:pt x="1537" y="2576"/>
                                  </a:lnTo>
                                  <a:lnTo>
                                    <a:pt x="1639" y="2620"/>
                                  </a:lnTo>
                                  <a:lnTo>
                                    <a:pt x="1742" y="2659"/>
                                  </a:lnTo>
                                  <a:lnTo>
                                    <a:pt x="1844" y="2693"/>
                                  </a:lnTo>
                                  <a:lnTo>
                                    <a:pt x="1947" y="2724"/>
                                  </a:lnTo>
                                  <a:lnTo>
                                    <a:pt x="2049" y="2753"/>
                                  </a:lnTo>
                                  <a:lnTo>
                                    <a:pt x="2152" y="2778"/>
                                  </a:lnTo>
                                  <a:lnTo>
                                    <a:pt x="2254" y="2800"/>
                                  </a:lnTo>
                                  <a:lnTo>
                                    <a:pt x="2357" y="2821"/>
                                  </a:lnTo>
                                  <a:lnTo>
                                    <a:pt x="2459" y="2840"/>
                                  </a:lnTo>
                                  <a:lnTo>
                                    <a:pt x="2562" y="2858"/>
                                  </a:lnTo>
                                  <a:lnTo>
                                    <a:pt x="2664" y="2874"/>
                                  </a:lnTo>
                                  <a:lnTo>
                                    <a:pt x="2767" y="2889"/>
                                  </a:lnTo>
                                  <a:lnTo>
                                    <a:pt x="2869" y="2904"/>
                                  </a:lnTo>
                                  <a:lnTo>
                                    <a:pt x="2972" y="2917"/>
                                  </a:lnTo>
                                  <a:lnTo>
                                    <a:pt x="3074" y="2929"/>
                                  </a:lnTo>
                                  <a:lnTo>
                                    <a:pt x="3177" y="2941"/>
                                  </a:lnTo>
                                  <a:lnTo>
                                    <a:pt x="3279" y="2952"/>
                                  </a:lnTo>
                                  <a:lnTo>
                                    <a:pt x="3382" y="2962"/>
                                  </a:lnTo>
                                  <a:lnTo>
                                    <a:pt x="3484" y="2972"/>
                                  </a:lnTo>
                                  <a:lnTo>
                                    <a:pt x="3587" y="2981"/>
                                  </a:lnTo>
                                  <a:lnTo>
                                    <a:pt x="3689" y="2989"/>
                                  </a:lnTo>
                                  <a:lnTo>
                                    <a:pt x="3792" y="2998"/>
                                  </a:lnTo>
                                  <a:lnTo>
                                    <a:pt x="3894" y="3005"/>
                                  </a:lnTo>
                                  <a:lnTo>
                                    <a:pt x="3997" y="3012"/>
                                  </a:lnTo>
                                  <a:lnTo>
                                    <a:pt x="4099" y="3019"/>
                                  </a:lnTo>
                                  <a:lnTo>
                                    <a:pt x="4202" y="3026"/>
                                  </a:lnTo>
                                  <a:lnTo>
                                    <a:pt x="4304" y="3032"/>
                                  </a:lnTo>
                                  <a:lnTo>
                                    <a:pt x="4406" y="3038"/>
                                  </a:lnTo>
                                  <a:lnTo>
                                    <a:pt x="4509" y="3044"/>
                                  </a:lnTo>
                                  <a:lnTo>
                                    <a:pt x="4611" y="3049"/>
                                  </a:lnTo>
                                  <a:lnTo>
                                    <a:pt x="4714" y="3055"/>
                                  </a:lnTo>
                                  <a:lnTo>
                                    <a:pt x="4816" y="3060"/>
                                  </a:lnTo>
                                  <a:lnTo>
                                    <a:pt x="4919" y="3065"/>
                                  </a:lnTo>
                                  <a:lnTo>
                                    <a:pt x="4970" y="3067"/>
                                  </a:lnTo>
                                  <a:lnTo>
                                    <a:pt x="5021" y="3069"/>
                                  </a:lnTo>
                                </a:path>
                              </a:pathLst>
                            </a:custGeom>
                            <a:noFill/>
                            <a:ln w="1587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docshape29"/>
                          <wps:cNvSpPr>
                            <a:spLocks/>
                          </wps:cNvSpPr>
                          <wps:spPr bwMode="auto">
                            <a:xfrm>
                              <a:off x="3557" y="545"/>
                              <a:ext cx="5022" cy="2948"/>
                            </a:xfrm>
                            <a:custGeom>
                              <a:avLst/>
                              <a:gdLst>
                                <a:gd name="T0" fmla="+- 0 3558 3558"/>
                                <a:gd name="T1" fmla="*/ T0 w 5022"/>
                                <a:gd name="T2" fmla="+- 0 546 546"/>
                                <a:gd name="T3" fmla="*/ 546 h 2948"/>
                                <a:gd name="T4" fmla="+- 0 3558 3558"/>
                                <a:gd name="T5" fmla="*/ T4 w 5022"/>
                                <a:gd name="T6" fmla="+- 0 546 546"/>
                                <a:gd name="T7" fmla="*/ 546 h 2948"/>
                                <a:gd name="T8" fmla="+- 0 4121 3558"/>
                                <a:gd name="T9" fmla="*/ T8 w 5022"/>
                                <a:gd name="T10" fmla="+- 0 546 546"/>
                                <a:gd name="T11" fmla="*/ 546 h 2948"/>
                                <a:gd name="T12" fmla="+- 0 4173 3558"/>
                                <a:gd name="T13" fmla="*/ T12 w 5022"/>
                                <a:gd name="T14" fmla="+- 0 615 546"/>
                                <a:gd name="T15" fmla="*/ 615 h 2948"/>
                                <a:gd name="T16" fmla="+- 0 4224 3558"/>
                                <a:gd name="T17" fmla="*/ T16 w 5022"/>
                                <a:gd name="T18" fmla="+- 0 936 546"/>
                                <a:gd name="T19" fmla="*/ 936 h 2948"/>
                                <a:gd name="T20" fmla="+- 0 4275 3558"/>
                                <a:gd name="T21" fmla="*/ T20 w 5022"/>
                                <a:gd name="T22" fmla="+- 0 1197 546"/>
                                <a:gd name="T23" fmla="*/ 1197 h 2948"/>
                                <a:gd name="T24" fmla="+- 0 4326 3558"/>
                                <a:gd name="T25" fmla="*/ T24 w 5022"/>
                                <a:gd name="T26" fmla="+- 0 1413 546"/>
                                <a:gd name="T27" fmla="*/ 1413 h 2948"/>
                                <a:gd name="T28" fmla="+- 0 4378 3558"/>
                                <a:gd name="T29" fmla="*/ T28 w 5022"/>
                                <a:gd name="T30" fmla="+- 0 1595 546"/>
                                <a:gd name="T31" fmla="*/ 1595 h 2948"/>
                                <a:gd name="T32" fmla="+- 0 4429 3558"/>
                                <a:gd name="T33" fmla="*/ T32 w 5022"/>
                                <a:gd name="T34" fmla="+- 0 1750 546"/>
                                <a:gd name="T35" fmla="*/ 1750 h 2948"/>
                                <a:gd name="T36" fmla="+- 0 4480 3558"/>
                                <a:gd name="T37" fmla="*/ T36 w 5022"/>
                                <a:gd name="T38" fmla="+- 0 1884 546"/>
                                <a:gd name="T39" fmla="*/ 1884 h 2948"/>
                                <a:gd name="T40" fmla="+- 0 4531 3558"/>
                                <a:gd name="T41" fmla="*/ T40 w 5022"/>
                                <a:gd name="T42" fmla="+- 0 2001 546"/>
                                <a:gd name="T43" fmla="*/ 2001 h 2948"/>
                                <a:gd name="T44" fmla="+- 0 4583 3558"/>
                                <a:gd name="T45" fmla="*/ T44 w 5022"/>
                                <a:gd name="T46" fmla="+- 0 2104 546"/>
                                <a:gd name="T47" fmla="*/ 2104 h 2948"/>
                                <a:gd name="T48" fmla="+- 0 4634 3558"/>
                                <a:gd name="T49" fmla="*/ T48 w 5022"/>
                                <a:gd name="T50" fmla="+- 0 2196 546"/>
                                <a:gd name="T51" fmla="*/ 2196 h 2948"/>
                                <a:gd name="T52" fmla="+- 0 4685 3558"/>
                                <a:gd name="T53" fmla="*/ T52 w 5022"/>
                                <a:gd name="T54" fmla="+- 0 2279 546"/>
                                <a:gd name="T55" fmla="*/ 2279 h 2948"/>
                                <a:gd name="T56" fmla="+- 0 4736 3558"/>
                                <a:gd name="T57" fmla="*/ T56 w 5022"/>
                                <a:gd name="T58" fmla="+- 0 2352 546"/>
                                <a:gd name="T59" fmla="*/ 2352 h 2948"/>
                                <a:gd name="T60" fmla="+- 0 4787 3558"/>
                                <a:gd name="T61" fmla="*/ T60 w 5022"/>
                                <a:gd name="T62" fmla="+- 0 2419 546"/>
                                <a:gd name="T63" fmla="*/ 2419 h 2948"/>
                                <a:gd name="T64" fmla="+- 0 4839 3558"/>
                                <a:gd name="T65" fmla="*/ T64 w 5022"/>
                                <a:gd name="T66" fmla="+- 0 2480 546"/>
                                <a:gd name="T67" fmla="*/ 2480 h 2948"/>
                                <a:gd name="T68" fmla="+- 0 4890 3558"/>
                                <a:gd name="T69" fmla="*/ T68 w 5022"/>
                                <a:gd name="T70" fmla="+- 0 2536 546"/>
                                <a:gd name="T71" fmla="*/ 2536 h 2948"/>
                                <a:gd name="T72" fmla="+- 0 4941 3558"/>
                                <a:gd name="T73" fmla="*/ T72 w 5022"/>
                                <a:gd name="T74" fmla="+- 0 2587 546"/>
                                <a:gd name="T75" fmla="*/ 2587 h 2948"/>
                                <a:gd name="T76" fmla="+- 0 4992 3558"/>
                                <a:gd name="T77" fmla="*/ T76 w 5022"/>
                                <a:gd name="T78" fmla="+- 0 2634 546"/>
                                <a:gd name="T79" fmla="*/ 2634 h 2948"/>
                                <a:gd name="T80" fmla="+- 0 5044 3558"/>
                                <a:gd name="T81" fmla="*/ T80 w 5022"/>
                                <a:gd name="T82" fmla="+- 0 2678 546"/>
                                <a:gd name="T83" fmla="*/ 2678 h 2948"/>
                                <a:gd name="T84" fmla="+- 0 5095 3558"/>
                                <a:gd name="T85" fmla="*/ T84 w 5022"/>
                                <a:gd name="T86" fmla="+- 0 2718 546"/>
                                <a:gd name="T87" fmla="*/ 2718 h 2948"/>
                                <a:gd name="T88" fmla="+- 0 5146 3558"/>
                                <a:gd name="T89" fmla="*/ T88 w 5022"/>
                                <a:gd name="T90" fmla="+- 0 2755 546"/>
                                <a:gd name="T91" fmla="*/ 2755 h 2948"/>
                                <a:gd name="T92" fmla="+- 0 5197 3558"/>
                                <a:gd name="T93" fmla="*/ T92 w 5022"/>
                                <a:gd name="T94" fmla="+- 0 2790 546"/>
                                <a:gd name="T95" fmla="*/ 2790 h 2948"/>
                                <a:gd name="T96" fmla="+- 0 5249 3558"/>
                                <a:gd name="T97" fmla="*/ T96 w 5022"/>
                                <a:gd name="T98" fmla="+- 0 2822 546"/>
                                <a:gd name="T99" fmla="*/ 2822 h 2948"/>
                                <a:gd name="T100" fmla="+- 0 5351 3558"/>
                                <a:gd name="T101" fmla="*/ T100 w 5022"/>
                                <a:gd name="T102" fmla="+- 0 2882 546"/>
                                <a:gd name="T103" fmla="*/ 2882 h 2948"/>
                                <a:gd name="T104" fmla="+- 0 5454 3558"/>
                                <a:gd name="T105" fmla="*/ T104 w 5022"/>
                                <a:gd name="T106" fmla="+- 0 2934 546"/>
                                <a:gd name="T107" fmla="*/ 2934 h 2948"/>
                                <a:gd name="T108" fmla="+- 0 5556 3558"/>
                                <a:gd name="T109" fmla="*/ T108 w 5022"/>
                                <a:gd name="T110" fmla="+- 0 2981 546"/>
                                <a:gd name="T111" fmla="*/ 2981 h 2948"/>
                                <a:gd name="T112" fmla="+- 0 5659 3558"/>
                                <a:gd name="T113" fmla="*/ T112 w 5022"/>
                                <a:gd name="T114" fmla="+- 0 3023 546"/>
                                <a:gd name="T115" fmla="*/ 3023 h 2948"/>
                                <a:gd name="T116" fmla="+- 0 5761 3558"/>
                                <a:gd name="T117" fmla="*/ T116 w 5022"/>
                                <a:gd name="T118" fmla="+- 0 3061 546"/>
                                <a:gd name="T119" fmla="*/ 3061 h 2948"/>
                                <a:gd name="T120" fmla="+- 0 5864 3558"/>
                                <a:gd name="T121" fmla="*/ T120 w 5022"/>
                                <a:gd name="T122" fmla="+- 0 3096 546"/>
                                <a:gd name="T123" fmla="*/ 3096 h 2948"/>
                                <a:gd name="T124" fmla="+- 0 5966 3558"/>
                                <a:gd name="T125" fmla="*/ T124 w 5022"/>
                                <a:gd name="T126" fmla="+- 0 3127 546"/>
                                <a:gd name="T127" fmla="*/ 3127 h 2948"/>
                                <a:gd name="T128" fmla="+- 0 6069 3558"/>
                                <a:gd name="T129" fmla="*/ T128 w 5022"/>
                                <a:gd name="T130" fmla="+- 0 3156 546"/>
                                <a:gd name="T131" fmla="*/ 3156 h 2948"/>
                                <a:gd name="T132" fmla="+- 0 6171 3558"/>
                                <a:gd name="T133" fmla="*/ T132 w 5022"/>
                                <a:gd name="T134" fmla="+- 0 3182 546"/>
                                <a:gd name="T135" fmla="*/ 3182 h 2948"/>
                                <a:gd name="T136" fmla="+- 0 6274 3558"/>
                                <a:gd name="T137" fmla="*/ T136 w 5022"/>
                                <a:gd name="T138" fmla="+- 0 3207 546"/>
                                <a:gd name="T139" fmla="*/ 3207 h 2948"/>
                                <a:gd name="T140" fmla="+- 0 6376 3558"/>
                                <a:gd name="T141" fmla="*/ T140 w 5022"/>
                                <a:gd name="T142" fmla="+- 0 3229 546"/>
                                <a:gd name="T143" fmla="*/ 3229 h 2948"/>
                                <a:gd name="T144" fmla="+- 0 6478 3558"/>
                                <a:gd name="T145" fmla="*/ T144 w 5022"/>
                                <a:gd name="T146" fmla="+- 0 3250 546"/>
                                <a:gd name="T147" fmla="*/ 3250 h 2948"/>
                                <a:gd name="T148" fmla="+- 0 6581 3558"/>
                                <a:gd name="T149" fmla="*/ T148 w 5022"/>
                                <a:gd name="T150" fmla="+- 0 3270 546"/>
                                <a:gd name="T151" fmla="*/ 3270 h 2948"/>
                                <a:gd name="T152" fmla="+- 0 6683 3558"/>
                                <a:gd name="T153" fmla="*/ T152 w 5022"/>
                                <a:gd name="T154" fmla="+- 0 3289 546"/>
                                <a:gd name="T155" fmla="*/ 3289 h 2948"/>
                                <a:gd name="T156" fmla="+- 0 6786 3558"/>
                                <a:gd name="T157" fmla="*/ T156 w 5022"/>
                                <a:gd name="T158" fmla="+- 0 3306 546"/>
                                <a:gd name="T159" fmla="*/ 3306 h 2948"/>
                                <a:gd name="T160" fmla="+- 0 6888 3558"/>
                                <a:gd name="T161" fmla="*/ T160 w 5022"/>
                                <a:gd name="T162" fmla="+- 0 3322 546"/>
                                <a:gd name="T163" fmla="*/ 3322 h 2948"/>
                                <a:gd name="T164" fmla="+- 0 6991 3558"/>
                                <a:gd name="T165" fmla="*/ T164 w 5022"/>
                                <a:gd name="T166" fmla="+- 0 3337 546"/>
                                <a:gd name="T167" fmla="*/ 3337 h 2948"/>
                                <a:gd name="T168" fmla="+- 0 7093 3558"/>
                                <a:gd name="T169" fmla="*/ T168 w 5022"/>
                                <a:gd name="T170" fmla="+- 0 3351 546"/>
                                <a:gd name="T171" fmla="*/ 3351 h 2948"/>
                                <a:gd name="T172" fmla="+- 0 7196 3558"/>
                                <a:gd name="T173" fmla="*/ T172 w 5022"/>
                                <a:gd name="T174" fmla="+- 0 3365 546"/>
                                <a:gd name="T175" fmla="*/ 3365 h 2948"/>
                                <a:gd name="T176" fmla="+- 0 7298 3558"/>
                                <a:gd name="T177" fmla="*/ T176 w 5022"/>
                                <a:gd name="T178" fmla="+- 0 3377 546"/>
                                <a:gd name="T179" fmla="*/ 3377 h 2948"/>
                                <a:gd name="T180" fmla="+- 0 7401 3558"/>
                                <a:gd name="T181" fmla="*/ T180 w 5022"/>
                                <a:gd name="T182" fmla="+- 0 3389 546"/>
                                <a:gd name="T183" fmla="*/ 3389 h 2948"/>
                                <a:gd name="T184" fmla="+- 0 7503 3558"/>
                                <a:gd name="T185" fmla="*/ T184 w 5022"/>
                                <a:gd name="T186" fmla="+- 0 3401 546"/>
                                <a:gd name="T187" fmla="*/ 3401 h 2948"/>
                                <a:gd name="T188" fmla="+- 0 7606 3558"/>
                                <a:gd name="T189" fmla="*/ T188 w 5022"/>
                                <a:gd name="T190" fmla="+- 0 3411 546"/>
                                <a:gd name="T191" fmla="*/ 3411 h 2948"/>
                                <a:gd name="T192" fmla="+- 0 7708 3558"/>
                                <a:gd name="T193" fmla="*/ T192 w 5022"/>
                                <a:gd name="T194" fmla="+- 0 3422 546"/>
                                <a:gd name="T195" fmla="*/ 3422 h 2948"/>
                                <a:gd name="T196" fmla="+- 0 7811 3558"/>
                                <a:gd name="T197" fmla="*/ T196 w 5022"/>
                                <a:gd name="T198" fmla="+- 0 3432 546"/>
                                <a:gd name="T199" fmla="*/ 3432 h 2948"/>
                                <a:gd name="T200" fmla="+- 0 7913 3558"/>
                                <a:gd name="T201" fmla="*/ T200 w 5022"/>
                                <a:gd name="T202" fmla="+- 0 3441 546"/>
                                <a:gd name="T203" fmla="*/ 3441 h 2948"/>
                                <a:gd name="T204" fmla="+- 0 8016 3558"/>
                                <a:gd name="T205" fmla="*/ T204 w 5022"/>
                                <a:gd name="T206" fmla="+- 0 3450 546"/>
                                <a:gd name="T207" fmla="*/ 3450 h 2948"/>
                                <a:gd name="T208" fmla="+- 0 8118 3558"/>
                                <a:gd name="T209" fmla="*/ T208 w 5022"/>
                                <a:gd name="T210" fmla="+- 0 3459 546"/>
                                <a:gd name="T211" fmla="*/ 3459 h 2948"/>
                                <a:gd name="T212" fmla="+- 0 8221 3558"/>
                                <a:gd name="T213" fmla="*/ T212 w 5022"/>
                                <a:gd name="T214" fmla="+- 0 3467 546"/>
                                <a:gd name="T215" fmla="*/ 3467 h 2948"/>
                                <a:gd name="T216" fmla="+- 0 8323 3558"/>
                                <a:gd name="T217" fmla="*/ T216 w 5022"/>
                                <a:gd name="T218" fmla="+- 0 3475 546"/>
                                <a:gd name="T219" fmla="*/ 3475 h 2948"/>
                                <a:gd name="T220" fmla="+- 0 8426 3558"/>
                                <a:gd name="T221" fmla="*/ T220 w 5022"/>
                                <a:gd name="T222" fmla="+- 0 3482 546"/>
                                <a:gd name="T223" fmla="*/ 3482 h 2948"/>
                                <a:gd name="T224" fmla="+- 0 8528 3558"/>
                                <a:gd name="T225" fmla="*/ T224 w 5022"/>
                                <a:gd name="T226" fmla="+- 0 3490 546"/>
                                <a:gd name="T227" fmla="*/ 3490 h 2948"/>
                                <a:gd name="T228" fmla="+- 0 8579 3558"/>
                                <a:gd name="T229" fmla="*/ T228 w 5022"/>
                                <a:gd name="T230" fmla="+- 0 3493 546"/>
                                <a:gd name="T231" fmla="*/ 3493 h 29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022" h="2948">
                                  <a:moveTo>
                                    <a:pt x="0" y="0"/>
                                  </a:moveTo>
                                  <a:lnTo>
                                    <a:pt x="0" y="0"/>
                                  </a:lnTo>
                                  <a:lnTo>
                                    <a:pt x="563" y="0"/>
                                  </a:lnTo>
                                  <a:lnTo>
                                    <a:pt x="615" y="69"/>
                                  </a:lnTo>
                                  <a:lnTo>
                                    <a:pt x="666" y="390"/>
                                  </a:lnTo>
                                  <a:lnTo>
                                    <a:pt x="717" y="651"/>
                                  </a:lnTo>
                                  <a:lnTo>
                                    <a:pt x="768" y="867"/>
                                  </a:lnTo>
                                  <a:lnTo>
                                    <a:pt x="820" y="1049"/>
                                  </a:lnTo>
                                  <a:lnTo>
                                    <a:pt x="871" y="1204"/>
                                  </a:lnTo>
                                  <a:lnTo>
                                    <a:pt x="922" y="1338"/>
                                  </a:lnTo>
                                  <a:lnTo>
                                    <a:pt x="973" y="1455"/>
                                  </a:lnTo>
                                  <a:lnTo>
                                    <a:pt x="1025" y="1558"/>
                                  </a:lnTo>
                                  <a:lnTo>
                                    <a:pt x="1076" y="1650"/>
                                  </a:lnTo>
                                  <a:lnTo>
                                    <a:pt x="1127" y="1733"/>
                                  </a:lnTo>
                                  <a:lnTo>
                                    <a:pt x="1178" y="1806"/>
                                  </a:lnTo>
                                  <a:lnTo>
                                    <a:pt x="1229" y="1873"/>
                                  </a:lnTo>
                                  <a:lnTo>
                                    <a:pt x="1281" y="1934"/>
                                  </a:lnTo>
                                  <a:lnTo>
                                    <a:pt x="1332" y="1990"/>
                                  </a:lnTo>
                                  <a:lnTo>
                                    <a:pt x="1383" y="2041"/>
                                  </a:lnTo>
                                  <a:lnTo>
                                    <a:pt x="1434" y="2088"/>
                                  </a:lnTo>
                                  <a:lnTo>
                                    <a:pt x="1486" y="2132"/>
                                  </a:lnTo>
                                  <a:lnTo>
                                    <a:pt x="1537" y="2172"/>
                                  </a:lnTo>
                                  <a:lnTo>
                                    <a:pt x="1588" y="2209"/>
                                  </a:lnTo>
                                  <a:lnTo>
                                    <a:pt x="1639" y="2244"/>
                                  </a:lnTo>
                                  <a:lnTo>
                                    <a:pt x="1691" y="2276"/>
                                  </a:lnTo>
                                  <a:lnTo>
                                    <a:pt x="1793" y="2336"/>
                                  </a:lnTo>
                                  <a:lnTo>
                                    <a:pt x="1896" y="2388"/>
                                  </a:lnTo>
                                  <a:lnTo>
                                    <a:pt x="1998" y="2435"/>
                                  </a:lnTo>
                                  <a:lnTo>
                                    <a:pt x="2101" y="2477"/>
                                  </a:lnTo>
                                  <a:lnTo>
                                    <a:pt x="2203" y="2515"/>
                                  </a:lnTo>
                                  <a:lnTo>
                                    <a:pt x="2306" y="2550"/>
                                  </a:lnTo>
                                  <a:lnTo>
                                    <a:pt x="2408" y="2581"/>
                                  </a:lnTo>
                                  <a:lnTo>
                                    <a:pt x="2511" y="2610"/>
                                  </a:lnTo>
                                  <a:lnTo>
                                    <a:pt x="2613" y="2636"/>
                                  </a:lnTo>
                                  <a:lnTo>
                                    <a:pt x="2716" y="2661"/>
                                  </a:lnTo>
                                  <a:lnTo>
                                    <a:pt x="2818" y="2683"/>
                                  </a:lnTo>
                                  <a:lnTo>
                                    <a:pt x="2920" y="2704"/>
                                  </a:lnTo>
                                  <a:lnTo>
                                    <a:pt x="3023" y="2724"/>
                                  </a:lnTo>
                                  <a:lnTo>
                                    <a:pt x="3125" y="2743"/>
                                  </a:lnTo>
                                  <a:lnTo>
                                    <a:pt x="3228" y="2760"/>
                                  </a:lnTo>
                                  <a:lnTo>
                                    <a:pt x="3330" y="2776"/>
                                  </a:lnTo>
                                  <a:lnTo>
                                    <a:pt x="3433" y="2791"/>
                                  </a:lnTo>
                                  <a:lnTo>
                                    <a:pt x="3535" y="2805"/>
                                  </a:lnTo>
                                  <a:lnTo>
                                    <a:pt x="3638" y="2819"/>
                                  </a:lnTo>
                                  <a:lnTo>
                                    <a:pt x="3740" y="2831"/>
                                  </a:lnTo>
                                  <a:lnTo>
                                    <a:pt x="3843" y="2843"/>
                                  </a:lnTo>
                                  <a:lnTo>
                                    <a:pt x="3945" y="2855"/>
                                  </a:lnTo>
                                  <a:lnTo>
                                    <a:pt x="4048" y="2865"/>
                                  </a:lnTo>
                                  <a:lnTo>
                                    <a:pt x="4150" y="2876"/>
                                  </a:lnTo>
                                  <a:lnTo>
                                    <a:pt x="4253" y="2886"/>
                                  </a:lnTo>
                                  <a:lnTo>
                                    <a:pt x="4355" y="2895"/>
                                  </a:lnTo>
                                  <a:lnTo>
                                    <a:pt x="4458" y="2904"/>
                                  </a:lnTo>
                                  <a:lnTo>
                                    <a:pt x="4560" y="2913"/>
                                  </a:lnTo>
                                  <a:lnTo>
                                    <a:pt x="4663" y="2921"/>
                                  </a:lnTo>
                                  <a:lnTo>
                                    <a:pt x="4765" y="2929"/>
                                  </a:lnTo>
                                  <a:lnTo>
                                    <a:pt x="4868" y="2936"/>
                                  </a:lnTo>
                                  <a:lnTo>
                                    <a:pt x="4970" y="2944"/>
                                  </a:lnTo>
                                  <a:lnTo>
                                    <a:pt x="5021" y="2947"/>
                                  </a:lnTo>
                                </a:path>
                              </a:pathLst>
                            </a:custGeom>
                            <a:noFill/>
                            <a:ln w="1587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docshape30"/>
                          <wps:cNvSpPr>
                            <a:spLocks/>
                          </wps:cNvSpPr>
                          <wps:spPr bwMode="auto">
                            <a:xfrm>
                              <a:off x="3506" y="545"/>
                              <a:ext cx="5073" cy="3295"/>
                            </a:xfrm>
                            <a:custGeom>
                              <a:avLst/>
                              <a:gdLst>
                                <a:gd name="T0" fmla="+- 0 3506 3506"/>
                                <a:gd name="T1" fmla="*/ T0 w 5073"/>
                                <a:gd name="T2" fmla="+- 0 546 546"/>
                                <a:gd name="T3" fmla="*/ 546 h 3295"/>
                                <a:gd name="T4" fmla="+- 0 3558 3506"/>
                                <a:gd name="T5" fmla="*/ T4 w 5073"/>
                                <a:gd name="T6" fmla="+- 0 546 546"/>
                                <a:gd name="T7" fmla="*/ 546 h 3295"/>
                                <a:gd name="T8" fmla="+- 0 3609 3506"/>
                                <a:gd name="T9" fmla="*/ T8 w 5073"/>
                                <a:gd name="T10" fmla="+- 0 546 546"/>
                                <a:gd name="T11" fmla="*/ 546 h 3295"/>
                                <a:gd name="T12" fmla="+- 0 3660 3506"/>
                                <a:gd name="T13" fmla="*/ T12 w 5073"/>
                                <a:gd name="T14" fmla="+- 0 2122 546"/>
                                <a:gd name="T15" fmla="*/ 2122 h 3295"/>
                                <a:gd name="T16" fmla="+- 0 3711 3506"/>
                                <a:gd name="T17" fmla="*/ T16 w 5073"/>
                                <a:gd name="T18" fmla="+- 0 2707 546"/>
                                <a:gd name="T19" fmla="*/ 2707 h 3295"/>
                                <a:gd name="T20" fmla="+- 0 3763 3506"/>
                                <a:gd name="T21" fmla="*/ T20 w 5073"/>
                                <a:gd name="T22" fmla="+- 0 2999 546"/>
                                <a:gd name="T23" fmla="*/ 2999 h 3295"/>
                                <a:gd name="T24" fmla="+- 0 3814 3506"/>
                                <a:gd name="T25" fmla="*/ T24 w 5073"/>
                                <a:gd name="T26" fmla="+- 0 3175 546"/>
                                <a:gd name="T27" fmla="*/ 3175 h 3295"/>
                                <a:gd name="T28" fmla="+- 0 3865 3506"/>
                                <a:gd name="T29" fmla="*/ T28 w 5073"/>
                                <a:gd name="T30" fmla="+- 0 3292 546"/>
                                <a:gd name="T31" fmla="*/ 3292 h 3295"/>
                                <a:gd name="T32" fmla="+- 0 3916 3506"/>
                                <a:gd name="T33" fmla="*/ T32 w 5073"/>
                                <a:gd name="T34" fmla="+- 0 3375 546"/>
                                <a:gd name="T35" fmla="*/ 3375 h 3295"/>
                                <a:gd name="T36" fmla="+- 0 3968 3506"/>
                                <a:gd name="T37" fmla="*/ T36 w 5073"/>
                                <a:gd name="T38" fmla="+- 0 3438 546"/>
                                <a:gd name="T39" fmla="*/ 3438 h 3295"/>
                                <a:gd name="T40" fmla="+- 0 4019 3506"/>
                                <a:gd name="T41" fmla="*/ T40 w 5073"/>
                                <a:gd name="T42" fmla="+- 0 3487 546"/>
                                <a:gd name="T43" fmla="*/ 3487 h 3295"/>
                                <a:gd name="T44" fmla="+- 0 4070 3506"/>
                                <a:gd name="T45" fmla="*/ T44 w 5073"/>
                                <a:gd name="T46" fmla="+- 0 3526 546"/>
                                <a:gd name="T47" fmla="*/ 3526 h 3295"/>
                                <a:gd name="T48" fmla="+- 0 4121 3506"/>
                                <a:gd name="T49" fmla="*/ T48 w 5073"/>
                                <a:gd name="T50" fmla="+- 0 3558 546"/>
                                <a:gd name="T51" fmla="*/ 3558 h 3295"/>
                                <a:gd name="T52" fmla="+- 0 4224 3506"/>
                                <a:gd name="T53" fmla="*/ T52 w 5073"/>
                                <a:gd name="T54" fmla="+- 0 3606 546"/>
                                <a:gd name="T55" fmla="*/ 3606 h 3295"/>
                                <a:gd name="T56" fmla="+- 0 4326 3506"/>
                                <a:gd name="T57" fmla="*/ T56 w 5073"/>
                                <a:gd name="T58" fmla="+- 0 3642 546"/>
                                <a:gd name="T59" fmla="*/ 3642 h 3295"/>
                                <a:gd name="T60" fmla="+- 0 4429 3506"/>
                                <a:gd name="T61" fmla="*/ T60 w 5073"/>
                                <a:gd name="T62" fmla="+- 0 3670 546"/>
                                <a:gd name="T63" fmla="*/ 3670 h 3295"/>
                                <a:gd name="T64" fmla="+- 0 4531 3506"/>
                                <a:gd name="T65" fmla="*/ T64 w 5073"/>
                                <a:gd name="T66" fmla="+- 0 3692 546"/>
                                <a:gd name="T67" fmla="*/ 3692 h 3295"/>
                                <a:gd name="T68" fmla="+- 0 4634 3506"/>
                                <a:gd name="T69" fmla="*/ T68 w 5073"/>
                                <a:gd name="T70" fmla="+- 0 3710 546"/>
                                <a:gd name="T71" fmla="*/ 3710 h 3295"/>
                                <a:gd name="T72" fmla="+- 0 4736 3506"/>
                                <a:gd name="T73" fmla="*/ T72 w 5073"/>
                                <a:gd name="T74" fmla="+- 0 3724 546"/>
                                <a:gd name="T75" fmla="*/ 3724 h 3295"/>
                                <a:gd name="T76" fmla="+- 0 4839 3506"/>
                                <a:gd name="T77" fmla="*/ T76 w 5073"/>
                                <a:gd name="T78" fmla="+- 0 3737 546"/>
                                <a:gd name="T79" fmla="*/ 3737 h 3295"/>
                                <a:gd name="T80" fmla="+- 0 4941 3506"/>
                                <a:gd name="T81" fmla="*/ T80 w 5073"/>
                                <a:gd name="T82" fmla="+- 0 3747 546"/>
                                <a:gd name="T83" fmla="*/ 3747 h 3295"/>
                                <a:gd name="T84" fmla="+- 0 5044 3506"/>
                                <a:gd name="T85" fmla="*/ T84 w 5073"/>
                                <a:gd name="T86" fmla="+- 0 3756 546"/>
                                <a:gd name="T87" fmla="*/ 3756 h 3295"/>
                                <a:gd name="T88" fmla="+- 0 5146 3506"/>
                                <a:gd name="T89" fmla="*/ T88 w 5073"/>
                                <a:gd name="T90" fmla="+- 0 3764 546"/>
                                <a:gd name="T91" fmla="*/ 3764 h 3295"/>
                                <a:gd name="T92" fmla="+- 0 5249 3506"/>
                                <a:gd name="T93" fmla="*/ T92 w 5073"/>
                                <a:gd name="T94" fmla="+- 0 3770 546"/>
                                <a:gd name="T95" fmla="*/ 3770 h 3295"/>
                                <a:gd name="T96" fmla="+- 0 5351 3506"/>
                                <a:gd name="T97" fmla="*/ T96 w 5073"/>
                                <a:gd name="T98" fmla="+- 0 3776 546"/>
                                <a:gd name="T99" fmla="*/ 3776 h 3295"/>
                                <a:gd name="T100" fmla="+- 0 5454 3506"/>
                                <a:gd name="T101" fmla="*/ T100 w 5073"/>
                                <a:gd name="T102" fmla="+- 0 3782 546"/>
                                <a:gd name="T103" fmla="*/ 3782 h 3295"/>
                                <a:gd name="T104" fmla="+- 0 5556 3506"/>
                                <a:gd name="T105" fmla="*/ T104 w 5073"/>
                                <a:gd name="T106" fmla="+- 0 3787 546"/>
                                <a:gd name="T107" fmla="*/ 3787 h 3295"/>
                                <a:gd name="T108" fmla="+- 0 5659 3506"/>
                                <a:gd name="T109" fmla="*/ T108 w 5073"/>
                                <a:gd name="T110" fmla="+- 0 3791 546"/>
                                <a:gd name="T111" fmla="*/ 3791 h 3295"/>
                                <a:gd name="T112" fmla="+- 0 5761 3506"/>
                                <a:gd name="T113" fmla="*/ T112 w 5073"/>
                                <a:gd name="T114" fmla="+- 0 3795 546"/>
                                <a:gd name="T115" fmla="*/ 3795 h 3295"/>
                                <a:gd name="T116" fmla="+- 0 5864 3506"/>
                                <a:gd name="T117" fmla="*/ T116 w 5073"/>
                                <a:gd name="T118" fmla="+- 0 3798 546"/>
                                <a:gd name="T119" fmla="*/ 3798 h 3295"/>
                                <a:gd name="T120" fmla="+- 0 5966 3506"/>
                                <a:gd name="T121" fmla="*/ T120 w 5073"/>
                                <a:gd name="T122" fmla="+- 0 3802 546"/>
                                <a:gd name="T123" fmla="*/ 3802 h 3295"/>
                                <a:gd name="T124" fmla="+- 0 6069 3506"/>
                                <a:gd name="T125" fmla="*/ T124 w 5073"/>
                                <a:gd name="T126" fmla="+- 0 3805 546"/>
                                <a:gd name="T127" fmla="*/ 3805 h 3295"/>
                                <a:gd name="T128" fmla="+- 0 6171 3506"/>
                                <a:gd name="T129" fmla="*/ T128 w 5073"/>
                                <a:gd name="T130" fmla="+- 0 3808 546"/>
                                <a:gd name="T131" fmla="*/ 3808 h 3295"/>
                                <a:gd name="T132" fmla="+- 0 6274 3506"/>
                                <a:gd name="T133" fmla="*/ T132 w 5073"/>
                                <a:gd name="T134" fmla="+- 0 3810 546"/>
                                <a:gd name="T135" fmla="*/ 3810 h 3295"/>
                                <a:gd name="T136" fmla="+- 0 6376 3506"/>
                                <a:gd name="T137" fmla="*/ T136 w 5073"/>
                                <a:gd name="T138" fmla="+- 0 3813 546"/>
                                <a:gd name="T139" fmla="*/ 3813 h 3295"/>
                                <a:gd name="T140" fmla="+- 0 6478 3506"/>
                                <a:gd name="T141" fmla="*/ T140 w 5073"/>
                                <a:gd name="T142" fmla="+- 0 3815 546"/>
                                <a:gd name="T143" fmla="*/ 3815 h 3295"/>
                                <a:gd name="T144" fmla="+- 0 6581 3506"/>
                                <a:gd name="T145" fmla="*/ T144 w 5073"/>
                                <a:gd name="T146" fmla="+- 0 3817 546"/>
                                <a:gd name="T147" fmla="*/ 3817 h 3295"/>
                                <a:gd name="T148" fmla="+- 0 6683 3506"/>
                                <a:gd name="T149" fmla="*/ T148 w 5073"/>
                                <a:gd name="T150" fmla="+- 0 3819 546"/>
                                <a:gd name="T151" fmla="*/ 3819 h 3295"/>
                                <a:gd name="T152" fmla="+- 0 6786 3506"/>
                                <a:gd name="T153" fmla="*/ T152 w 5073"/>
                                <a:gd name="T154" fmla="+- 0 3821 546"/>
                                <a:gd name="T155" fmla="*/ 3821 h 3295"/>
                                <a:gd name="T156" fmla="+- 0 6888 3506"/>
                                <a:gd name="T157" fmla="*/ T156 w 5073"/>
                                <a:gd name="T158" fmla="+- 0 3822 546"/>
                                <a:gd name="T159" fmla="*/ 3822 h 3295"/>
                                <a:gd name="T160" fmla="+- 0 6991 3506"/>
                                <a:gd name="T161" fmla="*/ T160 w 5073"/>
                                <a:gd name="T162" fmla="+- 0 3824 546"/>
                                <a:gd name="T163" fmla="*/ 3824 h 3295"/>
                                <a:gd name="T164" fmla="+- 0 7093 3506"/>
                                <a:gd name="T165" fmla="*/ T164 w 5073"/>
                                <a:gd name="T166" fmla="+- 0 3825 546"/>
                                <a:gd name="T167" fmla="*/ 3825 h 3295"/>
                                <a:gd name="T168" fmla="+- 0 7196 3506"/>
                                <a:gd name="T169" fmla="*/ T168 w 5073"/>
                                <a:gd name="T170" fmla="+- 0 3827 546"/>
                                <a:gd name="T171" fmla="*/ 3827 h 3295"/>
                                <a:gd name="T172" fmla="+- 0 7298 3506"/>
                                <a:gd name="T173" fmla="*/ T172 w 5073"/>
                                <a:gd name="T174" fmla="+- 0 3828 546"/>
                                <a:gd name="T175" fmla="*/ 3828 h 3295"/>
                                <a:gd name="T176" fmla="+- 0 7401 3506"/>
                                <a:gd name="T177" fmla="*/ T176 w 5073"/>
                                <a:gd name="T178" fmla="+- 0 3829 546"/>
                                <a:gd name="T179" fmla="*/ 3829 h 3295"/>
                                <a:gd name="T180" fmla="+- 0 7503 3506"/>
                                <a:gd name="T181" fmla="*/ T180 w 5073"/>
                                <a:gd name="T182" fmla="+- 0 3831 546"/>
                                <a:gd name="T183" fmla="*/ 3831 h 3295"/>
                                <a:gd name="T184" fmla="+- 0 7606 3506"/>
                                <a:gd name="T185" fmla="*/ T184 w 5073"/>
                                <a:gd name="T186" fmla="+- 0 3832 546"/>
                                <a:gd name="T187" fmla="*/ 3832 h 3295"/>
                                <a:gd name="T188" fmla="+- 0 7708 3506"/>
                                <a:gd name="T189" fmla="*/ T188 w 5073"/>
                                <a:gd name="T190" fmla="+- 0 3833 546"/>
                                <a:gd name="T191" fmla="*/ 3833 h 3295"/>
                                <a:gd name="T192" fmla="+- 0 7811 3506"/>
                                <a:gd name="T193" fmla="*/ T192 w 5073"/>
                                <a:gd name="T194" fmla="+- 0 3834 546"/>
                                <a:gd name="T195" fmla="*/ 3834 h 3295"/>
                                <a:gd name="T196" fmla="+- 0 7913 3506"/>
                                <a:gd name="T197" fmla="*/ T196 w 5073"/>
                                <a:gd name="T198" fmla="+- 0 3835 546"/>
                                <a:gd name="T199" fmla="*/ 3835 h 3295"/>
                                <a:gd name="T200" fmla="+- 0 8016 3506"/>
                                <a:gd name="T201" fmla="*/ T200 w 5073"/>
                                <a:gd name="T202" fmla="+- 0 3836 546"/>
                                <a:gd name="T203" fmla="*/ 3836 h 3295"/>
                                <a:gd name="T204" fmla="+- 0 8118 3506"/>
                                <a:gd name="T205" fmla="*/ T204 w 5073"/>
                                <a:gd name="T206" fmla="+- 0 3837 546"/>
                                <a:gd name="T207" fmla="*/ 3837 h 3295"/>
                                <a:gd name="T208" fmla="+- 0 8221 3506"/>
                                <a:gd name="T209" fmla="*/ T208 w 5073"/>
                                <a:gd name="T210" fmla="+- 0 3838 546"/>
                                <a:gd name="T211" fmla="*/ 3838 h 3295"/>
                                <a:gd name="T212" fmla="+- 0 8323 3506"/>
                                <a:gd name="T213" fmla="*/ T212 w 5073"/>
                                <a:gd name="T214" fmla="+- 0 3839 546"/>
                                <a:gd name="T215" fmla="*/ 3839 h 3295"/>
                                <a:gd name="T216" fmla="+- 0 8426 3506"/>
                                <a:gd name="T217" fmla="*/ T216 w 5073"/>
                                <a:gd name="T218" fmla="+- 0 3839 546"/>
                                <a:gd name="T219" fmla="*/ 3839 h 3295"/>
                                <a:gd name="T220" fmla="+- 0 8528 3506"/>
                                <a:gd name="T221" fmla="*/ T220 w 5073"/>
                                <a:gd name="T222" fmla="+- 0 3840 546"/>
                                <a:gd name="T223" fmla="*/ 3840 h 3295"/>
                                <a:gd name="T224" fmla="+- 0 8579 3506"/>
                                <a:gd name="T225" fmla="*/ T224 w 5073"/>
                                <a:gd name="T226" fmla="+- 0 3840 546"/>
                                <a:gd name="T227" fmla="*/ 3840 h 3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5073" h="3295">
                                  <a:moveTo>
                                    <a:pt x="0" y="0"/>
                                  </a:moveTo>
                                  <a:lnTo>
                                    <a:pt x="52" y="0"/>
                                  </a:lnTo>
                                  <a:lnTo>
                                    <a:pt x="103" y="0"/>
                                  </a:lnTo>
                                  <a:lnTo>
                                    <a:pt x="154" y="1576"/>
                                  </a:lnTo>
                                  <a:lnTo>
                                    <a:pt x="205" y="2161"/>
                                  </a:lnTo>
                                  <a:lnTo>
                                    <a:pt x="257" y="2453"/>
                                  </a:lnTo>
                                  <a:lnTo>
                                    <a:pt x="308" y="2629"/>
                                  </a:lnTo>
                                  <a:lnTo>
                                    <a:pt x="359" y="2746"/>
                                  </a:lnTo>
                                  <a:lnTo>
                                    <a:pt x="410" y="2829"/>
                                  </a:lnTo>
                                  <a:lnTo>
                                    <a:pt x="462" y="2892"/>
                                  </a:lnTo>
                                  <a:lnTo>
                                    <a:pt x="513" y="2941"/>
                                  </a:lnTo>
                                  <a:lnTo>
                                    <a:pt x="564" y="2980"/>
                                  </a:lnTo>
                                  <a:lnTo>
                                    <a:pt x="615" y="3012"/>
                                  </a:lnTo>
                                  <a:lnTo>
                                    <a:pt x="718" y="3060"/>
                                  </a:lnTo>
                                  <a:lnTo>
                                    <a:pt x="820" y="3096"/>
                                  </a:lnTo>
                                  <a:lnTo>
                                    <a:pt x="923" y="3124"/>
                                  </a:lnTo>
                                  <a:lnTo>
                                    <a:pt x="1025" y="3146"/>
                                  </a:lnTo>
                                  <a:lnTo>
                                    <a:pt x="1128" y="3164"/>
                                  </a:lnTo>
                                  <a:lnTo>
                                    <a:pt x="1230" y="3178"/>
                                  </a:lnTo>
                                  <a:lnTo>
                                    <a:pt x="1333" y="3191"/>
                                  </a:lnTo>
                                  <a:lnTo>
                                    <a:pt x="1435" y="3201"/>
                                  </a:lnTo>
                                  <a:lnTo>
                                    <a:pt x="1538" y="3210"/>
                                  </a:lnTo>
                                  <a:lnTo>
                                    <a:pt x="1640" y="3218"/>
                                  </a:lnTo>
                                  <a:lnTo>
                                    <a:pt x="1743" y="3224"/>
                                  </a:lnTo>
                                  <a:lnTo>
                                    <a:pt x="1845" y="3230"/>
                                  </a:lnTo>
                                  <a:lnTo>
                                    <a:pt x="1948" y="3236"/>
                                  </a:lnTo>
                                  <a:lnTo>
                                    <a:pt x="2050" y="3241"/>
                                  </a:lnTo>
                                  <a:lnTo>
                                    <a:pt x="2153" y="3245"/>
                                  </a:lnTo>
                                  <a:lnTo>
                                    <a:pt x="2255" y="3249"/>
                                  </a:lnTo>
                                  <a:lnTo>
                                    <a:pt x="2358" y="3252"/>
                                  </a:lnTo>
                                  <a:lnTo>
                                    <a:pt x="2460" y="3256"/>
                                  </a:lnTo>
                                  <a:lnTo>
                                    <a:pt x="2563" y="3259"/>
                                  </a:lnTo>
                                  <a:lnTo>
                                    <a:pt x="2665" y="3262"/>
                                  </a:lnTo>
                                  <a:lnTo>
                                    <a:pt x="2768" y="3264"/>
                                  </a:lnTo>
                                  <a:lnTo>
                                    <a:pt x="2870" y="3267"/>
                                  </a:lnTo>
                                  <a:lnTo>
                                    <a:pt x="2972" y="3269"/>
                                  </a:lnTo>
                                  <a:lnTo>
                                    <a:pt x="3075" y="3271"/>
                                  </a:lnTo>
                                  <a:lnTo>
                                    <a:pt x="3177" y="3273"/>
                                  </a:lnTo>
                                  <a:lnTo>
                                    <a:pt x="3280" y="3275"/>
                                  </a:lnTo>
                                  <a:lnTo>
                                    <a:pt x="3382" y="3276"/>
                                  </a:lnTo>
                                  <a:lnTo>
                                    <a:pt x="3485" y="3278"/>
                                  </a:lnTo>
                                  <a:lnTo>
                                    <a:pt x="3587" y="3279"/>
                                  </a:lnTo>
                                  <a:lnTo>
                                    <a:pt x="3690" y="3281"/>
                                  </a:lnTo>
                                  <a:lnTo>
                                    <a:pt x="3792" y="3282"/>
                                  </a:lnTo>
                                  <a:lnTo>
                                    <a:pt x="3895" y="3283"/>
                                  </a:lnTo>
                                  <a:lnTo>
                                    <a:pt x="3997" y="3285"/>
                                  </a:lnTo>
                                  <a:lnTo>
                                    <a:pt x="4100" y="3286"/>
                                  </a:lnTo>
                                  <a:lnTo>
                                    <a:pt x="4202" y="3287"/>
                                  </a:lnTo>
                                  <a:lnTo>
                                    <a:pt x="4305" y="3288"/>
                                  </a:lnTo>
                                  <a:lnTo>
                                    <a:pt x="4407" y="3289"/>
                                  </a:lnTo>
                                  <a:lnTo>
                                    <a:pt x="4510" y="3290"/>
                                  </a:lnTo>
                                  <a:lnTo>
                                    <a:pt x="4612" y="3291"/>
                                  </a:lnTo>
                                  <a:lnTo>
                                    <a:pt x="4715" y="3292"/>
                                  </a:lnTo>
                                  <a:lnTo>
                                    <a:pt x="4817" y="3293"/>
                                  </a:lnTo>
                                  <a:lnTo>
                                    <a:pt x="4920" y="3293"/>
                                  </a:lnTo>
                                  <a:lnTo>
                                    <a:pt x="5022" y="3294"/>
                                  </a:lnTo>
                                  <a:lnTo>
                                    <a:pt x="5073" y="3294"/>
                                  </a:lnTo>
                                </a:path>
                              </a:pathLst>
                            </a:custGeom>
                            <a:noFill/>
                            <a:ln w="15876">
                              <a:solidFill>
                                <a:srgbClr val="D627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docshape31"/>
                          <wps:cNvSpPr>
                            <a:spLocks/>
                          </wps:cNvSpPr>
                          <wps:spPr bwMode="auto">
                            <a:xfrm>
                              <a:off x="3252" y="381"/>
                              <a:ext cx="5581" cy="3625"/>
                            </a:xfrm>
                            <a:custGeom>
                              <a:avLst/>
                              <a:gdLst>
                                <a:gd name="T0" fmla="+- 0 3253 3253"/>
                                <a:gd name="T1" fmla="*/ T0 w 5581"/>
                                <a:gd name="T2" fmla="+- 0 4005 381"/>
                                <a:gd name="T3" fmla="*/ 4005 h 3625"/>
                                <a:gd name="T4" fmla="+- 0 3253 3253"/>
                                <a:gd name="T5" fmla="*/ T4 w 5581"/>
                                <a:gd name="T6" fmla="+- 0 381 381"/>
                                <a:gd name="T7" fmla="*/ 381 h 3625"/>
                                <a:gd name="T8" fmla="+- 0 8833 3253"/>
                                <a:gd name="T9" fmla="*/ T8 w 5581"/>
                                <a:gd name="T10" fmla="+- 0 4005 381"/>
                                <a:gd name="T11" fmla="*/ 4005 h 3625"/>
                                <a:gd name="T12" fmla="+- 0 8833 3253"/>
                                <a:gd name="T13" fmla="*/ T12 w 5581"/>
                                <a:gd name="T14" fmla="+- 0 381 381"/>
                                <a:gd name="T15" fmla="*/ 381 h 3625"/>
                                <a:gd name="T16" fmla="+- 0 3253 3253"/>
                                <a:gd name="T17" fmla="*/ T16 w 5581"/>
                                <a:gd name="T18" fmla="+- 0 4005 381"/>
                                <a:gd name="T19" fmla="*/ 4005 h 3625"/>
                                <a:gd name="T20" fmla="+- 0 8833 3253"/>
                                <a:gd name="T21" fmla="*/ T20 w 5581"/>
                                <a:gd name="T22" fmla="+- 0 4005 381"/>
                                <a:gd name="T23" fmla="*/ 4005 h 3625"/>
                                <a:gd name="T24" fmla="+- 0 3253 3253"/>
                                <a:gd name="T25" fmla="*/ T24 w 5581"/>
                                <a:gd name="T26" fmla="+- 0 381 381"/>
                                <a:gd name="T27" fmla="*/ 381 h 3625"/>
                                <a:gd name="T28" fmla="+- 0 8833 3253"/>
                                <a:gd name="T29" fmla="*/ T28 w 5581"/>
                                <a:gd name="T30" fmla="+- 0 381 381"/>
                                <a:gd name="T31" fmla="*/ 381 h 3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81" h="3625">
                                  <a:moveTo>
                                    <a:pt x="0" y="3624"/>
                                  </a:moveTo>
                                  <a:lnTo>
                                    <a:pt x="0" y="0"/>
                                  </a:lnTo>
                                  <a:moveTo>
                                    <a:pt x="5580" y="3624"/>
                                  </a:moveTo>
                                  <a:lnTo>
                                    <a:pt x="5580" y="0"/>
                                  </a:lnTo>
                                  <a:moveTo>
                                    <a:pt x="0" y="3624"/>
                                  </a:moveTo>
                                  <a:lnTo>
                                    <a:pt x="5580" y="3624"/>
                                  </a:lnTo>
                                  <a:moveTo>
                                    <a:pt x="0" y="0"/>
                                  </a:moveTo>
                                  <a:lnTo>
                                    <a:pt x="5580" y="0"/>
                                  </a:lnTo>
                                </a:path>
                              </a:pathLst>
                            </a:custGeom>
                            <a:noFill/>
                            <a:ln w="84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docshape32"/>
                          <wps:cNvSpPr>
                            <a:spLocks/>
                          </wps:cNvSpPr>
                          <wps:spPr bwMode="auto">
                            <a:xfrm>
                              <a:off x="6633" y="464"/>
                              <a:ext cx="2117" cy="1029"/>
                            </a:xfrm>
                            <a:custGeom>
                              <a:avLst/>
                              <a:gdLst>
                                <a:gd name="T0" fmla="+- 0 8716 6633"/>
                                <a:gd name="T1" fmla="*/ T0 w 2117"/>
                                <a:gd name="T2" fmla="+- 0 464 464"/>
                                <a:gd name="T3" fmla="*/ 464 h 1029"/>
                                <a:gd name="T4" fmla="+- 0 6667 6633"/>
                                <a:gd name="T5" fmla="*/ T4 w 2117"/>
                                <a:gd name="T6" fmla="+- 0 464 464"/>
                                <a:gd name="T7" fmla="*/ 464 h 1029"/>
                                <a:gd name="T8" fmla="+- 0 6652 6633"/>
                                <a:gd name="T9" fmla="*/ T8 w 2117"/>
                                <a:gd name="T10" fmla="+- 0 466 464"/>
                                <a:gd name="T11" fmla="*/ 466 h 1029"/>
                                <a:gd name="T12" fmla="+- 0 6642 6633"/>
                                <a:gd name="T13" fmla="*/ T12 w 2117"/>
                                <a:gd name="T14" fmla="+- 0 473 464"/>
                                <a:gd name="T15" fmla="*/ 473 h 1029"/>
                                <a:gd name="T16" fmla="+- 0 6636 6633"/>
                                <a:gd name="T17" fmla="*/ T16 w 2117"/>
                                <a:gd name="T18" fmla="+- 0 483 464"/>
                                <a:gd name="T19" fmla="*/ 483 h 1029"/>
                                <a:gd name="T20" fmla="+- 0 6633 6633"/>
                                <a:gd name="T21" fmla="*/ T20 w 2117"/>
                                <a:gd name="T22" fmla="+- 0 498 464"/>
                                <a:gd name="T23" fmla="*/ 498 h 1029"/>
                                <a:gd name="T24" fmla="+- 0 6633 6633"/>
                                <a:gd name="T25" fmla="*/ T24 w 2117"/>
                                <a:gd name="T26" fmla="+- 0 1459 464"/>
                                <a:gd name="T27" fmla="*/ 1459 h 1029"/>
                                <a:gd name="T28" fmla="+- 0 6636 6633"/>
                                <a:gd name="T29" fmla="*/ T28 w 2117"/>
                                <a:gd name="T30" fmla="+- 0 1474 464"/>
                                <a:gd name="T31" fmla="*/ 1474 h 1029"/>
                                <a:gd name="T32" fmla="+- 0 6642 6633"/>
                                <a:gd name="T33" fmla="*/ T32 w 2117"/>
                                <a:gd name="T34" fmla="+- 0 1484 464"/>
                                <a:gd name="T35" fmla="*/ 1484 h 1029"/>
                                <a:gd name="T36" fmla="+- 0 6652 6633"/>
                                <a:gd name="T37" fmla="*/ T36 w 2117"/>
                                <a:gd name="T38" fmla="+- 0 1490 464"/>
                                <a:gd name="T39" fmla="*/ 1490 h 1029"/>
                                <a:gd name="T40" fmla="+- 0 6667 6633"/>
                                <a:gd name="T41" fmla="*/ T40 w 2117"/>
                                <a:gd name="T42" fmla="+- 0 1493 464"/>
                                <a:gd name="T43" fmla="*/ 1493 h 1029"/>
                                <a:gd name="T44" fmla="+- 0 8716 6633"/>
                                <a:gd name="T45" fmla="*/ T44 w 2117"/>
                                <a:gd name="T46" fmla="+- 0 1493 464"/>
                                <a:gd name="T47" fmla="*/ 1493 h 1029"/>
                                <a:gd name="T48" fmla="+- 0 8731 6633"/>
                                <a:gd name="T49" fmla="*/ T48 w 2117"/>
                                <a:gd name="T50" fmla="+- 0 1490 464"/>
                                <a:gd name="T51" fmla="*/ 1490 h 1029"/>
                                <a:gd name="T52" fmla="+- 0 8741 6633"/>
                                <a:gd name="T53" fmla="*/ T52 w 2117"/>
                                <a:gd name="T54" fmla="+- 0 1484 464"/>
                                <a:gd name="T55" fmla="*/ 1484 h 1029"/>
                                <a:gd name="T56" fmla="+- 0 8748 6633"/>
                                <a:gd name="T57" fmla="*/ T56 w 2117"/>
                                <a:gd name="T58" fmla="+- 0 1474 464"/>
                                <a:gd name="T59" fmla="*/ 1474 h 1029"/>
                                <a:gd name="T60" fmla="+- 0 8750 6633"/>
                                <a:gd name="T61" fmla="*/ T60 w 2117"/>
                                <a:gd name="T62" fmla="+- 0 1459 464"/>
                                <a:gd name="T63" fmla="*/ 1459 h 1029"/>
                                <a:gd name="T64" fmla="+- 0 8750 6633"/>
                                <a:gd name="T65" fmla="*/ T64 w 2117"/>
                                <a:gd name="T66" fmla="+- 0 498 464"/>
                                <a:gd name="T67" fmla="*/ 498 h 1029"/>
                                <a:gd name="T68" fmla="+- 0 8748 6633"/>
                                <a:gd name="T69" fmla="*/ T68 w 2117"/>
                                <a:gd name="T70" fmla="+- 0 483 464"/>
                                <a:gd name="T71" fmla="*/ 483 h 1029"/>
                                <a:gd name="T72" fmla="+- 0 8741 6633"/>
                                <a:gd name="T73" fmla="*/ T72 w 2117"/>
                                <a:gd name="T74" fmla="+- 0 473 464"/>
                                <a:gd name="T75" fmla="*/ 473 h 1029"/>
                                <a:gd name="T76" fmla="+- 0 8731 6633"/>
                                <a:gd name="T77" fmla="*/ T76 w 2117"/>
                                <a:gd name="T78" fmla="+- 0 466 464"/>
                                <a:gd name="T79" fmla="*/ 466 h 1029"/>
                                <a:gd name="T80" fmla="+- 0 8716 6633"/>
                                <a:gd name="T81" fmla="*/ T80 w 2117"/>
                                <a:gd name="T82" fmla="+- 0 464 464"/>
                                <a:gd name="T83" fmla="*/ 464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17" h="1029">
                                  <a:moveTo>
                                    <a:pt x="2083" y="0"/>
                                  </a:moveTo>
                                  <a:lnTo>
                                    <a:pt x="34" y="0"/>
                                  </a:lnTo>
                                  <a:lnTo>
                                    <a:pt x="19" y="2"/>
                                  </a:lnTo>
                                  <a:lnTo>
                                    <a:pt x="9" y="9"/>
                                  </a:lnTo>
                                  <a:lnTo>
                                    <a:pt x="3" y="19"/>
                                  </a:lnTo>
                                  <a:lnTo>
                                    <a:pt x="0" y="34"/>
                                  </a:lnTo>
                                  <a:lnTo>
                                    <a:pt x="0" y="995"/>
                                  </a:lnTo>
                                  <a:lnTo>
                                    <a:pt x="3" y="1010"/>
                                  </a:lnTo>
                                  <a:lnTo>
                                    <a:pt x="9" y="1020"/>
                                  </a:lnTo>
                                  <a:lnTo>
                                    <a:pt x="19" y="1026"/>
                                  </a:lnTo>
                                  <a:lnTo>
                                    <a:pt x="34" y="1029"/>
                                  </a:lnTo>
                                  <a:lnTo>
                                    <a:pt x="2083" y="1029"/>
                                  </a:lnTo>
                                  <a:lnTo>
                                    <a:pt x="2098" y="1026"/>
                                  </a:lnTo>
                                  <a:lnTo>
                                    <a:pt x="2108" y="1020"/>
                                  </a:lnTo>
                                  <a:lnTo>
                                    <a:pt x="2115" y="1010"/>
                                  </a:lnTo>
                                  <a:lnTo>
                                    <a:pt x="2117" y="995"/>
                                  </a:lnTo>
                                  <a:lnTo>
                                    <a:pt x="2117" y="34"/>
                                  </a:lnTo>
                                  <a:lnTo>
                                    <a:pt x="2115" y="19"/>
                                  </a:lnTo>
                                  <a:lnTo>
                                    <a:pt x="2108" y="9"/>
                                  </a:lnTo>
                                  <a:lnTo>
                                    <a:pt x="2098" y="2"/>
                                  </a:lnTo>
                                  <a:lnTo>
                                    <a:pt x="2083"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docshape33"/>
                          <wps:cNvSpPr>
                            <a:spLocks/>
                          </wps:cNvSpPr>
                          <wps:spPr bwMode="auto">
                            <a:xfrm>
                              <a:off x="6633" y="464"/>
                              <a:ext cx="2117" cy="1029"/>
                            </a:xfrm>
                            <a:custGeom>
                              <a:avLst/>
                              <a:gdLst>
                                <a:gd name="T0" fmla="+- 0 6667 6633"/>
                                <a:gd name="T1" fmla="*/ T0 w 2117"/>
                                <a:gd name="T2" fmla="+- 0 1493 464"/>
                                <a:gd name="T3" fmla="*/ 1493 h 1029"/>
                                <a:gd name="T4" fmla="+- 0 8716 6633"/>
                                <a:gd name="T5" fmla="*/ T4 w 2117"/>
                                <a:gd name="T6" fmla="+- 0 1493 464"/>
                                <a:gd name="T7" fmla="*/ 1493 h 1029"/>
                                <a:gd name="T8" fmla="+- 0 8731 6633"/>
                                <a:gd name="T9" fmla="*/ T8 w 2117"/>
                                <a:gd name="T10" fmla="+- 0 1490 464"/>
                                <a:gd name="T11" fmla="*/ 1490 h 1029"/>
                                <a:gd name="T12" fmla="+- 0 8741 6633"/>
                                <a:gd name="T13" fmla="*/ T12 w 2117"/>
                                <a:gd name="T14" fmla="+- 0 1484 464"/>
                                <a:gd name="T15" fmla="*/ 1484 h 1029"/>
                                <a:gd name="T16" fmla="+- 0 8748 6633"/>
                                <a:gd name="T17" fmla="*/ T16 w 2117"/>
                                <a:gd name="T18" fmla="+- 0 1474 464"/>
                                <a:gd name="T19" fmla="*/ 1474 h 1029"/>
                                <a:gd name="T20" fmla="+- 0 8750 6633"/>
                                <a:gd name="T21" fmla="*/ T20 w 2117"/>
                                <a:gd name="T22" fmla="+- 0 1459 464"/>
                                <a:gd name="T23" fmla="*/ 1459 h 1029"/>
                                <a:gd name="T24" fmla="+- 0 8750 6633"/>
                                <a:gd name="T25" fmla="*/ T24 w 2117"/>
                                <a:gd name="T26" fmla="+- 0 498 464"/>
                                <a:gd name="T27" fmla="*/ 498 h 1029"/>
                                <a:gd name="T28" fmla="+- 0 8748 6633"/>
                                <a:gd name="T29" fmla="*/ T28 w 2117"/>
                                <a:gd name="T30" fmla="+- 0 483 464"/>
                                <a:gd name="T31" fmla="*/ 483 h 1029"/>
                                <a:gd name="T32" fmla="+- 0 8741 6633"/>
                                <a:gd name="T33" fmla="*/ T32 w 2117"/>
                                <a:gd name="T34" fmla="+- 0 473 464"/>
                                <a:gd name="T35" fmla="*/ 473 h 1029"/>
                                <a:gd name="T36" fmla="+- 0 8731 6633"/>
                                <a:gd name="T37" fmla="*/ T36 w 2117"/>
                                <a:gd name="T38" fmla="+- 0 466 464"/>
                                <a:gd name="T39" fmla="*/ 466 h 1029"/>
                                <a:gd name="T40" fmla="+- 0 8716 6633"/>
                                <a:gd name="T41" fmla="*/ T40 w 2117"/>
                                <a:gd name="T42" fmla="+- 0 464 464"/>
                                <a:gd name="T43" fmla="*/ 464 h 1029"/>
                                <a:gd name="T44" fmla="+- 0 6667 6633"/>
                                <a:gd name="T45" fmla="*/ T44 w 2117"/>
                                <a:gd name="T46" fmla="+- 0 464 464"/>
                                <a:gd name="T47" fmla="*/ 464 h 1029"/>
                                <a:gd name="T48" fmla="+- 0 6652 6633"/>
                                <a:gd name="T49" fmla="*/ T48 w 2117"/>
                                <a:gd name="T50" fmla="+- 0 466 464"/>
                                <a:gd name="T51" fmla="*/ 466 h 1029"/>
                                <a:gd name="T52" fmla="+- 0 6642 6633"/>
                                <a:gd name="T53" fmla="*/ T52 w 2117"/>
                                <a:gd name="T54" fmla="+- 0 473 464"/>
                                <a:gd name="T55" fmla="*/ 473 h 1029"/>
                                <a:gd name="T56" fmla="+- 0 6636 6633"/>
                                <a:gd name="T57" fmla="*/ T56 w 2117"/>
                                <a:gd name="T58" fmla="+- 0 483 464"/>
                                <a:gd name="T59" fmla="*/ 483 h 1029"/>
                                <a:gd name="T60" fmla="+- 0 6633 6633"/>
                                <a:gd name="T61" fmla="*/ T60 w 2117"/>
                                <a:gd name="T62" fmla="+- 0 498 464"/>
                                <a:gd name="T63" fmla="*/ 498 h 1029"/>
                                <a:gd name="T64" fmla="+- 0 6633 6633"/>
                                <a:gd name="T65" fmla="*/ T64 w 2117"/>
                                <a:gd name="T66" fmla="+- 0 1459 464"/>
                                <a:gd name="T67" fmla="*/ 1459 h 1029"/>
                                <a:gd name="T68" fmla="+- 0 6636 6633"/>
                                <a:gd name="T69" fmla="*/ T68 w 2117"/>
                                <a:gd name="T70" fmla="+- 0 1474 464"/>
                                <a:gd name="T71" fmla="*/ 1474 h 1029"/>
                                <a:gd name="T72" fmla="+- 0 6642 6633"/>
                                <a:gd name="T73" fmla="*/ T72 w 2117"/>
                                <a:gd name="T74" fmla="+- 0 1484 464"/>
                                <a:gd name="T75" fmla="*/ 1484 h 1029"/>
                                <a:gd name="T76" fmla="+- 0 6652 6633"/>
                                <a:gd name="T77" fmla="*/ T76 w 2117"/>
                                <a:gd name="T78" fmla="+- 0 1490 464"/>
                                <a:gd name="T79" fmla="*/ 1490 h 1029"/>
                                <a:gd name="T80" fmla="+- 0 6667 6633"/>
                                <a:gd name="T81" fmla="*/ T80 w 2117"/>
                                <a:gd name="T82" fmla="+- 0 1493 464"/>
                                <a:gd name="T83" fmla="*/ 1493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17" h="1029">
                                  <a:moveTo>
                                    <a:pt x="34" y="1029"/>
                                  </a:moveTo>
                                  <a:lnTo>
                                    <a:pt x="2083" y="1029"/>
                                  </a:lnTo>
                                  <a:lnTo>
                                    <a:pt x="2098" y="1026"/>
                                  </a:lnTo>
                                  <a:lnTo>
                                    <a:pt x="2108" y="1020"/>
                                  </a:lnTo>
                                  <a:lnTo>
                                    <a:pt x="2115" y="1010"/>
                                  </a:lnTo>
                                  <a:lnTo>
                                    <a:pt x="2117" y="995"/>
                                  </a:lnTo>
                                  <a:lnTo>
                                    <a:pt x="2117" y="34"/>
                                  </a:lnTo>
                                  <a:lnTo>
                                    <a:pt x="2115" y="19"/>
                                  </a:lnTo>
                                  <a:lnTo>
                                    <a:pt x="2108" y="9"/>
                                  </a:lnTo>
                                  <a:lnTo>
                                    <a:pt x="2098" y="2"/>
                                  </a:lnTo>
                                  <a:lnTo>
                                    <a:pt x="2083" y="0"/>
                                  </a:lnTo>
                                  <a:lnTo>
                                    <a:pt x="34" y="0"/>
                                  </a:lnTo>
                                  <a:lnTo>
                                    <a:pt x="19" y="2"/>
                                  </a:lnTo>
                                  <a:lnTo>
                                    <a:pt x="9" y="9"/>
                                  </a:lnTo>
                                  <a:lnTo>
                                    <a:pt x="3" y="19"/>
                                  </a:lnTo>
                                  <a:lnTo>
                                    <a:pt x="0" y="34"/>
                                  </a:lnTo>
                                  <a:lnTo>
                                    <a:pt x="0" y="995"/>
                                  </a:lnTo>
                                  <a:lnTo>
                                    <a:pt x="3" y="1010"/>
                                  </a:lnTo>
                                  <a:lnTo>
                                    <a:pt x="9" y="1020"/>
                                  </a:lnTo>
                                  <a:lnTo>
                                    <a:pt x="19" y="1026"/>
                                  </a:lnTo>
                                  <a:lnTo>
                                    <a:pt x="34" y="1029"/>
                                  </a:lnTo>
                                  <a:close/>
                                </a:path>
                              </a:pathLst>
                            </a:custGeom>
                            <a:noFill/>
                            <a:ln w="10584">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Line 52"/>
                          <wps:cNvCnPr>
                            <a:cxnSpLocks noChangeShapeType="1"/>
                          </wps:cNvCnPr>
                          <wps:spPr bwMode="auto">
                            <a:xfrm>
                              <a:off x="6700" y="599"/>
                              <a:ext cx="333" cy="0"/>
                            </a:xfrm>
                            <a:prstGeom prst="line">
                              <a:avLst/>
                            </a:prstGeom>
                            <a:noFill/>
                            <a:ln w="1587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69" name="Line 53"/>
                          <wps:cNvCnPr>
                            <a:cxnSpLocks noChangeShapeType="1"/>
                          </wps:cNvCnPr>
                          <wps:spPr bwMode="auto">
                            <a:xfrm>
                              <a:off x="6700" y="844"/>
                              <a:ext cx="333" cy="0"/>
                            </a:xfrm>
                            <a:prstGeom prst="line">
                              <a:avLst/>
                            </a:prstGeom>
                            <a:noFill/>
                            <a:ln w="15876">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70" name="Line 54"/>
                          <wps:cNvCnPr>
                            <a:cxnSpLocks noChangeShapeType="1"/>
                          </wps:cNvCnPr>
                          <wps:spPr bwMode="auto">
                            <a:xfrm>
                              <a:off x="6700" y="1088"/>
                              <a:ext cx="333" cy="0"/>
                            </a:xfrm>
                            <a:prstGeom prst="line">
                              <a:avLst/>
                            </a:prstGeom>
                            <a:noFill/>
                            <a:ln w="15876">
                              <a:solidFill>
                                <a:srgbClr val="2BA02B"/>
                              </a:solidFill>
                              <a:prstDash val="solid"/>
                              <a:round/>
                              <a:headEnd/>
                              <a:tailEnd/>
                            </a:ln>
                            <a:extLst>
                              <a:ext uri="{909E8E84-426E-40DD-AFC4-6F175D3DCCD1}">
                                <a14:hiddenFill xmlns:a14="http://schemas.microsoft.com/office/drawing/2010/main">
                                  <a:noFill/>
                                </a14:hiddenFill>
                              </a:ext>
                            </a:extLst>
                          </wps:spPr>
                          <wps:bodyPr/>
                        </wps:wsp>
                        <wps:wsp>
                          <wps:cNvPr id="71" name="Line 55"/>
                          <wps:cNvCnPr>
                            <a:cxnSpLocks noChangeShapeType="1"/>
                          </wps:cNvCnPr>
                          <wps:spPr bwMode="auto">
                            <a:xfrm>
                              <a:off x="6700" y="1333"/>
                              <a:ext cx="333" cy="0"/>
                            </a:xfrm>
                            <a:prstGeom prst="line">
                              <a:avLst/>
                            </a:prstGeom>
                            <a:noFill/>
                            <a:ln w="15876">
                              <a:solidFill>
                                <a:srgbClr val="D62728"/>
                              </a:solidFill>
                              <a:prstDash val="solid"/>
                              <a:round/>
                              <a:headEnd/>
                              <a:tailEnd/>
                            </a:ln>
                            <a:extLst>
                              <a:ext uri="{909E8E84-426E-40DD-AFC4-6F175D3DCCD1}">
                                <a14:hiddenFill xmlns:a14="http://schemas.microsoft.com/office/drawing/2010/main">
                                  <a:noFill/>
                                </a14:hiddenFill>
                              </a:ext>
                            </a:extLst>
                          </wps:spPr>
                          <wps:bodyPr/>
                        </wps:wsp>
                        <wps:wsp>
                          <wps:cNvPr id="72" name="docshape34"/>
                          <wps:cNvSpPr txBox="1">
                            <a:spLocks noChangeArrowheads="1"/>
                          </wps:cNvSpPr>
                          <wps:spPr bwMode="auto">
                            <a:xfrm>
                              <a:off x="3194" y="374"/>
                              <a:ext cx="5646" cy="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6E936" w14:textId="77777777" w:rsidR="00F140C9" w:rsidRDefault="00F140C9" w:rsidP="00F140C9">
                                <w:pPr>
                                  <w:spacing w:before="122" w:line="302" w:lineRule="auto"/>
                                  <w:ind w:left="3972" w:right="151"/>
                                  <w:rPr>
                                    <w:rFonts w:ascii="Verdana"/>
                                    <w:sz w:val="16"/>
                                  </w:rPr>
                                </w:pPr>
                                <w:r>
                                  <w:rPr>
                                    <w:rFonts w:ascii="Verdana"/>
                                    <w:w w:val="105"/>
                                    <w:sz w:val="16"/>
                                  </w:rPr>
                                  <w:t>House size = 2.0</w:t>
                                </w:r>
                                <w:r>
                                  <w:rPr>
                                    <w:rFonts w:ascii="Verdana"/>
                                    <w:spacing w:val="1"/>
                                    <w:w w:val="105"/>
                                    <w:sz w:val="16"/>
                                  </w:rPr>
                                  <w:t xml:space="preserve"> </w:t>
                                </w:r>
                                <w:r>
                                  <w:rPr>
                                    <w:rFonts w:ascii="Verdana"/>
                                    <w:w w:val="105"/>
                                    <w:sz w:val="16"/>
                                  </w:rPr>
                                  <w:t>House size = 6.0</w:t>
                                </w:r>
                                <w:r>
                                  <w:rPr>
                                    <w:rFonts w:ascii="Verdana"/>
                                    <w:spacing w:val="1"/>
                                    <w:w w:val="105"/>
                                    <w:sz w:val="16"/>
                                  </w:rPr>
                                  <w:t xml:space="preserve"> </w:t>
                                </w: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3"/>
                                    <w:w w:val="105"/>
                                    <w:sz w:val="16"/>
                                  </w:rPr>
                                  <w:t xml:space="preserve"> </w:t>
                                </w:r>
                                <w:r>
                                  <w:rPr>
                                    <w:rFonts w:ascii="Verdana"/>
                                    <w:w w:val="105"/>
                                    <w:sz w:val="16"/>
                                  </w:rPr>
                                  <w:t>=</w:t>
                                </w:r>
                                <w:r>
                                  <w:rPr>
                                    <w:rFonts w:ascii="Verdana"/>
                                    <w:spacing w:val="-12"/>
                                    <w:w w:val="105"/>
                                    <w:sz w:val="16"/>
                                  </w:rPr>
                                  <w:t xml:space="preserve"> </w:t>
                                </w:r>
                                <w:r>
                                  <w:rPr>
                                    <w:rFonts w:ascii="Verdana"/>
                                    <w:w w:val="105"/>
                                    <w:sz w:val="16"/>
                                  </w:rPr>
                                  <w:t>10.0</w:t>
                                </w:r>
                                <w:r>
                                  <w:rPr>
                                    <w:rFonts w:ascii="Verdana"/>
                                    <w:spacing w:val="-56"/>
                                    <w:w w:val="105"/>
                                    <w:sz w:val="16"/>
                                  </w:rPr>
                                  <w:t xml:space="preserve"> </w:t>
                                </w:r>
                                <w:r>
                                  <w:rPr>
                                    <w:rFonts w:ascii="Verdana"/>
                                    <w:w w:val="105"/>
                                    <w:sz w:val="16"/>
                                  </w:rPr>
                                  <w:t>Rental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9C7A2" id="Group 14" o:spid="_x0000_s1033" style="position:absolute;left:0;text-align:left;margin-left:159.7pt;margin-top:18.7pt;width:282.3pt;height:184.5pt;z-index:251753472;mso-position-horizontal-relative:page" coordorigin="3194,374" coordsize="5646,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">
                  <v:line id="Line 6" o:spid="_x0000_s1034" style="position:absolute;visibility:visible;mso-wrap-style:square" from="3506,4005" to="3506,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" strokecolor="#afafaf" strokeweight=".23519mm"/>
                  <v:shape id="docshape14" o:spid="_x0000_s1035" style="position:absolute;left:3506;top:400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" path="m,l,59e" fillcolor="black" stroked="f">
                    <v:path arrowok="t" o:connecttype="custom" o:connectlocs="0,4005;0,4064" o:connectangles="0,0"/>
                  </v:shape>
                  <v:line id="Line 8" o:spid="_x0000_s1036" style="position:absolute;visibility:visible;mso-wrap-style:square" from="3506,4005" to="3506,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" strokeweight=".23519mm"/>
                  <v:line id="Line 9" o:spid="_x0000_s1037" style="position:absolute;visibility:visible;mso-wrap-style:square" from="4521,4005" to="4521,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" strokecolor="#afafaf" strokeweight=".23519mm"/>
                  <v:shape id="docshape15" o:spid="_x0000_s1038" style="position:absolute;left:4521;top:400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" path="m,l,59e" fillcolor="black" stroked="f">
                    <v:path arrowok="t" o:connecttype="custom" o:connectlocs="0,4005;0,4064" o:connectangles="0,0"/>
                  </v:shape>
                  <v:line id="Line 11" o:spid="_x0000_s1039" style="position:absolute;visibility:visible;mso-wrap-style:square" from="4521,4005" to="4521,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" strokeweight=".23519mm"/>
                  <v:line id="Line 12" o:spid="_x0000_s1040" style="position:absolute;visibility:visible;mso-wrap-style:square" from="5536,4005" to="5536,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" strokecolor="#afafaf" strokeweight=".23519mm"/>
                  <v:shape id="docshape16" o:spid="_x0000_s1041" style="position:absolute;left:5535;top:400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" path="m,l,59e" fillcolor="black" stroked="f">
                    <v:path arrowok="t" o:connecttype="custom" o:connectlocs="0,4005;0,4064" o:connectangles="0,0"/>
                  </v:shape>
                  <v:line id="Line 14" o:spid="_x0000_s1042" style="position:absolute;visibility:visible;mso-wrap-style:square" from="5536,4005" to="5536,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" strokeweight=".23519mm"/>
                  <v:line id="Line 15" o:spid="_x0000_s1043" style="position:absolute;visibility:visible;mso-wrap-style:square" from="6550,4005" to="6550,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" strokecolor="#afafaf" strokeweight=".23519mm"/>
                  <v:shape id="docshape17" o:spid="_x0000_s1044" style="position:absolute;left:6550;top:400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" path="m,l,59e" fillcolor="black" stroked="f">
                    <v:path arrowok="t" o:connecttype="custom" o:connectlocs="0,4005;0,4064" o:connectangles="0,0"/>
                  </v:shape>
                  <v:line id="Line 17" o:spid="_x0000_s1045" style="position:absolute;visibility:visible;mso-wrap-style:square" from="6550,4005" to="6550,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" strokeweight=".23519mm"/>
                  <v:line id="Line 18" o:spid="_x0000_s1046" style="position:absolute;visibility:visible;mso-wrap-style:square" from="7565,4005" to="7565,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" strokecolor="#afafaf" strokeweight=".23519mm"/>
                  <v:shape id="docshape18" o:spid="_x0000_s1047" style="position:absolute;left:7564;top:400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" path="m,l,59e" fillcolor="black" stroked="f">
                    <v:path arrowok="t" o:connecttype="custom" o:connectlocs="0,4005;0,4064" o:connectangles="0,0"/>
                  </v:shape>
                  <v:line id="Line 20" o:spid="_x0000_s1048" style="position:absolute;visibility:visible;mso-wrap-style:square" from="7565,4005" to="7565,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" strokeweight=".23519mm"/>
                  <v:line id="Line 21" o:spid="_x0000_s1049" style="position:absolute;visibility:visible;mso-wrap-style:square" from="8579,4005" to="8579,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" strokecolor="#afafaf" strokeweight=".23519mm"/>
                  <v:shape id="docshape19" o:spid="_x0000_s1050" style="position:absolute;left:8579;top:400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" path="m,l,59e" fillcolor="black" stroked="f">
                    <v:path arrowok="t" o:connecttype="custom" o:connectlocs="0,4005;0,4064" o:connectangles="0,0"/>
                  </v:shape>
                  <v:line id="Line 23" o:spid="_x0000_s1051" style="position:absolute;visibility:visible;mso-wrap-style:square" from="8579,4005" to="8579,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" strokeweight=".23519mm"/>
                  <v:line id="Line 24" o:spid="_x0000_s1052" style="position:absolute;visibility:visible;mso-wrap-style:square" from="3253,3612" to="8833,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" strokecolor="#afafaf" strokeweight=".23519mm"/>
                  <v:shape id="docshape20" o:spid="_x0000_s1053" style="position:absolute;left:3194;top:361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" path="m59,l,e" fillcolor="black" stroked="f">
                    <v:path arrowok="t" o:connecttype="custom" o:connectlocs="59,0;0,0" o:connectangles="0,0"/>
                  </v:shape>
                  <v:line id="Line 26" o:spid="_x0000_s1054" style="position:absolute;visibility:visible;mso-wrap-style:square" from="3253,3612" to="3253,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" strokeweight=".23519mm"/>
                  <v:line id="Line 27" o:spid="_x0000_s1055" style="position:absolute;visibility:visible;mso-wrap-style:square" from="3253,3101" to="8833,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" strokecolor="#afafaf" strokeweight=".23519mm"/>
                  <v:shape id="docshape21" o:spid="_x0000_s1056" style="position:absolute;left:3194;top:310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" path="m59,l,e" fillcolor="black" stroked="f">
                    <v:path arrowok="t" o:connecttype="custom" o:connectlocs="59,0;0,0" o:connectangles="0,0"/>
                  </v:shape>
                  <v:line id="Line 29" o:spid="_x0000_s1057" style="position:absolute;visibility:visible;mso-wrap-style:square" from="3253,3101" to="3253,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" strokeweight=".23519mm"/>
                  <v:line id="Line 30" o:spid="_x0000_s1058" style="position:absolute;visibility:visible;mso-wrap-style:square" from="3253,2590" to="8833,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" strokecolor="#afafaf" strokeweight=".23519mm"/>
                  <v:shape id="docshape22" o:spid="_x0000_s1059" style="position:absolute;left:3194;top:259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" path="m59,l,e" fillcolor="black" stroked="f">
                    <v:path arrowok="t" o:connecttype="custom" o:connectlocs="59,0;0,0" o:connectangles="0,0"/>
                  </v:shape>
                  <v:line id="Line 32" o:spid="_x0000_s1060" style="position:absolute;visibility:visible;mso-wrap-style:square" from="3253,2590" to="3253,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" strokeweight=".23519mm"/>
                  <v:line id="Line 33" o:spid="_x0000_s1061" style="position:absolute;visibility:visible;mso-wrap-style:square" from="3253,2079" to="8833,2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" strokecolor="#afafaf" strokeweight=".23519mm"/>
                  <v:shape id="docshape23" o:spid="_x0000_s1062" style="position:absolute;left:3194;top:207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" path="m59,l,e" fillcolor="black" stroked="f">
                    <v:path arrowok="t" o:connecttype="custom" o:connectlocs="59,0;0,0" o:connectangles="0,0"/>
                  </v:shape>
                  <v:line id="Line 35" o:spid="_x0000_s1063" style="position:absolute;visibility:visible;mso-wrap-style:square" from="3253,2079" to="3253,2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" strokeweight=".23519mm"/>
                  <v:line id="Line 36" o:spid="_x0000_s1064" style="position:absolute;visibility:visible;mso-wrap-style:square" from="3253,1568" to="8833,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" strokecolor="#afafaf" strokeweight=".23519mm"/>
                  <v:shape id="docshape24" o:spid="_x0000_s1065" style="position:absolute;left:3194;top:156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" path="m59,l,e" fillcolor="black" stroked="f">
                    <v:path arrowok="t" o:connecttype="custom" o:connectlocs="59,0;0,0" o:connectangles="0,0"/>
                  </v:shape>
                  <v:line id="Line 38" o:spid="_x0000_s1066" style="position:absolute;visibility:visible;mso-wrap-style:square" from="3253,1568" to="3253,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" strokeweight=".23519mm"/>
                  <v:line id="Line 39" o:spid="_x0000_s1067" style="position:absolute;visibility:visible;mso-wrap-style:square" from="3253,1057" to="8833,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" strokecolor="#afafaf" strokeweight=".23519mm"/>
                  <v:shape id="docshape25" o:spid="_x0000_s1068" style="position:absolute;left:3194;top:105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" path="m59,l,e" fillcolor="black" stroked="f">
                    <v:path arrowok="t" o:connecttype="custom" o:connectlocs="59,0;0,0" o:connectangles="0,0"/>
                  </v:shape>
                  <v:line id="Line 41" o:spid="_x0000_s1069" style="position:absolute;visibility:visible;mso-wrap-style:square" from="3253,1057" to="3253,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" strokeweight=".23519mm"/>
                  <v:line id="Line 42" o:spid="_x0000_s1070" style="position:absolute;visibility:visible;mso-wrap-style:square" from="3253,546" to="883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" strokecolor="#afafaf" strokeweight=".23519mm"/>
                  <v:shape id="docshape26" o:spid="_x0000_s1071" style="position:absolute;left:3194;top:54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" path="m59,l,e" fillcolor="black" stroked="f">
                    <v:path arrowok="t" o:connecttype="custom" o:connectlocs="59,0;0,0" o:connectangles="0,0"/>
                  </v:shape>
                  <v:line id="Line 44" o:spid="_x0000_s1072" style="position:absolute;visibility:visible;mso-wrap-style:square" from="3253,546" to="32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" strokeweight=".23519mm"/>
                  <v:shape id="docshape27" o:spid="_x0000_s1073" style="position:absolute;left:3557;top:545;width:5022;height:3199;visibility:visible;mso-wrap-style:square;v-text-anchor:top" coordsize="5022,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" path="m,l51,r51,l153,r52,861l256,1371r51,329l358,1930r52,170l461,2231r51,105l563,2421r52,71l666,2553r51,50l768,2648r52,39l871,2722r102,58l1076,2827r102,39l1281,2900r102,28l1486,2953r102,22l1691,2994r102,16l1896,3025r102,14l2101,3051r102,11l2306,3073r102,9l2511,3091r102,8l2716,3107r102,7l2920,3120r103,6l3125,3132r103,5l3330,3143r103,4l3535,3152r103,4l3740,3160r103,4l3945,3168r103,4l4150,3175r103,3l4355,3181r103,3l4560,3187r103,3l4765,3192r103,3l4970,3197r51,1e" filled="f" strokecolor="#1f77b3" strokeweight=".441mm">
                    <v:path arrowok="t" o:connecttype="custom" o:connectlocs="0,546;51,546;102,546;153,546;205,1407;256,1917;307,2246;358,2476;410,2646;461,2777;512,2882;563,2967;615,3038;666,3099;717,3149;768,3194;820,3233;871,3268;973,3326;1076,3373;1178,3412;1281,3446;1383,3474;1486,3499;1588,3521;1691,3540;1793,3556;1896,3571;1998,3585;2101,3597;2203,3608;2306,3619;2408,3628;2511,3637;2613,3645;2716,3653;2818,3660;2920,3666;3023,3672;3125,3678;3228,3683;3330,3689;3433,3693;3535,3698;3638,3702;3740,3706;3843,3710;3945,3714;4048,3718;4150,3721;4253,3724;4355,3727;4458,3730;4560,3733;4663,3736;4765,3738;4868,3741;4970,3743;5021,3744" o:connectangles="0,0,0,0,0,0,0,0,0,0,0,0,0,0,0,0,0,0,0,0,0,0,0,0,0,0,0,0,0,0,0,0,0,0,0,0,0,0,0,0,0,0,0,0,0,0,0,0,0,0,0,0,0,0,0,0,0,0,0"/>
                  </v:shape>
                  <v:shape id="docshape28" o:spid="_x0000_s1074" style="position:absolute;left:3557;top:545;width:5022;height:3070;visibility:visible;mso-wrap-style:square;v-text-anchor:top" coordsize="5022,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" path="m,l,,358,r52,307l461,709r51,303l563,1249r52,191l666,1596r51,132l768,1839r52,97l871,2019r51,74l973,2158r52,58l1076,2268r51,47l1178,2358r51,39l1281,2433r51,33l1434,2525r103,51l1639,2620r103,39l1844,2693r103,31l2049,2753r103,25l2254,2800r103,21l2459,2840r103,18l2664,2874r103,15l2869,2904r103,13l3074,2929r103,12l3279,2952r103,10l3484,2972r103,9l3689,2989r103,9l3894,3005r103,7l4099,3019r103,7l4304,3032r102,6l4509,3044r102,5l4714,3055r102,5l4919,3065r51,2l5021,3069e" filled="f" strokecolor="#ff7f0e" strokeweight=".441mm">
                    <v:path arrowok="t" o:connecttype="custom" o:connectlocs="0,546;0,546;358,546;410,853;461,1255;512,1558;563,1795;615,1986;666,2142;717,2274;768,2385;820,2482;871,2565;922,2639;973,2704;1025,2762;1076,2814;1127,2861;1178,2904;1229,2943;1281,2979;1332,3012;1434,3071;1537,3122;1639,3166;1742,3205;1844,3239;1947,3270;2049,3299;2152,3324;2254,3346;2357,3367;2459,3386;2562,3404;2664,3420;2767,3435;2869,3450;2972,3463;3074,3475;3177,3487;3279,3498;3382,3508;3484,3518;3587,3527;3689,3535;3792,3544;3894,3551;3997,3558;4099,3565;4202,3572;4304,3578;4406,3584;4509,3590;4611,3595;4714,3601;4816,3606;4919,3611;4970,3613;5021,3615" o:connectangles="0,0,0,0,0,0,0,0,0,0,0,0,0,0,0,0,0,0,0,0,0,0,0,0,0,0,0,0,0,0,0,0,0,0,0,0,0,0,0,0,0,0,0,0,0,0,0,0,0,0,0,0,0,0,0,0,0,0,0"/>
                  </v:shape>
                  <v:shape id="docshape29" o:spid="_x0000_s1075" style="position:absolute;left:3557;top:545;width:5022;height:2948;visibility:visible;mso-wrap-style:square;v-text-anchor:top" coordsize="5022,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" path="m,l,,563,r52,69l666,390r51,261l768,867r52,182l871,1204r51,134l973,1455r52,103l1076,1650r51,83l1178,1806r51,67l1281,1934r51,56l1383,2041r51,47l1486,2132r51,40l1588,2209r51,35l1691,2276r102,60l1896,2388r102,47l2101,2477r102,38l2306,2550r102,31l2511,2610r102,26l2716,2661r102,22l2920,2704r103,20l3125,2743r103,17l3330,2776r103,15l3535,2805r103,14l3740,2831r103,12l3945,2855r103,10l4150,2876r103,10l4355,2895r103,9l4560,2913r103,8l4765,2929r103,7l4970,2944r51,3e" filled="f" strokecolor="#2ba02b" strokeweight=".441mm">
                    <v:path arrowok="t" o:connecttype="custom" o:connectlocs="0,546;0,546;563,546;615,615;666,936;717,1197;768,1413;820,1595;871,1750;922,1884;973,2001;1025,2104;1076,2196;1127,2279;1178,2352;1229,2419;1281,2480;1332,2536;1383,2587;1434,2634;1486,2678;1537,2718;1588,2755;1639,2790;1691,2822;1793,2882;1896,2934;1998,2981;2101,3023;2203,3061;2306,3096;2408,3127;2511,3156;2613,3182;2716,3207;2818,3229;2920,3250;3023,3270;3125,3289;3228,3306;3330,3322;3433,3337;3535,3351;3638,3365;3740,3377;3843,3389;3945,3401;4048,3411;4150,3422;4253,3432;4355,3441;4458,3450;4560,3459;4663,3467;4765,3475;4868,3482;4970,3490;5021,3493" o:connectangles="0,0,0,0,0,0,0,0,0,0,0,0,0,0,0,0,0,0,0,0,0,0,0,0,0,0,0,0,0,0,0,0,0,0,0,0,0,0,0,0,0,0,0,0,0,0,0,0,0,0,0,0,0,0,0,0,0,0"/>
                  </v:shape>
                  <v:shape id="docshape30" o:spid="_x0000_s1076" style="position:absolute;left:3506;top:545;width:5073;height:3295;visibility:visible;mso-wrap-style:square;v-text-anchor:top" coordsize="5073,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" path="m,l52,r51,l154,1576r51,585l257,2453r51,176l359,2746r51,83l462,2892r51,49l564,2980r51,32l718,3060r102,36l923,3124r102,22l1128,3164r102,14l1333,3191r102,10l1538,3210r102,8l1743,3224r102,6l1948,3236r102,5l2153,3245r102,4l2358,3252r102,4l2563,3259r102,3l2768,3264r102,3l2972,3269r103,2l3177,3273r103,2l3382,3276r103,2l3587,3279r103,2l3792,3282r103,1l3997,3285r103,1l4202,3287r103,1l4407,3289r103,1l4612,3291r103,1l4817,3293r103,l5022,3294r51,e" filled="f" strokecolor="#d62728" strokeweight=".441mm">
                    <v:path arrowok="t" o:connecttype="custom" o:connectlocs="0,546;52,546;103,546;154,2122;205,2707;257,2999;308,3175;359,3292;410,3375;462,3438;513,3487;564,3526;615,3558;718,3606;820,3642;923,3670;1025,3692;1128,3710;1230,3724;1333,3737;1435,3747;1538,3756;1640,3764;1743,3770;1845,3776;1948,3782;2050,3787;2153,3791;2255,3795;2358,3798;2460,3802;2563,3805;2665,3808;2768,3810;2870,3813;2972,3815;3075,3817;3177,3819;3280,3821;3382,3822;3485,3824;3587,3825;3690,3827;3792,3828;3895,3829;3997,3831;4100,3832;4202,3833;4305,3834;4407,3835;4510,3836;4612,3837;4715,3838;4817,3839;4920,3839;5022,3840;5073,3840" o:connectangles="0,0,0,0,0,0,0,0,0,0,0,0,0,0,0,0,0,0,0,0,0,0,0,0,0,0,0,0,0,0,0,0,0,0,0,0,0,0,0,0,0,0,0,0,0,0,0,0,0,0,0,0,0,0,0,0,0"/>
                  </v:shape>
                  <v:shape id="docshape31" o:spid="_x0000_s1077" style="position:absolute;left:3252;top:381;width:5581;height:3625;visibility:visible;mso-wrap-style:square;v-text-anchor:top" coordsize="5581,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" path="m,3624l,m5580,3624l5580,m,3624r5580,m,l5580,e" filled="f" strokeweight=".23519mm">
                    <v:path arrowok="t" o:connecttype="custom" o:connectlocs="0,4005;0,381;5580,4005;5580,381;0,4005;5580,4005;0,381;5580,381" o:connectangles="0,0,0,0,0,0,0,0"/>
                  </v:shape>
                  <v:shape id="docshape32" o:spid="_x0000_s1078" style="position:absolute;left:6633;top:464;width:2117;height:1029;visibility:visible;mso-wrap-style:square;v-text-anchor:top" coordsize="2117,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" path="m2083,l34,,19,2,9,9,3,19,,34,,995r3,15l9,1020r10,6l34,1029r2049,l2098,1026r10,-6l2115,1010r2,-15l2117,34r-2,-15l2108,9,2098,2,2083,xe" stroked="f">
                    <v:fill opacity="52428f"/>
                    <v:path arrowok="t" o:connecttype="custom" o:connectlocs="2083,464;34,464;19,466;9,473;3,483;0,498;0,1459;3,1474;9,1484;19,1490;34,1493;2083,1493;2098,1490;2108,1484;2115,1474;2117,1459;2117,498;2115,483;2108,473;2098,466;2083,464" o:connectangles="0,0,0,0,0,0,0,0,0,0,0,0,0,0,0,0,0,0,0,0,0"/>
                  </v:shape>
                  <v:shape id="docshape33" o:spid="_x0000_s1079" style="position:absolute;left:6633;top:464;width:2117;height:1029;visibility:visible;mso-wrap-style:square;v-text-anchor:top" coordsize="2117,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" path="m34,1029r2049,l2098,1026r10,-6l2115,1010r2,-15l2117,34r-2,-15l2108,9,2098,2,2083,,34,,19,2,9,9,3,19,,34,,995r3,15l9,1020r10,6l34,1029xe" filled="f" strokecolor="#ccc" strokeweight=".294mm">
                    <v:path arrowok="t" o:connecttype="custom" o:connectlocs="34,1493;2083,1493;2098,1490;2108,1484;2115,1474;2117,1459;2117,498;2115,483;2108,473;2098,466;2083,464;34,464;19,466;9,473;3,483;0,498;0,1459;3,1474;9,1484;19,1490;34,1493" o:connectangles="0,0,0,0,0,0,0,0,0,0,0,0,0,0,0,0,0,0,0,0,0"/>
                  </v:shape>
                  <v:line id="Line 52" o:spid="_x0000_s1080" style="position:absolute;visibility:visible;mso-wrap-style:square" from="6700,599" to="7033,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" strokecolor="#1f77b3" strokeweight=".441mm"/>
                  <v:line id="Line 53" o:spid="_x0000_s1081" style="position:absolute;visibility:visible;mso-wrap-style:square" from="6700,844" to="703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" strokecolor="#ff7f0e" strokeweight=".441mm"/>
                  <v:line id="Line 54" o:spid="_x0000_s1082" style="position:absolute;visibility:visible;mso-wrap-style:square" from="6700,1088" to="703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" strokecolor="#2ba02b" strokeweight=".441mm"/>
                  <v:line id="Line 55" o:spid="_x0000_s1083" style="position:absolute;visibility:visible;mso-wrap-style:square" from="6700,1333" to="7033,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" strokecolor="#d62728" strokeweight=".441mm"/>
                  <v:shapetype id="_x0000_t202" coordsize="21600,21600" o:spt="202" path="m,l,21600r21600,l21600,xe">
                    <v:stroke joinstyle="miter"/>
                    <v:path gradientshapeok="t" o:connecttype="rect"/>
                  </v:shapetype>
                  <v:shape id="docshape34" o:spid="_x0000_s1084" type="#_x0000_t202" style="position:absolute;left:3194;top:374;width:5646;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0586E936" w14:textId="77777777" w:rsidR="00F140C9" w:rsidRDefault="00F140C9" w:rsidP="00F140C9">
                          <w:pPr>
                            <w:spacing w:before="122" w:line="302" w:lineRule="auto"/>
                            <w:ind w:left="3972" w:right="151"/>
                            <w:rPr>
                              <w:rFonts w:ascii="Verdana"/>
                              <w:sz w:val="16"/>
                            </w:rPr>
                          </w:pPr>
                          <w:r>
                            <w:rPr>
                              <w:rFonts w:ascii="Verdana"/>
                              <w:w w:val="105"/>
                              <w:sz w:val="16"/>
                            </w:rPr>
                            <w:t>House size = 2.0</w:t>
                          </w:r>
                          <w:r>
                            <w:rPr>
                              <w:rFonts w:ascii="Verdana"/>
                              <w:spacing w:val="1"/>
                              <w:w w:val="105"/>
                              <w:sz w:val="16"/>
                            </w:rPr>
                            <w:t xml:space="preserve"> </w:t>
                          </w:r>
                          <w:r>
                            <w:rPr>
                              <w:rFonts w:ascii="Verdana"/>
                              <w:w w:val="105"/>
                              <w:sz w:val="16"/>
                            </w:rPr>
                            <w:t>House size = 6.0</w:t>
                          </w:r>
                          <w:r>
                            <w:rPr>
                              <w:rFonts w:ascii="Verdana"/>
                              <w:spacing w:val="1"/>
                              <w:w w:val="105"/>
                              <w:sz w:val="16"/>
                            </w:rPr>
                            <w:t xml:space="preserve"> </w:t>
                          </w: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3"/>
                              <w:w w:val="105"/>
                              <w:sz w:val="16"/>
                            </w:rPr>
                            <w:t xml:space="preserve"> </w:t>
                          </w:r>
                          <w:r>
                            <w:rPr>
                              <w:rFonts w:ascii="Verdana"/>
                              <w:w w:val="105"/>
                              <w:sz w:val="16"/>
                            </w:rPr>
                            <w:t>=</w:t>
                          </w:r>
                          <w:r>
                            <w:rPr>
                              <w:rFonts w:ascii="Verdana"/>
                              <w:spacing w:val="-12"/>
                              <w:w w:val="105"/>
                              <w:sz w:val="16"/>
                            </w:rPr>
                            <w:t xml:space="preserve"> </w:t>
                          </w:r>
                          <w:r>
                            <w:rPr>
                              <w:rFonts w:ascii="Verdana"/>
                              <w:w w:val="105"/>
                              <w:sz w:val="16"/>
                            </w:rPr>
                            <w:t>10.0</w:t>
                          </w:r>
                          <w:r>
                            <w:rPr>
                              <w:rFonts w:ascii="Verdana"/>
                              <w:spacing w:val="-56"/>
                              <w:w w:val="105"/>
                              <w:sz w:val="16"/>
                            </w:rPr>
                            <w:t xml:space="preserve"> </w:t>
                          </w:r>
                          <w:r>
                            <w:rPr>
                              <w:rFonts w:ascii="Verdana"/>
                              <w:w w:val="105"/>
                              <w:sz w:val="16"/>
                            </w:rPr>
                            <w:t>Rental</w:t>
                          </w:r>
                        </w:p>
                      </w:txbxContent>
                    </v:textbox>
                  </v:shape>
                  <w10:wrap anchorx="page"/>
                </v:group>
              </w:pict>
            </mc:Fallback>
          </mc:AlternateContent>
        </w:r>
        <w:r>
          <w:rPr>
            <w:rFonts w:ascii="Verdana"/>
            <w:w w:val="105"/>
            <w:sz w:val="19"/>
          </w:rPr>
          <w:t>Risky</w:t>
        </w:r>
        <w:r>
          <w:rPr>
            <w:rFonts w:ascii="Verdana"/>
            <w:spacing w:val="-7"/>
            <w:w w:val="105"/>
            <w:sz w:val="19"/>
          </w:rPr>
          <w:t xml:space="preserve"> </w:t>
        </w:r>
        <w:r>
          <w:rPr>
            <w:rFonts w:ascii="Verdana"/>
            <w:w w:val="105"/>
            <w:sz w:val="19"/>
          </w:rPr>
          <w:t>Portfolio</w:t>
        </w:r>
        <w:r>
          <w:rPr>
            <w:rFonts w:ascii="Verdana"/>
            <w:spacing w:val="-6"/>
            <w:w w:val="105"/>
            <w:sz w:val="19"/>
          </w:rPr>
          <w:t xml:space="preserve"> </w:t>
        </w:r>
        <w:r>
          <w:rPr>
            <w:rFonts w:ascii="Verdana"/>
            <w:w w:val="105"/>
            <w:sz w:val="19"/>
          </w:rPr>
          <w:t>Share</w:t>
        </w:r>
        <w:r>
          <w:rPr>
            <w:rFonts w:ascii="Verdana"/>
            <w:spacing w:val="-6"/>
            <w:w w:val="105"/>
            <w:sz w:val="19"/>
          </w:rPr>
          <w:t xml:space="preserve"> </w:t>
        </w:r>
        <w:r>
          <w:rPr>
            <w:rFonts w:ascii="Verdana"/>
            <w:w w:val="105"/>
            <w:sz w:val="19"/>
          </w:rPr>
          <w:t>conditional</w:t>
        </w:r>
        <w:r>
          <w:rPr>
            <w:rFonts w:ascii="Verdana"/>
            <w:spacing w:val="-6"/>
            <w:w w:val="105"/>
            <w:sz w:val="19"/>
          </w:rPr>
          <w:t xml:space="preserve"> </w:t>
        </w:r>
        <w:r>
          <w:rPr>
            <w:rFonts w:ascii="Verdana"/>
            <w:w w:val="105"/>
            <w:sz w:val="19"/>
          </w:rPr>
          <w:t>on</w:t>
        </w:r>
        <w:r>
          <w:rPr>
            <w:rFonts w:ascii="Verdana"/>
            <w:spacing w:val="-5"/>
            <w:w w:val="105"/>
            <w:sz w:val="19"/>
          </w:rPr>
          <w:t xml:space="preserve"> </w:t>
        </w:r>
        <w:r>
          <w:rPr>
            <w:rFonts w:ascii="Verdana"/>
            <w:w w:val="105"/>
            <w:sz w:val="19"/>
          </w:rPr>
          <w:t>House</w:t>
        </w:r>
        <w:r>
          <w:rPr>
            <w:rFonts w:ascii="Verdana"/>
            <w:spacing w:val="-6"/>
            <w:w w:val="105"/>
            <w:sz w:val="19"/>
          </w:rPr>
          <w:t xml:space="preserve"> </w:t>
        </w:r>
        <w:r>
          <w:rPr>
            <w:rFonts w:ascii="Verdana"/>
            <w:w w:val="105"/>
            <w:sz w:val="19"/>
          </w:rPr>
          <w:t>Size</w:t>
        </w:r>
      </w:ins>
    </w:p>
    <w:p w14:paraId="216086C1" w14:textId="77777777" w:rsidR="00F140C9" w:rsidRDefault="00F140C9" w:rsidP="00843F4B">
      <w:pPr>
        <w:spacing w:before="127"/>
        <w:ind w:left="1491"/>
        <w:rPr>
          <w:ins w:id="334" w:author="Lujan, Alan" w:date="2021-12-15T10:26:00Z"/>
          <w:rFonts w:ascii="Verdana"/>
          <w:sz w:val="16"/>
        </w:rPr>
      </w:pPr>
      <w:ins w:id="335" w:author="Lujan, Alan" w:date="2021-12-15T10:26:00Z">
        <w:r>
          <w:rPr>
            <w:rFonts w:ascii="Verdana"/>
            <w:sz w:val="16"/>
          </w:rPr>
          <w:t>1.0</w:t>
        </w:r>
      </w:ins>
    </w:p>
    <w:p w14:paraId="0F1E63C5" w14:textId="77777777" w:rsidR="00F140C9" w:rsidRDefault="00F140C9">
      <w:pPr>
        <w:pStyle w:val="BodyText"/>
        <w:spacing w:before="8"/>
        <w:jc w:val="both"/>
        <w:rPr>
          <w:ins w:id="336" w:author="Lujan, Alan" w:date="2021-12-15T10:26:00Z"/>
          <w:rFonts w:ascii="Verdana"/>
          <w:sz w:val="20"/>
        </w:rPr>
        <w:pPrChange w:id="337" w:author="Lujan, Alan" w:date="2021-12-15T10:49:00Z">
          <w:pPr>
            <w:pStyle w:val="BodyText"/>
            <w:spacing w:before="8"/>
          </w:pPr>
        </w:pPrChange>
      </w:pPr>
    </w:p>
    <w:p w14:paraId="1BE64540" w14:textId="77777777" w:rsidR="00F140C9" w:rsidRDefault="00F140C9" w:rsidP="00843F4B">
      <w:pPr>
        <w:spacing w:before="66"/>
        <w:ind w:left="1491"/>
        <w:rPr>
          <w:ins w:id="338" w:author="Lujan, Alan" w:date="2021-12-15T10:26:00Z"/>
          <w:rFonts w:ascii="Verdana"/>
          <w:sz w:val="16"/>
        </w:rPr>
      </w:pPr>
      <w:ins w:id="339" w:author="Lujan, Alan" w:date="2021-12-15T10:26:00Z">
        <w:r>
          <w:rPr>
            <w:rFonts w:ascii="Verdana"/>
            <w:sz w:val="16"/>
          </w:rPr>
          <w:t>0.9</w:t>
        </w:r>
      </w:ins>
    </w:p>
    <w:p w14:paraId="6BFB6311" w14:textId="77777777" w:rsidR="00F140C9" w:rsidRDefault="00F140C9">
      <w:pPr>
        <w:pStyle w:val="BodyText"/>
        <w:spacing w:before="8"/>
        <w:jc w:val="both"/>
        <w:rPr>
          <w:ins w:id="340" w:author="Lujan, Alan" w:date="2021-12-15T10:26:00Z"/>
          <w:rFonts w:ascii="Verdana"/>
          <w:sz w:val="20"/>
        </w:rPr>
        <w:pPrChange w:id="341" w:author="Lujan, Alan" w:date="2021-12-15T10:49:00Z">
          <w:pPr>
            <w:pStyle w:val="BodyText"/>
            <w:spacing w:before="8"/>
          </w:pPr>
        </w:pPrChange>
      </w:pPr>
    </w:p>
    <w:p w14:paraId="26147392" w14:textId="5832664F" w:rsidR="00F140C9" w:rsidRDefault="00F140C9" w:rsidP="00843F4B">
      <w:pPr>
        <w:spacing w:before="66"/>
        <w:ind w:left="1491"/>
        <w:rPr>
          <w:ins w:id="342" w:author="Lujan, Alan" w:date="2021-12-15T10:26:00Z"/>
          <w:rFonts w:ascii="Verdana"/>
          <w:sz w:val="16"/>
        </w:rPr>
      </w:pPr>
      <w:ins w:id="343" w:author="Lujan, Alan" w:date="2021-12-15T10:26:00Z">
        <w:r>
          <w:rPr>
            <w:rFonts w:ascii="Book Antiqua"/>
            <w:noProof/>
            <w:sz w:val="22"/>
          </w:rPr>
          <mc:AlternateContent>
            <mc:Choice Requires="wps">
              <w:drawing>
                <wp:anchor distT="0" distB="0" distL="114300" distR="114300" simplePos="0" relativeHeight="251754496" behindDoc="0" locked="0" layoutInCell="1" allowOverlap="1" wp14:anchorId="34DC6120" wp14:editId="537204E3">
                  <wp:simplePos x="0" y="0"/>
                  <wp:positionH relativeFrom="page">
                    <wp:posOffset>1665605</wp:posOffset>
                  </wp:positionH>
                  <wp:positionV relativeFrom="paragraph">
                    <wp:posOffset>-55245</wp:posOffset>
                  </wp:positionV>
                  <wp:extent cx="128270" cy="1112520"/>
                  <wp:effectExtent l="0" t="0" r="0" b="31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11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7177" w14:textId="77777777" w:rsidR="00F140C9" w:rsidRDefault="00F140C9" w:rsidP="00F140C9">
                              <w:pPr>
                                <w:spacing w:line="180" w:lineRule="exact"/>
                                <w:ind w:left="20"/>
                                <w:rPr>
                                  <w:rFonts w:ascii="Verdana"/>
                                  <w:sz w:val="16"/>
                                </w:rPr>
                              </w:pPr>
                              <w:r>
                                <w:rPr>
                                  <w:rFonts w:ascii="Verdana"/>
                                  <w:spacing w:val="-1"/>
                                  <w:w w:val="105"/>
                                  <w:sz w:val="16"/>
                                </w:rPr>
                                <w:t>Risky</w:t>
                              </w:r>
                              <w:r>
                                <w:rPr>
                                  <w:rFonts w:ascii="Verdana"/>
                                  <w:spacing w:val="-13"/>
                                  <w:w w:val="105"/>
                                  <w:sz w:val="16"/>
                                </w:rPr>
                                <w:t xml:space="preserve"> </w:t>
                              </w:r>
                              <w:r>
                                <w:rPr>
                                  <w:rFonts w:ascii="Verdana"/>
                                  <w:spacing w:val="-1"/>
                                  <w:w w:val="105"/>
                                  <w:sz w:val="16"/>
                                </w:rPr>
                                <w:t>Portfolio</w:t>
                              </w:r>
                              <w:r>
                                <w:rPr>
                                  <w:rFonts w:ascii="Verdana"/>
                                  <w:spacing w:val="-12"/>
                                  <w:w w:val="105"/>
                                  <w:sz w:val="16"/>
                                </w:rPr>
                                <w:t xml:space="preserve"> </w:t>
                              </w:r>
                              <w:r>
                                <w:rPr>
                                  <w:rFonts w:ascii="Verdana"/>
                                  <w:spacing w:val="-1"/>
                                  <w:w w:val="105"/>
                                  <w:sz w:val="16"/>
                                </w:rPr>
                                <w:t>Share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C6120" id="Text Box 13" o:spid="_x0000_s1085" type="#_x0000_t202" style="position:absolute;left:0;text-align:left;margin-left:131.15pt;margin-top:-4.35pt;width:10.1pt;height:87.6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" filled="f" stroked="f">
                  <v:textbox style="layout-flow:vertical;mso-layout-flow-alt:bottom-to-top" inset="0,0,0,0">
                    <w:txbxContent>
                      <w:p w14:paraId="50787177" w14:textId="77777777" w:rsidR="00F140C9" w:rsidRDefault="00F140C9" w:rsidP="00F140C9">
                        <w:pPr>
                          <w:spacing w:line="180" w:lineRule="exact"/>
                          <w:ind w:left="20"/>
                          <w:rPr>
                            <w:rFonts w:ascii="Verdana"/>
                            <w:sz w:val="16"/>
                          </w:rPr>
                        </w:pPr>
                        <w:r>
                          <w:rPr>
                            <w:rFonts w:ascii="Verdana"/>
                            <w:spacing w:val="-1"/>
                            <w:w w:val="105"/>
                            <w:sz w:val="16"/>
                          </w:rPr>
                          <w:t>Risky</w:t>
                        </w:r>
                        <w:r>
                          <w:rPr>
                            <w:rFonts w:ascii="Verdana"/>
                            <w:spacing w:val="-13"/>
                            <w:w w:val="105"/>
                            <w:sz w:val="16"/>
                          </w:rPr>
                          <w:t xml:space="preserve"> </w:t>
                        </w:r>
                        <w:r>
                          <w:rPr>
                            <w:rFonts w:ascii="Verdana"/>
                            <w:spacing w:val="-1"/>
                            <w:w w:val="105"/>
                            <w:sz w:val="16"/>
                          </w:rPr>
                          <w:t>Portfolio</w:t>
                        </w:r>
                        <w:r>
                          <w:rPr>
                            <w:rFonts w:ascii="Verdana"/>
                            <w:spacing w:val="-12"/>
                            <w:w w:val="105"/>
                            <w:sz w:val="16"/>
                          </w:rPr>
                          <w:t xml:space="preserve"> </w:t>
                        </w:r>
                        <w:r>
                          <w:rPr>
                            <w:rFonts w:ascii="Verdana"/>
                            <w:spacing w:val="-1"/>
                            <w:w w:val="105"/>
                            <w:sz w:val="16"/>
                          </w:rPr>
                          <w:t>Share</w:t>
                        </w:r>
                      </w:p>
                    </w:txbxContent>
                  </v:textbox>
                  <w10:wrap anchorx="page"/>
                </v:shape>
              </w:pict>
            </mc:Fallback>
          </mc:AlternateContent>
        </w:r>
        <w:r>
          <w:rPr>
            <w:rFonts w:ascii="Verdana"/>
            <w:sz w:val="16"/>
          </w:rPr>
          <w:t>0.8</w:t>
        </w:r>
      </w:ins>
    </w:p>
    <w:p w14:paraId="79A26D32" w14:textId="77777777" w:rsidR="00F140C9" w:rsidRDefault="00F140C9">
      <w:pPr>
        <w:pStyle w:val="BodyText"/>
        <w:spacing w:before="7"/>
        <w:jc w:val="both"/>
        <w:rPr>
          <w:ins w:id="344" w:author="Lujan, Alan" w:date="2021-12-15T10:26:00Z"/>
          <w:rFonts w:ascii="Verdana"/>
          <w:sz w:val="20"/>
        </w:rPr>
        <w:pPrChange w:id="345" w:author="Lujan, Alan" w:date="2021-12-15T10:49:00Z">
          <w:pPr>
            <w:pStyle w:val="BodyText"/>
            <w:spacing w:before="7"/>
          </w:pPr>
        </w:pPrChange>
      </w:pPr>
    </w:p>
    <w:p w14:paraId="67440A1A" w14:textId="77777777" w:rsidR="00F140C9" w:rsidRDefault="00F140C9" w:rsidP="00843F4B">
      <w:pPr>
        <w:spacing w:before="66"/>
        <w:ind w:left="1491"/>
        <w:rPr>
          <w:ins w:id="346" w:author="Lujan, Alan" w:date="2021-12-15T10:26:00Z"/>
          <w:rFonts w:ascii="Verdana"/>
          <w:sz w:val="16"/>
        </w:rPr>
      </w:pPr>
      <w:ins w:id="347" w:author="Lujan, Alan" w:date="2021-12-15T10:26:00Z">
        <w:r>
          <w:rPr>
            <w:rFonts w:ascii="Verdana"/>
            <w:sz w:val="16"/>
          </w:rPr>
          <w:t>0.7</w:t>
        </w:r>
      </w:ins>
    </w:p>
    <w:p w14:paraId="384479DD" w14:textId="77777777" w:rsidR="00F140C9" w:rsidRDefault="00F140C9">
      <w:pPr>
        <w:pStyle w:val="BodyText"/>
        <w:spacing w:before="8"/>
        <w:jc w:val="both"/>
        <w:rPr>
          <w:ins w:id="348" w:author="Lujan, Alan" w:date="2021-12-15T10:26:00Z"/>
          <w:rFonts w:ascii="Verdana"/>
          <w:sz w:val="20"/>
        </w:rPr>
        <w:pPrChange w:id="349" w:author="Lujan, Alan" w:date="2021-12-15T10:49:00Z">
          <w:pPr>
            <w:pStyle w:val="BodyText"/>
            <w:spacing w:before="8"/>
          </w:pPr>
        </w:pPrChange>
      </w:pPr>
    </w:p>
    <w:p w14:paraId="3603D4C6" w14:textId="77777777" w:rsidR="00F140C9" w:rsidRDefault="00F140C9" w:rsidP="00843F4B">
      <w:pPr>
        <w:spacing w:before="66"/>
        <w:ind w:left="1491"/>
        <w:rPr>
          <w:ins w:id="350" w:author="Lujan, Alan" w:date="2021-12-15T10:26:00Z"/>
          <w:rFonts w:ascii="Verdana"/>
          <w:sz w:val="16"/>
        </w:rPr>
      </w:pPr>
      <w:ins w:id="351" w:author="Lujan, Alan" w:date="2021-12-15T10:26:00Z">
        <w:r>
          <w:rPr>
            <w:rFonts w:ascii="Verdana"/>
            <w:sz w:val="16"/>
          </w:rPr>
          <w:t>0.6</w:t>
        </w:r>
      </w:ins>
    </w:p>
    <w:p w14:paraId="4C068054" w14:textId="77777777" w:rsidR="00F140C9" w:rsidRDefault="00F140C9">
      <w:pPr>
        <w:pStyle w:val="BodyText"/>
        <w:spacing w:before="7"/>
        <w:jc w:val="both"/>
        <w:rPr>
          <w:ins w:id="352" w:author="Lujan, Alan" w:date="2021-12-15T10:26:00Z"/>
          <w:rFonts w:ascii="Verdana"/>
          <w:sz w:val="20"/>
        </w:rPr>
        <w:pPrChange w:id="353" w:author="Lujan, Alan" w:date="2021-12-15T10:49:00Z">
          <w:pPr>
            <w:pStyle w:val="BodyText"/>
            <w:spacing w:before="7"/>
          </w:pPr>
        </w:pPrChange>
      </w:pPr>
    </w:p>
    <w:p w14:paraId="3075EC89" w14:textId="77777777" w:rsidR="00F140C9" w:rsidRDefault="00F140C9" w:rsidP="00843F4B">
      <w:pPr>
        <w:spacing w:before="66"/>
        <w:ind w:left="1491"/>
        <w:rPr>
          <w:ins w:id="354" w:author="Lujan, Alan" w:date="2021-12-15T10:26:00Z"/>
          <w:rFonts w:ascii="Verdana"/>
          <w:sz w:val="16"/>
        </w:rPr>
      </w:pPr>
      <w:ins w:id="355" w:author="Lujan, Alan" w:date="2021-12-15T10:26:00Z">
        <w:r>
          <w:rPr>
            <w:rFonts w:ascii="Verdana"/>
            <w:sz w:val="16"/>
          </w:rPr>
          <w:t>0.5</w:t>
        </w:r>
      </w:ins>
    </w:p>
    <w:p w14:paraId="37000B54" w14:textId="77777777" w:rsidR="00F140C9" w:rsidRDefault="00F140C9">
      <w:pPr>
        <w:pStyle w:val="BodyText"/>
        <w:spacing w:before="8"/>
        <w:jc w:val="both"/>
        <w:rPr>
          <w:ins w:id="356" w:author="Lujan, Alan" w:date="2021-12-15T10:26:00Z"/>
          <w:rFonts w:ascii="Verdana"/>
          <w:sz w:val="20"/>
        </w:rPr>
        <w:pPrChange w:id="357" w:author="Lujan, Alan" w:date="2021-12-15T10:49:00Z">
          <w:pPr>
            <w:pStyle w:val="BodyText"/>
            <w:spacing w:before="8"/>
          </w:pPr>
        </w:pPrChange>
      </w:pPr>
    </w:p>
    <w:p w14:paraId="17BF5AE7" w14:textId="77777777" w:rsidR="00F140C9" w:rsidRDefault="00F140C9" w:rsidP="00843F4B">
      <w:pPr>
        <w:spacing w:before="66"/>
        <w:ind w:left="1491"/>
        <w:rPr>
          <w:ins w:id="358" w:author="Lujan, Alan" w:date="2021-12-15T10:26:00Z"/>
          <w:rFonts w:ascii="Verdana"/>
          <w:sz w:val="16"/>
        </w:rPr>
      </w:pPr>
      <w:ins w:id="359" w:author="Lujan, Alan" w:date="2021-12-15T10:26:00Z">
        <w:r>
          <w:rPr>
            <w:rFonts w:ascii="Verdana"/>
            <w:sz w:val="16"/>
          </w:rPr>
          <w:t>0.4</w:t>
        </w:r>
      </w:ins>
    </w:p>
    <w:p w14:paraId="230F0B0A" w14:textId="77777777" w:rsidR="00F140C9" w:rsidRDefault="00F140C9">
      <w:pPr>
        <w:pStyle w:val="BodyText"/>
        <w:spacing w:before="8"/>
        <w:jc w:val="both"/>
        <w:rPr>
          <w:ins w:id="360" w:author="Lujan, Alan" w:date="2021-12-15T10:26:00Z"/>
          <w:rFonts w:ascii="Verdana"/>
          <w:sz w:val="25"/>
        </w:rPr>
        <w:pPrChange w:id="361" w:author="Lujan, Alan" w:date="2021-12-15T10:49:00Z">
          <w:pPr>
            <w:pStyle w:val="BodyText"/>
            <w:spacing w:before="8"/>
          </w:pPr>
        </w:pPrChange>
      </w:pPr>
    </w:p>
    <w:p w14:paraId="13273E2D" w14:textId="77777777" w:rsidR="00F140C9" w:rsidRDefault="00F140C9" w:rsidP="001C49D2">
      <w:pPr>
        <w:tabs>
          <w:tab w:val="left" w:pos="1247"/>
          <w:tab w:val="left" w:pos="2262"/>
          <w:tab w:val="left" w:pos="3277"/>
          <w:tab w:val="left" w:pos="4291"/>
          <w:tab w:val="left" w:pos="5253"/>
        </w:tabs>
        <w:spacing w:before="66"/>
        <w:ind w:left="286"/>
        <w:jc w:val="center"/>
        <w:rPr>
          <w:ins w:id="362" w:author="Lujan, Alan" w:date="2021-12-15T10:26:00Z"/>
          <w:rFonts w:ascii="Verdana"/>
          <w:sz w:val="16"/>
        </w:rPr>
      </w:pPr>
      <w:ins w:id="363" w:author="Lujan, Alan" w:date="2021-12-15T10:26:00Z">
        <w:r>
          <w:rPr>
            <w:rFonts w:ascii="Verdana"/>
            <w:w w:val="105"/>
            <w:sz w:val="16"/>
          </w:rPr>
          <w:t>0</w:t>
        </w:r>
        <w:r>
          <w:rPr>
            <w:rFonts w:ascii="Verdana"/>
            <w:w w:val="105"/>
            <w:sz w:val="16"/>
          </w:rPr>
          <w:tab/>
          <w:t>20</w:t>
        </w:r>
        <w:r>
          <w:rPr>
            <w:rFonts w:ascii="Verdana"/>
            <w:w w:val="105"/>
            <w:sz w:val="16"/>
          </w:rPr>
          <w:tab/>
          <w:t>40</w:t>
        </w:r>
        <w:r>
          <w:rPr>
            <w:rFonts w:ascii="Verdana"/>
            <w:w w:val="105"/>
            <w:sz w:val="16"/>
          </w:rPr>
          <w:tab/>
          <w:t>60</w:t>
        </w:r>
        <w:r>
          <w:rPr>
            <w:rFonts w:ascii="Verdana"/>
            <w:w w:val="105"/>
            <w:sz w:val="16"/>
          </w:rPr>
          <w:tab/>
          <w:t>80</w:t>
        </w:r>
        <w:r>
          <w:rPr>
            <w:rFonts w:ascii="Verdana"/>
            <w:w w:val="105"/>
            <w:sz w:val="16"/>
          </w:rPr>
          <w:tab/>
          <w:t>100</w:t>
        </w:r>
      </w:ins>
    </w:p>
    <w:p w14:paraId="6388F905" w14:textId="77777777" w:rsidR="00F140C9" w:rsidRDefault="00F140C9" w:rsidP="001C49D2">
      <w:pPr>
        <w:spacing w:before="34"/>
        <w:ind w:left="178"/>
        <w:jc w:val="center"/>
        <w:rPr>
          <w:ins w:id="364" w:author="Lujan, Alan" w:date="2021-12-15T10:26:00Z"/>
          <w:rFonts w:ascii="Verdana"/>
          <w:sz w:val="16"/>
        </w:rPr>
      </w:pPr>
      <w:ins w:id="365" w:author="Lujan, Alan" w:date="2021-12-15T10:26:00Z">
        <w:r>
          <w:rPr>
            <w:rFonts w:ascii="Verdana"/>
            <w:w w:val="105"/>
            <w:sz w:val="16"/>
          </w:rPr>
          <w:t>Beginning</w:t>
        </w:r>
        <w:r>
          <w:rPr>
            <w:rFonts w:ascii="Verdana"/>
            <w:spacing w:val="-11"/>
            <w:w w:val="105"/>
            <w:sz w:val="16"/>
          </w:rPr>
          <w:t xml:space="preserve"> </w:t>
        </w:r>
        <w:r>
          <w:rPr>
            <w:rFonts w:ascii="Verdana"/>
            <w:w w:val="105"/>
            <w:sz w:val="16"/>
          </w:rPr>
          <w:t>of</w:t>
        </w:r>
        <w:r>
          <w:rPr>
            <w:rFonts w:ascii="Verdana"/>
            <w:spacing w:val="-11"/>
            <w:w w:val="105"/>
            <w:sz w:val="16"/>
          </w:rPr>
          <w:t xml:space="preserve"> </w:t>
        </w:r>
        <w:r>
          <w:rPr>
            <w:rFonts w:ascii="Verdana"/>
            <w:w w:val="105"/>
            <w:sz w:val="16"/>
          </w:rPr>
          <w:t>Period</w:t>
        </w:r>
        <w:r>
          <w:rPr>
            <w:rFonts w:ascii="Verdana"/>
            <w:spacing w:val="-11"/>
            <w:w w:val="105"/>
            <w:sz w:val="16"/>
          </w:rPr>
          <w:t xml:space="preserve"> </w:t>
        </w:r>
        <w:r>
          <w:rPr>
            <w:rFonts w:ascii="Verdana"/>
            <w:w w:val="105"/>
            <w:sz w:val="16"/>
          </w:rPr>
          <w:t>Wealth</w:t>
        </w:r>
        <w:r>
          <w:rPr>
            <w:rFonts w:ascii="Verdana"/>
            <w:spacing w:val="-12"/>
            <w:w w:val="105"/>
            <w:sz w:val="16"/>
          </w:rPr>
          <w:t xml:space="preserve"> </w:t>
        </w:r>
        <w:r>
          <w:rPr>
            <w:rFonts w:ascii="Verdana"/>
            <w:w w:val="105"/>
            <w:sz w:val="16"/>
          </w:rPr>
          <w:t>(</w:t>
        </w:r>
        <w:proofErr w:type="spellStart"/>
        <w:r>
          <w:rPr>
            <w:rFonts w:ascii="Verdana"/>
            <w:w w:val="105"/>
            <w:sz w:val="16"/>
          </w:rPr>
          <w:t>excl</w:t>
        </w:r>
        <w:proofErr w:type="spellEnd"/>
        <w:r>
          <w:rPr>
            <w:rFonts w:ascii="Verdana"/>
            <w:spacing w:val="-11"/>
            <w:w w:val="105"/>
            <w:sz w:val="16"/>
          </w:rPr>
          <w:t xml:space="preserve"> </w:t>
        </w:r>
        <w:r>
          <w:rPr>
            <w:rFonts w:ascii="Verdana"/>
            <w:w w:val="105"/>
            <w:sz w:val="16"/>
          </w:rPr>
          <w:t>house)</w:t>
        </w:r>
      </w:ins>
    </w:p>
    <w:p w14:paraId="18C62942" w14:textId="77777777" w:rsidR="00F140C9" w:rsidRDefault="00F140C9">
      <w:pPr>
        <w:pStyle w:val="BodyText"/>
        <w:spacing w:before="5"/>
        <w:jc w:val="both"/>
        <w:rPr>
          <w:ins w:id="366" w:author="Lujan, Alan" w:date="2021-12-15T10:26:00Z"/>
          <w:rFonts w:ascii="Verdana"/>
          <w:sz w:val="22"/>
        </w:rPr>
        <w:pPrChange w:id="367" w:author="Lujan, Alan" w:date="2021-12-15T10:49:00Z">
          <w:pPr>
            <w:pStyle w:val="BodyText"/>
            <w:spacing w:before="5"/>
          </w:pPr>
        </w:pPrChange>
      </w:pPr>
    </w:p>
    <w:p w14:paraId="052986CC" w14:textId="77777777" w:rsidR="00F140C9" w:rsidRDefault="00F140C9" w:rsidP="001C49D2">
      <w:pPr>
        <w:pStyle w:val="BodyText"/>
        <w:spacing w:before="1"/>
        <w:jc w:val="center"/>
        <w:rPr>
          <w:ins w:id="368" w:author="Lujan, Alan" w:date="2021-12-15T10:26:00Z"/>
        </w:rPr>
      </w:pPr>
      <w:ins w:id="369" w:author="Lujan, Alan" w:date="2021-12-15T10:26:00Z">
        <w:r>
          <w:rPr>
            <w:b/>
            <w:spacing w:val="-1"/>
          </w:rPr>
          <w:t>Figure</w:t>
        </w:r>
        <w:r>
          <w:rPr>
            <w:b/>
            <w:spacing w:val="-2"/>
          </w:rPr>
          <w:t xml:space="preserve"> </w:t>
        </w:r>
        <w:r>
          <w:rPr>
            <w:b/>
            <w:spacing w:val="-1"/>
          </w:rPr>
          <w:t>1</w:t>
        </w:r>
        <w:r>
          <w:rPr>
            <w:b/>
            <w:spacing w:val="56"/>
          </w:rPr>
          <w:t xml:space="preserve"> </w:t>
        </w:r>
        <w:bookmarkStart w:id="370" w:name="_bookmark7"/>
        <w:bookmarkEnd w:id="370"/>
        <w:r>
          <w:rPr>
            <w:spacing w:val="-1"/>
          </w:rPr>
          <w:t>House</w:t>
        </w:r>
        <w:r>
          <w:rPr>
            <w:spacing w:val="-9"/>
          </w:rPr>
          <w:t xml:space="preserve"> </w:t>
        </w:r>
        <w:r>
          <w:t>size</w:t>
        </w:r>
        <w:r>
          <w:rPr>
            <w:spacing w:val="-9"/>
          </w:rPr>
          <w:t xml:space="preserve"> </w:t>
        </w:r>
        <w:r>
          <w:t>increases</w:t>
        </w:r>
        <w:r>
          <w:rPr>
            <w:spacing w:val="-10"/>
          </w:rPr>
          <w:t xml:space="preserve"> </w:t>
        </w:r>
        <w:r>
          <w:t>risky</w:t>
        </w:r>
        <w:r>
          <w:rPr>
            <w:spacing w:val="-10"/>
          </w:rPr>
          <w:t xml:space="preserve"> </w:t>
        </w:r>
        <w:r>
          <w:t>portfolio</w:t>
        </w:r>
        <w:r>
          <w:rPr>
            <w:spacing w:val="-9"/>
          </w:rPr>
          <w:t xml:space="preserve"> </w:t>
        </w:r>
        <w:r>
          <w:t>share</w:t>
        </w:r>
      </w:ins>
    </w:p>
    <w:p w14:paraId="6465D6F5" w14:textId="77777777" w:rsidR="00F140C9" w:rsidRDefault="00F140C9" w:rsidP="00843F4B">
      <w:pPr>
        <w:pStyle w:val="BodyText"/>
        <w:spacing w:before="1" w:line="290" w:lineRule="auto"/>
        <w:ind w:left="108" w:right="106" w:firstLine="234"/>
        <w:jc w:val="both"/>
        <w:rPr>
          <w:ins w:id="371" w:author="Lujan, Alan" w:date="2021-12-15T10:25:00Z"/>
        </w:rPr>
      </w:pPr>
    </w:p>
    <w:p w14:paraId="683FC4A5" w14:textId="77777777" w:rsidR="0075328B" w:rsidRDefault="0075328B" w:rsidP="00843F4B">
      <w:pPr>
        <w:pStyle w:val="BodyText"/>
        <w:spacing w:before="1" w:line="290" w:lineRule="auto"/>
        <w:ind w:left="108" w:right="107" w:firstLine="234"/>
        <w:jc w:val="both"/>
        <w:rPr>
          <w:ins w:id="372" w:author="Lujan, Alan" w:date="2021-12-15T10:25:00Z"/>
        </w:rPr>
      </w:pPr>
      <w:ins w:id="373" w:author="Lujan, Alan" w:date="2021-12-15T10:25:00Z">
        <w:r>
          <w:rPr>
            <w:w w:val="95"/>
          </w:rPr>
          <w:lastRenderedPageBreak/>
          <w:t>According to the model, retired households who own their homes and expect to sell</w:t>
        </w:r>
        <w:r>
          <w:rPr>
            <w:spacing w:val="1"/>
            <w:w w:val="95"/>
          </w:rPr>
          <w:t xml:space="preserve"> </w:t>
        </w:r>
        <w:r>
          <w:rPr>
            <w:w w:val="95"/>
          </w:rPr>
          <w:t>them by next period have a higher risky share than retired households who rent, and</w:t>
        </w:r>
        <w:r>
          <w:rPr>
            <w:spacing w:val="1"/>
            <w:w w:val="95"/>
          </w:rPr>
          <w:t xml:space="preserve"> </w:t>
        </w:r>
        <w:r>
          <w:t>their</w:t>
        </w:r>
        <w:r>
          <w:rPr>
            <w:spacing w:val="-2"/>
          </w:rPr>
          <w:t xml:space="preserve"> </w:t>
        </w:r>
        <w:r>
          <w:t>risky</w:t>
        </w:r>
        <w:r>
          <w:rPr>
            <w:spacing w:val="-1"/>
          </w:rPr>
          <w:t xml:space="preserve"> </w:t>
        </w:r>
        <w:r>
          <w:t>share</w:t>
        </w:r>
        <w:r>
          <w:rPr>
            <w:spacing w:val="-2"/>
          </w:rPr>
          <w:t xml:space="preserve"> </w:t>
        </w:r>
        <w:r>
          <w:t>increases</w:t>
        </w:r>
        <w:r>
          <w:rPr>
            <w:spacing w:val="-2"/>
          </w:rPr>
          <w:t xml:space="preserve"> </w:t>
        </w:r>
        <w:r>
          <w:t>with house</w:t>
        </w:r>
        <w:r>
          <w:rPr>
            <w:spacing w:val="-2"/>
          </w:rPr>
          <w:t xml:space="preserve"> </w:t>
        </w:r>
        <w:r>
          <w:t>size,</w:t>
        </w:r>
        <w:r>
          <w:rPr>
            <w:spacing w:val="-2"/>
          </w:rPr>
          <w:t xml:space="preserve"> </w:t>
        </w:r>
        <w:r>
          <w:t>holding</w:t>
        </w:r>
        <w:r>
          <w:rPr>
            <w:spacing w:val="-1"/>
          </w:rPr>
          <w:t xml:space="preserve"> </w:t>
        </w:r>
        <w:r>
          <w:t>liquid</w:t>
        </w:r>
        <w:r>
          <w:rPr>
            <w:spacing w:val="-2"/>
          </w:rPr>
          <w:t xml:space="preserve"> </w:t>
        </w:r>
        <w:r>
          <w:t>wealth</w:t>
        </w:r>
        <w:r>
          <w:rPr>
            <w:spacing w:val="-1"/>
          </w:rPr>
          <w:t xml:space="preserve"> </w:t>
        </w:r>
        <w:r>
          <w:t>constant.</w:t>
        </w:r>
      </w:ins>
    </w:p>
    <w:p w14:paraId="766FEE32" w14:textId="792923A1" w:rsidR="0075328B" w:rsidRDefault="0075328B" w:rsidP="00843F4B">
      <w:pPr>
        <w:pStyle w:val="BodyText"/>
        <w:spacing w:before="1" w:line="290" w:lineRule="auto"/>
        <w:ind w:left="108" w:right="105" w:firstLine="234"/>
        <w:jc w:val="both"/>
        <w:rPr>
          <w:ins w:id="374" w:author="Lujan, Alan" w:date="2021-12-15T10:26:00Z"/>
        </w:rPr>
      </w:pPr>
      <w:ins w:id="375" w:author="Lujan, Alan" w:date="2021-12-15T10:25:00Z">
        <w:r>
          <w:rPr>
            <w:w w:val="95"/>
          </w:rPr>
          <w:t>Clearly,</w:t>
        </w:r>
        <w:r>
          <w:rPr>
            <w:spacing w:val="12"/>
            <w:w w:val="95"/>
          </w:rPr>
          <w:t xml:space="preserve"> </w:t>
        </w:r>
        <w:r>
          <w:rPr>
            <w:w w:val="95"/>
          </w:rPr>
          <w:t>the</w:t>
        </w:r>
        <w:r>
          <w:rPr>
            <w:spacing w:val="13"/>
            <w:w w:val="95"/>
          </w:rPr>
          <w:t xml:space="preserve"> </w:t>
        </w:r>
        <w:r>
          <w:rPr>
            <w:w w:val="95"/>
          </w:rPr>
          <w:t>bigger</w:t>
        </w:r>
        <w:r>
          <w:rPr>
            <w:spacing w:val="13"/>
            <w:w w:val="95"/>
          </w:rPr>
          <w:t xml:space="preserve"> </w:t>
        </w:r>
        <w:r>
          <w:rPr>
            <w:w w:val="95"/>
          </w:rPr>
          <w:t>the</w:t>
        </w:r>
        <w:r>
          <w:rPr>
            <w:spacing w:val="12"/>
            <w:w w:val="95"/>
          </w:rPr>
          <w:t xml:space="preserve"> </w:t>
        </w:r>
        <w:r>
          <w:rPr>
            <w:w w:val="95"/>
          </w:rPr>
          <w:t>house</w:t>
        </w:r>
        <w:r>
          <w:rPr>
            <w:spacing w:val="13"/>
            <w:w w:val="95"/>
          </w:rPr>
          <w:t xml:space="preserve"> </w:t>
        </w:r>
        <w:r>
          <w:rPr>
            <w:w w:val="95"/>
          </w:rPr>
          <w:t>size,</w:t>
        </w:r>
        <w:r>
          <w:rPr>
            <w:spacing w:val="13"/>
            <w:w w:val="95"/>
          </w:rPr>
          <w:t xml:space="preserve"> </w:t>
        </w:r>
        <w:r>
          <w:rPr>
            <w:w w:val="95"/>
          </w:rPr>
          <w:t>the</w:t>
        </w:r>
        <w:r>
          <w:rPr>
            <w:spacing w:val="12"/>
            <w:w w:val="95"/>
          </w:rPr>
          <w:t xml:space="preserve"> </w:t>
        </w:r>
        <w:r>
          <w:rPr>
            <w:w w:val="95"/>
          </w:rPr>
          <w:t>wealthier</w:t>
        </w:r>
        <w:r>
          <w:rPr>
            <w:spacing w:val="13"/>
            <w:w w:val="95"/>
          </w:rPr>
          <w:t xml:space="preserve"> </w:t>
        </w:r>
        <w:r>
          <w:rPr>
            <w:w w:val="95"/>
          </w:rPr>
          <w:t>the</w:t>
        </w:r>
        <w:r>
          <w:rPr>
            <w:spacing w:val="13"/>
            <w:w w:val="95"/>
          </w:rPr>
          <w:t xml:space="preserve"> </w:t>
        </w:r>
        <w:r>
          <w:rPr>
            <w:w w:val="95"/>
          </w:rPr>
          <w:t>agents</w:t>
        </w:r>
        <w:r>
          <w:rPr>
            <w:spacing w:val="12"/>
            <w:w w:val="95"/>
          </w:rPr>
          <w:t xml:space="preserve"> </w:t>
        </w:r>
        <w:r>
          <w:rPr>
            <w:w w:val="95"/>
          </w:rPr>
          <w:t>are</w:t>
        </w:r>
        <w:r>
          <w:rPr>
            <w:spacing w:val="13"/>
            <w:w w:val="95"/>
          </w:rPr>
          <w:t xml:space="preserve"> </w:t>
        </w:r>
        <w:r>
          <w:rPr>
            <w:w w:val="95"/>
          </w:rPr>
          <w:t>in</w:t>
        </w:r>
        <w:r>
          <w:rPr>
            <w:spacing w:val="13"/>
            <w:w w:val="95"/>
          </w:rPr>
          <w:t xml:space="preserve"> </w:t>
        </w:r>
        <w:r>
          <w:rPr>
            <w:w w:val="95"/>
          </w:rPr>
          <w:t>terms</w:t>
        </w:r>
        <w:r>
          <w:rPr>
            <w:spacing w:val="12"/>
            <w:w w:val="95"/>
          </w:rPr>
          <w:t xml:space="preserve"> </w:t>
        </w:r>
        <w:r>
          <w:rPr>
            <w:w w:val="95"/>
          </w:rPr>
          <w:t>of</w:t>
        </w:r>
        <w:r>
          <w:rPr>
            <w:spacing w:val="13"/>
            <w:w w:val="95"/>
          </w:rPr>
          <w:t xml:space="preserve"> </w:t>
        </w:r>
        <w:r>
          <w:rPr>
            <w:w w:val="95"/>
          </w:rPr>
          <w:t>net</w:t>
        </w:r>
        <w:r>
          <w:rPr>
            <w:spacing w:val="13"/>
            <w:w w:val="95"/>
          </w:rPr>
          <w:t xml:space="preserve"> </w:t>
        </w:r>
        <w:r>
          <w:rPr>
            <w:w w:val="95"/>
          </w:rPr>
          <w:t>worth.</w:t>
        </w:r>
        <w:r>
          <w:rPr>
            <w:spacing w:val="-54"/>
            <w:w w:val="95"/>
          </w:rPr>
          <w:t xml:space="preserve"> </w:t>
        </w:r>
        <w:r>
          <w:rPr>
            <w:w w:val="95"/>
          </w:rPr>
          <w:t>In</w:t>
        </w:r>
        <w:r>
          <w:rPr>
            <w:spacing w:val="4"/>
            <w:w w:val="95"/>
          </w:rPr>
          <w:t xml:space="preserve"> </w:t>
        </w:r>
        <w:r>
          <w:rPr>
            <w:w w:val="95"/>
          </w:rPr>
          <w:t>the</w:t>
        </w:r>
        <w:r>
          <w:rPr>
            <w:spacing w:val="5"/>
            <w:w w:val="95"/>
          </w:rPr>
          <w:t xml:space="preserve"> </w:t>
        </w:r>
        <w:r>
          <w:rPr>
            <w:w w:val="95"/>
          </w:rPr>
          <w:t>standard</w:t>
        </w:r>
        <w:r>
          <w:rPr>
            <w:spacing w:val="5"/>
            <w:w w:val="95"/>
          </w:rPr>
          <w:t xml:space="preserve"> </w:t>
        </w:r>
        <w:r>
          <w:rPr>
            <w:w w:val="95"/>
          </w:rPr>
          <w:t>portfolio</w:t>
        </w:r>
        <w:r>
          <w:rPr>
            <w:spacing w:val="4"/>
            <w:w w:val="95"/>
          </w:rPr>
          <w:t xml:space="preserve"> </w:t>
        </w:r>
        <w:r>
          <w:rPr>
            <w:w w:val="95"/>
          </w:rPr>
          <w:t>choice</w:t>
        </w:r>
        <w:r>
          <w:rPr>
            <w:spacing w:val="5"/>
            <w:w w:val="95"/>
          </w:rPr>
          <w:t xml:space="preserve"> </w:t>
        </w:r>
        <w:r>
          <w:rPr>
            <w:w w:val="95"/>
          </w:rPr>
          <w:t>model,</w:t>
        </w:r>
        <w:r>
          <w:rPr>
            <w:spacing w:val="5"/>
            <w:w w:val="95"/>
          </w:rPr>
          <w:t xml:space="preserve"> </w:t>
        </w:r>
        <w:r>
          <w:rPr>
            <w:w w:val="95"/>
          </w:rPr>
          <w:t>wealthier</w:t>
        </w:r>
        <w:r>
          <w:rPr>
            <w:spacing w:val="5"/>
            <w:w w:val="95"/>
          </w:rPr>
          <w:t xml:space="preserve"> </w:t>
        </w:r>
        <w:r>
          <w:rPr>
            <w:w w:val="95"/>
          </w:rPr>
          <w:t>households</w:t>
        </w:r>
        <w:r>
          <w:rPr>
            <w:spacing w:val="4"/>
            <w:w w:val="95"/>
          </w:rPr>
          <w:t xml:space="preserve"> </w:t>
        </w:r>
        <w:r>
          <w:rPr>
            <w:w w:val="95"/>
          </w:rPr>
          <w:t>actually</w:t>
        </w:r>
        <w:r>
          <w:rPr>
            <w:spacing w:val="5"/>
            <w:w w:val="95"/>
          </w:rPr>
          <w:t xml:space="preserve"> </w:t>
        </w:r>
        <w:r>
          <w:rPr>
            <w:w w:val="95"/>
          </w:rPr>
          <w:t>reduce</w:t>
        </w:r>
        <w:r>
          <w:rPr>
            <w:spacing w:val="5"/>
            <w:w w:val="95"/>
          </w:rPr>
          <w:t xml:space="preserve"> </w:t>
        </w:r>
        <w:r>
          <w:rPr>
            <w:w w:val="95"/>
          </w:rPr>
          <w:t>their</w:t>
        </w:r>
        <w:r>
          <w:rPr>
            <w:spacing w:val="5"/>
            <w:w w:val="95"/>
          </w:rPr>
          <w:t xml:space="preserve"> </w:t>
        </w:r>
        <w:r>
          <w:rPr>
            <w:w w:val="95"/>
          </w:rPr>
          <w:t>risky</w:t>
        </w:r>
        <w:r>
          <w:rPr>
            <w:spacing w:val="-54"/>
            <w:w w:val="95"/>
          </w:rPr>
          <w:t xml:space="preserve"> </w:t>
        </w:r>
        <w:r>
          <w:rPr>
            <w:w w:val="95"/>
          </w:rPr>
          <w:t>share</w:t>
        </w:r>
        <w:r>
          <w:rPr>
            <w:spacing w:val="4"/>
            <w:w w:val="95"/>
          </w:rPr>
          <w:t xml:space="preserve"> </w:t>
        </w:r>
        <w:r>
          <w:rPr>
            <w:w w:val="95"/>
          </w:rPr>
          <w:t>to</w:t>
        </w:r>
        <w:r>
          <w:rPr>
            <w:spacing w:val="4"/>
            <w:w w:val="95"/>
          </w:rPr>
          <w:t xml:space="preserve"> </w:t>
        </w:r>
        <w:r>
          <w:rPr>
            <w:w w:val="95"/>
          </w:rPr>
          <w:t>reduce</w:t>
        </w:r>
        <w:r>
          <w:rPr>
            <w:spacing w:val="4"/>
            <w:w w:val="95"/>
          </w:rPr>
          <w:t xml:space="preserve"> </w:t>
        </w:r>
        <w:r>
          <w:rPr>
            <w:w w:val="95"/>
          </w:rPr>
          <w:t>risk</w:t>
        </w:r>
        <w:r>
          <w:rPr>
            <w:spacing w:val="4"/>
            <w:w w:val="95"/>
          </w:rPr>
          <w:t xml:space="preserve"> </w:t>
        </w:r>
        <w:r>
          <w:rPr>
            <w:w w:val="95"/>
          </w:rPr>
          <w:t>in</w:t>
        </w:r>
        <w:r>
          <w:rPr>
            <w:spacing w:val="4"/>
            <w:w w:val="95"/>
          </w:rPr>
          <w:t xml:space="preserve"> </w:t>
        </w:r>
        <w:r>
          <w:rPr>
            <w:w w:val="95"/>
          </w:rPr>
          <w:t>next</w:t>
        </w:r>
        <w:r>
          <w:rPr>
            <w:spacing w:val="3"/>
            <w:w w:val="95"/>
          </w:rPr>
          <w:t xml:space="preserve"> </w:t>
        </w:r>
        <w:r>
          <w:rPr>
            <w:w w:val="95"/>
          </w:rPr>
          <w:t>period’s</w:t>
        </w:r>
        <w:r>
          <w:rPr>
            <w:spacing w:val="4"/>
            <w:w w:val="95"/>
          </w:rPr>
          <w:t xml:space="preserve"> </w:t>
        </w:r>
        <w:r>
          <w:rPr>
            <w:w w:val="95"/>
          </w:rPr>
          <w:t>consumption.</w:t>
        </w:r>
        <w:r>
          <w:rPr>
            <w:spacing w:val="27"/>
            <w:w w:val="95"/>
          </w:rPr>
          <w:t xml:space="preserve"> </w:t>
        </w:r>
        <w:r>
          <w:rPr>
            <w:w w:val="95"/>
          </w:rPr>
          <w:t>In</w:t>
        </w:r>
        <w:r>
          <w:rPr>
            <w:spacing w:val="4"/>
            <w:w w:val="95"/>
          </w:rPr>
          <w:t xml:space="preserve"> </w:t>
        </w:r>
        <w:r>
          <w:rPr>
            <w:w w:val="95"/>
          </w:rPr>
          <w:t>the</w:t>
        </w:r>
        <w:r>
          <w:rPr>
            <w:spacing w:val="4"/>
            <w:w w:val="95"/>
          </w:rPr>
          <w:t xml:space="preserve"> </w:t>
        </w:r>
        <w:r>
          <w:rPr>
            <w:w w:val="95"/>
          </w:rPr>
          <w:t>presence</w:t>
        </w:r>
        <w:r>
          <w:rPr>
            <w:spacing w:val="3"/>
            <w:w w:val="95"/>
          </w:rPr>
          <w:t xml:space="preserve"> </w:t>
        </w:r>
        <w:r>
          <w:rPr>
            <w:w w:val="95"/>
          </w:rPr>
          <w:t>of</w:t>
        </w:r>
        <w:r>
          <w:rPr>
            <w:spacing w:val="4"/>
            <w:w w:val="95"/>
          </w:rPr>
          <w:t xml:space="preserve"> </w:t>
        </w:r>
        <w:r>
          <w:rPr>
            <w:w w:val="95"/>
          </w:rPr>
          <w:t>housing,</w:t>
        </w:r>
        <w:r>
          <w:rPr>
            <w:spacing w:val="5"/>
            <w:w w:val="95"/>
          </w:rPr>
          <w:t xml:space="preserve"> </w:t>
        </w:r>
        <w:r>
          <w:rPr>
            <w:w w:val="95"/>
          </w:rPr>
          <w:t>however,</w:t>
        </w:r>
        <w:r>
          <w:rPr>
            <w:spacing w:val="-54"/>
            <w:w w:val="95"/>
          </w:rPr>
          <w:t xml:space="preserve"> </w:t>
        </w:r>
        <w:r>
          <w:rPr>
            <w:w w:val="95"/>
          </w:rPr>
          <w:t>households still reduce their risk exposure as liquid wealth increases, but at a lower rate.</w:t>
        </w:r>
        <w:r>
          <w:rPr>
            <w:spacing w:val="-54"/>
            <w:w w:val="95"/>
          </w:rPr>
          <w:t xml:space="preserve"> </w:t>
        </w:r>
        <w:r>
          <w:t>A</w:t>
        </w:r>
        <w:r>
          <w:rPr>
            <w:spacing w:val="4"/>
          </w:rPr>
          <w:t xml:space="preserve"> </w:t>
        </w:r>
        <w:r>
          <w:t>better</w:t>
        </w:r>
        <w:r>
          <w:rPr>
            <w:spacing w:val="5"/>
          </w:rPr>
          <w:t xml:space="preserve"> </w:t>
        </w:r>
        <w:r>
          <w:t>comparison</w:t>
        </w:r>
        <w:r>
          <w:rPr>
            <w:spacing w:val="5"/>
          </w:rPr>
          <w:t xml:space="preserve"> </w:t>
        </w:r>
        <w:r>
          <w:t>is</w:t>
        </w:r>
        <w:r>
          <w:rPr>
            <w:spacing w:val="5"/>
          </w:rPr>
          <w:t xml:space="preserve"> </w:t>
        </w:r>
        <w:r>
          <w:t>to</w:t>
        </w:r>
        <w:r>
          <w:rPr>
            <w:spacing w:val="5"/>
          </w:rPr>
          <w:t xml:space="preserve"> </w:t>
        </w:r>
        <w:r>
          <w:t>add</w:t>
        </w:r>
        <w:r>
          <w:rPr>
            <w:spacing w:val="5"/>
          </w:rPr>
          <w:t xml:space="preserve"> </w:t>
        </w:r>
        <w:r>
          <w:t>the</w:t>
        </w:r>
        <w:r>
          <w:rPr>
            <w:spacing w:val="5"/>
          </w:rPr>
          <w:t xml:space="preserve"> </w:t>
        </w:r>
        <w:r>
          <w:t>expected</w:t>
        </w:r>
        <w:r>
          <w:rPr>
            <w:spacing w:val="5"/>
          </w:rPr>
          <w:t xml:space="preserve"> </w:t>
        </w:r>
        <w:r>
          <w:t>value</w:t>
        </w:r>
        <w:r>
          <w:rPr>
            <w:spacing w:val="5"/>
          </w:rPr>
          <w:t xml:space="preserve"> </w:t>
        </w:r>
        <w:r>
          <w:t>of</w:t>
        </w:r>
        <w:r>
          <w:rPr>
            <w:spacing w:val="5"/>
          </w:rPr>
          <w:t xml:space="preserve"> </w:t>
        </w:r>
        <w:r>
          <w:t>the</w:t>
        </w:r>
        <w:r>
          <w:rPr>
            <w:spacing w:val="5"/>
          </w:rPr>
          <w:t xml:space="preserve"> </w:t>
        </w:r>
        <w:r>
          <w:t>house</w:t>
        </w:r>
        <w:r>
          <w:rPr>
            <w:spacing w:val="5"/>
          </w:rPr>
          <w:t xml:space="preserve"> </w:t>
        </w:r>
        <w:r>
          <w:t>to</w:t>
        </w:r>
        <w:r>
          <w:rPr>
            <w:spacing w:val="5"/>
          </w:rPr>
          <w:t xml:space="preserve"> </w:t>
        </w:r>
        <w:r>
          <w:t>liquid</w:t>
        </w:r>
        <w:r>
          <w:rPr>
            <w:spacing w:val="4"/>
          </w:rPr>
          <w:t xml:space="preserve"> </w:t>
        </w:r>
        <w:r>
          <w:t>wealth.</w:t>
        </w:r>
        <w:r>
          <w:rPr>
            <w:spacing w:val="44"/>
          </w:rPr>
          <w:t xml:space="preserve"> </w:t>
        </w:r>
        <w:r>
          <w:t>In</w:t>
        </w:r>
        <w:r>
          <w:rPr>
            <w:spacing w:val="1"/>
          </w:rPr>
          <w:t xml:space="preserve"> </w:t>
        </w:r>
        <w:r>
          <w:rPr>
            <w:spacing w:val="-2"/>
          </w:rPr>
          <w:t>this way,</w:t>
        </w:r>
        <w:r>
          <w:t xml:space="preserve"> </w:t>
        </w:r>
        <w:r>
          <w:rPr>
            <w:spacing w:val="-2"/>
          </w:rPr>
          <w:t>we</w:t>
        </w:r>
        <w:r>
          <w:rPr>
            <w:spacing w:val="-1"/>
          </w:rPr>
          <w:t xml:space="preserve"> </w:t>
        </w:r>
        <w:r>
          <w:rPr>
            <w:spacing w:val="-2"/>
          </w:rPr>
          <w:t>compare an</w:t>
        </w:r>
        <w:r>
          <w:rPr>
            <w:spacing w:val="-1"/>
          </w:rPr>
          <w:t xml:space="preserve"> </w:t>
        </w:r>
        <w:r>
          <w:rPr>
            <w:spacing w:val="-2"/>
          </w:rPr>
          <w:t>agent</w:t>
        </w:r>
        <w:r>
          <w:rPr>
            <w:spacing w:val="-1"/>
          </w:rPr>
          <w:t xml:space="preserve"> </w:t>
        </w:r>
        <w:r>
          <w:rPr>
            <w:spacing w:val="-2"/>
          </w:rPr>
          <w:t xml:space="preserve">with </w:t>
        </w:r>
        <w:r>
          <w:rPr>
            <w:rFonts w:ascii="Times New Roman" w:hAnsi="Times New Roman"/>
            <w:i/>
            <w:spacing w:val="-2"/>
          </w:rPr>
          <w:t>w</w:t>
        </w:r>
        <w:r>
          <w:rPr>
            <w:rFonts w:ascii="Times New Roman" w:hAnsi="Times New Roman"/>
            <w:i/>
            <w:spacing w:val="3"/>
          </w:rPr>
          <w:t xml:space="preserve"> </w:t>
        </w:r>
        <w:r>
          <w:rPr>
            <w:spacing w:val="-1"/>
          </w:rPr>
          <w:t>net worth</w:t>
        </w:r>
        <w:r>
          <w:rPr>
            <w:spacing w:val="-2"/>
          </w:rPr>
          <w:t xml:space="preserve"> </w:t>
        </w:r>
        <w:r>
          <w:rPr>
            <w:spacing w:val="-1"/>
          </w:rPr>
          <w:t>with all</w:t>
        </w:r>
        <w:r>
          <w:rPr>
            <w:spacing w:val="-2"/>
          </w:rPr>
          <w:t xml:space="preserve"> </w:t>
        </w:r>
        <w:r>
          <w:rPr>
            <w:spacing w:val="-1"/>
          </w:rPr>
          <w:t>liquid wealth</w:t>
        </w:r>
        <w:r>
          <w:rPr>
            <w:spacing w:val="-2"/>
          </w:rPr>
          <w:t xml:space="preserve"> </w:t>
        </w:r>
        <w:r>
          <w:rPr>
            <w:spacing w:val="-1"/>
          </w:rPr>
          <w:t>and no</w:t>
        </w:r>
        <w:r>
          <w:rPr>
            <w:spacing w:val="-2"/>
          </w:rPr>
          <w:t xml:space="preserve"> </w:t>
        </w:r>
        <w:r>
          <w:rPr>
            <w:spacing w:val="-1"/>
          </w:rPr>
          <w:t>home,</w:t>
        </w:r>
      </w:ins>
      <w:ins w:id="376" w:author="Lujan, Alan" w:date="2021-12-15T10:26:00Z">
        <w:r w:rsidR="00F140C9">
          <w:t xml:space="preserve"> </w:t>
        </w:r>
      </w:ins>
      <w:ins w:id="377" w:author="Lujan, Alan" w:date="2021-12-15T10:25:00Z">
        <w:r>
          <w:t xml:space="preserve">with an agent with </w:t>
        </w:r>
        <w:r>
          <w:rPr>
            <w:rFonts w:ascii="Times New Roman"/>
            <w:i/>
          </w:rPr>
          <w:t xml:space="preserve">w </w:t>
        </w:r>
        <w:r>
          <w:t xml:space="preserve">net worth, some of which is liquid wealth </w:t>
        </w:r>
        <w:r>
          <w:rPr>
            <w:rFonts w:ascii="Times New Roman"/>
            <w:i/>
          </w:rPr>
          <w:t>m</w:t>
        </w:r>
        <w:r>
          <w:t>, and the rest is the</w:t>
        </w:r>
        <w:r>
          <w:rPr>
            <w:spacing w:val="-57"/>
          </w:rPr>
          <w:t xml:space="preserve"> </w:t>
        </w:r>
        <w:r>
          <w:t>illiquid</w:t>
        </w:r>
        <w:r>
          <w:rPr>
            <w:spacing w:val="15"/>
          </w:rPr>
          <w:t xml:space="preserve"> </w:t>
        </w:r>
        <w:r>
          <w:t>expected</w:t>
        </w:r>
        <w:r>
          <w:rPr>
            <w:spacing w:val="16"/>
          </w:rPr>
          <w:t xml:space="preserve"> </w:t>
        </w:r>
        <w:r>
          <w:t>house</w:t>
        </w:r>
        <w:r>
          <w:rPr>
            <w:spacing w:val="16"/>
          </w:rPr>
          <w:t xml:space="preserve"> </w:t>
        </w:r>
        <w:r>
          <w:t>valuation</w:t>
        </w:r>
        <w:r>
          <w:rPr>
            <w:spacing w:val="15"/>
          </w:rPr>
          <w:t xml:space="preserve"> </w:t>
        </w:r>
        <w:r>
          <w:rPr>
            <w:rFonts w:ascii="Javanese Text"/>
          </w:rPr>
          <w:t>E</w:t>
        </w:r>
        <w:r>
          <w:rPr>
            <w:rFonts w:ascii="Garamond"/>
          </w:rPr>
          <w:t>[</w:t>
        </w:r>
        <w:r>
          <w:rPr>
            <w:rFonts w:ascii="Times New Roman"/>
            <w:i/>
          </w:rPr>
          <w:t>Q</w:t>
        </w:r>
        <w:r>
          <w:rPr>
            <w:rFonts w:ascii="Garamond"/>
          </w:rPr>
          <w:t>]</w:t>
        </w:r>
        <w:r>
          <w:rPr>
            <w:rFonts w:ascii="Times New Roman"/>
            <w:i/>
          </w:rPr>
          <w:t>h</w:t>
        </w:r>
        <w:r>
          <w:t>,</w:t>
        </w:r>
        <w:r>
          <w:rPr>
            <w:spacing w:val="19"/>
          </w:rPr>
          <w:t xml:space="preserve"> </w:t>
        </w:r>
        <w:r>
          <w:t>such</w:t>
        </w:r>
        <w:r>
          <w:rPr>
            <w:spacing w:val="15"/>
          </w:rPr>
          <w:t xml:space="preserve"> </w:t>
        </w:r>
        <w:r>
          <w:t>that</w:t>
        </w:r>
        <w:r>
          <w:rPr>
            <w:spacing w:val="16"/>
          </w:rPr>
          <w:t xml:space="preserve"> </w:t>
        </w:r>
        <w:r>
          <w:rPr>
            <w:rFonts w:ascii="Times New Roman"/>
            <w:i/>
          </w:rPr>
          <w:t>w</w:t>
        </w:r>
        <w:r>
          <w:rPr>
            <w:rFonts w:ascii="Times New Roman"/>
            <w:i/>
            <w:spacing w:val="21"/>
          </w:rPr>
          <w:t xml:space="preserve"> </w:t>
        </w:r>
        <w:r>
          <w:rPr>
            <w:rFonts w:ascii="Garamond"/>
          </w:rPr>
          <w:t>=</w:t>
        </w:r>
        <w:r>
          <w:rPr>
            <w:rFonts w:ascii="Garamond"/>
            <w:spacing w:val="17"/>
          </w:rPr>
          <w:t xml:space="preserve"> </w:t>
        </w:r>
        <w:r>
          <w:rPr>
            <w:rFonts w:ascii="Times New Roman"/>
            <w:i/>
          </w:rPr>
          <w:t>m</w:t>
        </w:r>
        <w:r>
          <w:rPr>
            <w:rFonts w:ascii="Times New Roman"/>
            <w:i/>
            <w:spacing w:val="-8"/>
          </w:rPr>
          <w:t xml:space="preserve"> </w:t>
        </w:r>
        <w:r>
          <w:rPr>
            <w:rFonts w:ascii="Garamond"/>
          </w:rPr>
          <w:t>+</w:t>
        </w:r>
        <w:r>
          <w:rPr>
            <w:rFonts w:ascii="Garamond"/>
            <w:spacing w:val="-8"/>
          </w:rPr>
          <w:t xml:space="preserve"> </w:t>
        </w:r>
        <w:r>
          <w:rPr>
            <w:rFonts w:ascii="Javanese Text"/>
          </w:rPr>
          <w:t>E</w:t>
        </w:r>
        <w:r>
          <w:rPr>
            <w:rFonts w:ascii="Garamond"/>
          </w:rPr>
          <w:t>[</w:t>
        </w:r>
        <w:r>
          <w:rPr>
            <w:rFonts w:ascii="Times New Roman"/>
            <w:i/>
          </w:rPr>
          <w:t>Q</w:t>
        </w:r>
        <w:r>
          <w:rPr>
            <w:rFonts w:ascii="Garamond"/>
          </w:rPr>
          <w:t>]</w:t>
        </w:r>
        <w:r>
          <w:rPr>
            <w:rFonts w:ascii="Times New Roman"/>
            <w:i/>
          </w:rPr>
          <w:t>h</w:t>
        </w:r>
        <w:r>
          <w:t>,</w:t>
        </w:r>
        <w:r>
          <w:rPr>
            <w:spacing w:val="18"/>
          </w:rPr>
          <w:t xml:space="preserve"> </w:t>
        </w:r>
        <w:r>
          <w:t>where</w:t>
        </w:r>
        <w:r>
          <w:rPr>
            <w:spacing w:val="16"/>
          </w:rPr>
          <w:t xml:space="preserve"> </w:t>
        </w:r>
        <w:r>
          <w:rPr>
            <w:rFonts w:ascii="Times New Roman"/>
            <w:i/>
          </w:rPr>
          <w:t>Q</w:t>
        </w:r>
        <w:r>
          <w:rPr>
            <w:rFonts w:ascii="Times New Roman"/>
            <w:i/>
            <w:spacing w:val="16"/>
          </w:rPr>
          <w:t xml:space="preserve"> </w:t>
        </w:r>
        <w:r>
          <w:t>denotes</w:t>
        </w:r>
      </w:ins>
      <w:ins w:id="378" w:author="Lujan, Alan" w:date="2021-12-15T10:26:00Z">
        <w:r w:rsidR="00F140C9">
          <w:t xml:space="preserve"> </w:t>
        </w:r>
      </w:ins>
      <w:ins w:id="379" w:author="Lujan, Alan" w:date="2021-12-15T10:25:00Z">
        <w:r>
          <w:rPr>
            <w:spacing w:val="-1"/>
          </w:rPr>
          <w:t>house</w:t>
        </w:r>
        <w:r>
          <w:rPr>
            <w:spacing w:val="-5"/>
          </w:rPr>
          <w:t xml:space="preserve"> </w:t>
        </w:r>
        <w:r>
          <w:rPr>
            <w:spacing w:val="-1"/>
          </w:rPr>
          <w:t>prices</w:t>
        </w:r>
        <w:r>
          <w:rPr>
            <w:spacing w:val="-4"/>
          </w:rPr>
          <w:t xml:space="preserve"> </w:t>
        </w:r>
        <w:r>
          <w:rPr>
            <w:spacing w:val="-1"/>
          </w:rPr>
          <w:t>and</w:t>
        </w:r>
        <w:r>
          <w:rPr>
            <w:spacing w:val="-5"/>
          </w:rPr>
          <w:t xml:space="preserve"> </w:t>
        </w:r>
        <w:r>
          <w:rPr>
            <w:rFonts w:ascii="Times New Roman" w:hAnsi="Times New Roman"/>
            <w:i/>
            <w:spacing w:val="-1"/>
          </w:rPr>
          <w:t>h</w:t>
        </w:r>
        <w:r>
          <w:rPr>
            <w:rFonts w:ascii="Times New Roman" w:hAnsi="Times New Roman"/>
            <w:i/>
            <w:spacing w:val="-4"/>
          </w:rPr>
          <w:t xml:space="preserve"> </w:t>
        </w:r>
        <w:r>
          <w:rPr>
            <w:spacing w:val="-1"/>
          </w:rPr>
          <w:t>represents</w:t>
        </w:r>
        <w:r>
          <w:rPr>
            <w:spacing w:val="-5"/>
          </w:rPr>
          <w:t xml:space="preserve"> </w:t>
        </w:r>
        <w:r>
          <w:rPr>
            <w:spacing w:val="-1"/>
          </w:rPr>
          <w:t>the</w:t>
        </w:r>
        <w:r>
          <w:rPr>
            <w:spacing w:val="-4"/>
          </w:rPr>
          <w:t xml:space="preserve"> </w:t>
        </w:r>
        <w:r>
          <w:rPr>
            <w:spacing w:val="-1"/>
          </w:rPr>
          <w:t>size</w:t>
        </w:r>
        <w:r>
          <w:rPr>
            <w:spacing w:val="-4"/>
          </w:rPr>
          <w:t xml:space="preserve"> </w:t>
        </w:r>
        <w:r>
          <w:rPr>
            <w:spacing w:val="-1"/>
          </w:rPr>
          <w:t>of</w:t>
        </w:r>
        <w:r>
          <w:rPr>
            <w:spacing w:val="-5"/>
          </w:rPr>
          <w:t xml:space="preserve"> </w:t>
        </w:r>
        <w:r>
          <w:rPr>
            <w:spacing w:val="-1"/>
          </w:rPr>
          <w:t>the</w:t>
        </w:r>
        <w:r>
          <w:rPr>
            <w:spacing w:val="-4"/>
          </w:rPr>
          <w:t xml:space="preserve"> </w:t>
        </w:r>
        <w:r>
          <w:rPr>
            <w:spacing w:val="-1"/>
          </w:rPr>
          <w:t>agent’s</w:t>
        </w:r>
        <w:r>
          <w:rPr>
            <w:spacing w:val="-5"/>
          </w:rPr>
          <w:t xml:space="preserve"> </w:t>
        </w:r>
        <w:r>
          <w:t>house</w:t>
        </w:r>
        <w:r>
          <w:fldChar w:fldCharType="begin"/>
        </w:r>
        <w:r>
          <w:instrText xml:space="preserve"> HYPERLINK \l "_bookmark9" </w:instrText>
        </w:r>
        <w:r>
          <w:fldChar w:fldCharType="separate"/>
        </w:r>
        <w:r>
          <w:rPr>
            <w:color w:val="4C0000"/>
            <w:position w:val="9"/>
            <w:sz w:val="12"/>
          </w:rPr>
          <w:t>7</w:t>
        </w:r>
        <w:r>
          <w:rPr>
            <w:color w:val="4C0000"/>
            <w:position w:val="9"/>
            <w:sz w:val="12"/>
          </w:rPr>
          <w:fldChar w:fldCharType="end"/>
        </w:r>
        <w:r>
          <w:t>.</w:t>
        </w:r>
        <w:r>
          <w:rPr>
            <w:spacing w:val="22"/>
          </w:rPr>
          <w:t xml:space="preserve"> </w:t>
        </w:r>
        <w:r>
          <w:t>As</w:t>
        </w:r>
        <w:r>
          <w:rPr>
            <w:spacing w:val="-4"/>
          </w:rPr>
          <w:t xml:space="preserve"> </w:t>
        </w:r>
        <w:r>
          <w:t>we</w:t>
        </w:r>
        <w:r>
          <w:rPr>
            <w:spacing w:val="-5"/>
          </w:rPr>
          <w:t xml:space="preserve"> </w:t>
        </w:r>
        <w:r>
          <w:t>see</w:t>
        </w:r>
        <w:r>
          <w:rPr>
            <w:spacing w:val="-4"/>
          </w:rPr>
          <w:t xml:space="preserve"> </w:t>
        </w:r>
        <w:r>
          <w:t>in</w:t>
        </w:r>
        <w:r>
          <w:rPr>
            <w:spacing w:val="-5"/>
          </w:rPr>
          <w:t xml:space="preserve"> </w:t>
        </w:r>
        <w:r>
          <w:t>figure</w:t>
        </w:r>
        <w:r>
          <w:rPr>
            <w:spacing w:val="-4"/>
          </w:rPr>
          <w:t xml:space="preserve"> </w:t>
        </w:r>
        <w:r>
          <w:fldChar w:fldCharType="begin"/>
        </w:r>
        <w:r>
          <w:instrText xml:space="preserve"> HYPERLINK \l "_bookmark8" </w:instrText>
        </w:r>
        <w:r>
          <w:fldChar w:fldCharType="separate"/>
        </w:r>
        <w:r>
          <w:rPr>
            <w:color w:val="4C0000"/>
          </w:rPr>
          <w:t>2</w:t>
        </w:r>
        <w:r>
          <w:rPr>
            <w:color w:val="4C0000"/>
          </w:rPr>
          <w:fldChar w:fldCharType="end"/>
        </w:r>
        <w:r>
          <w:t>,</w:t>
        </w:r>
        <w:r>
          <w:rPr>
            <w:spacing w:val="-3"/>
          </w:rPr>
          <w:t xml:space="preserve"> </w:t>
        </w:r>
        <w:r>
          <w:t>the</w:t>
        </w:r>
        <w:r>
          <w:rPr>
            <w:spacing w:val="-58"/>
          </w:rPr>
          <w:t xml:space="preserve"> </w:t>
        </w:r>
        <w:r>
          <w:rPr>
            <w:w w:val="95"/>
          </w:rPr>
          <w:t>increase in the risky portfolio share is more significant when considering home equity as</w:t>
        </w:r>
        <w:r>
          <w:rPr>
            <w:spacing w:val="-54"/>
            <w:w w:val="95"/>
          </w:rPr>
          <w:t xml:space="preserve"> </w:t>
        </w:r>
        <w:r>
          <w:rPr>
            <w:w w:val="95"/>
          </w:rPr>
          <w:t>part of net worth.</w:t>
        </w:r>
        <w:r>
          <w:rPr>
            <w:spacing w:val="54"/>
          </w:rPr>
          <w:t xml:space="preserve"> </w:t>
        </w:r>
        <w:r>
          <w:rPr>
            <w:w w:val="95"/>
          </w:rPr>
          <w:t>Holding net wealth constant, households whose wealth is tied up in</w:t>
        </w:r>
        <w:r>
          <w:rPr>
            <w:spacing w:val="1"/>
            <w:w w:val="95"/>
          </w:rPr>
          <w:t xml:space="preserve"> </w:t>
        </w:r>
        <w:r>
          <w:rPr>
            <w:w w:val="95"/>
          </w:rPr>
          <w:t>an illiquid asset have more risk appetite the larger the proportion of home equity to net</w:t>
        </w:r>
        <w:r>
          <w:rPr>
            <w:spacing w:val="1"/>
            <w:w w:val="95"/>
          </w:rPr>
          <w:t xml:space="preserve"> </w:t>
        </w:r>
        <w:r>
          <w:t>wealth</w:t>
        </w:r>
        <w:r>
          <w:rPr>
            <w:spacing w:val="16"/>
          </w:rPr>
          <w:t xml:space="preserve"> </w:t>
        </w:r>
        <w:r>
          <w:t>is.</w:t>
        </w:r>
      </w:ins>
    </w:p>
    <w:p w14:paraId="3A48C0FD" w14:textId="15A5AD44" w:rsidR="00F140C9" w:rsidRDefault="00F140C9" w:rsidP="00843F4B">
      <w:pPr>
        <w:pStyle w:val="BodyText"/>
        <w:spacing w:before="1" w:line="290" w:lineRule="auto"/>
        <w:ind w:left="108" w:right="105" w:firstLine="234"/>
        <w:jc w:val="both"/>
        <w:rPr>
          <w:ins w:id="380" w:author="Lujan, Alan" w:date="2021-12-15T10:26:00Z"/>
        </w:rPr>
      </w:pPr>
    </w:p>
    <w:p w14:paraId="4084EA66" w14:textId="77777777" w:rsidR="00F140C9" w:rsidRDefault="00F140C9">
      <w:pPr>
        <w:pStyle w:val="BodyText"/>
        <w:spacing w:before="1"/>
        <w:jc w:val="both"/>
        <w:rPr>
          <w:ins w:id="381" w:author="Lujan, Alan" w:date="2021-12-15T10:26:00Z"/>
          <w:sz w:val="16"/>
        </w:rPr>
        <w:pPrChange w:id="382" w:author="Lujan, Alan" w:date="2021-12-15T10:49:00Z">
          <w:pPr>
            <w:pStyle w:val="BodyText"/>
            <w:spacing w:before="1"/>
          </w:pPr>
        </w:pPrChange>
      </w:pPr>
    </w:p>
    <w:p w14:paraId="462123B2" w14:textId="08957BE2" w:rsidR="00F140C9" w:rsidRDefault="00F140C9" w:rsidP="00843F4B">
      <w:pPr>
        <w:ind w:left="1491"/>
        <w:rPr>
          <w:ins w:id="383" w:author="Lujan, Alan" w:date="2021-12-15T10:26:00Z"/>
          <w:rFonts w:ascii="Verdana"/>
          <w:sz w:val="16"/>
        </w:rPr>
      </w:pPr>
      <w:ins w:id="384" w:author="Lujan, Alan" w:date="2021-12-15T10:26:00Z">
        <w:r>
          <w:rPr>
            <w:rFonts w:ascii="Book Antiqua"/>
            <w:noProof/>
            <w:sz w:val="22"/>
          </w:rPr>
          <mc:AlternateContent>
            <mc:Choice Requires="wpg">
              <w:drawing>
                <wp:anchor distT="0" distB="0" distL="114300" distR="114300" simplePos="0" relativeHeight="251756544" behindDoc="0" locked="0" layoutInCell="1" allowOverlap="1" wp14:anchorId="7055CF75" wp14:editId="50131EE8">
                  <wp:simplePos x="0" y="0"/>
                  <wp:positionH relativeFrom="page">
                    <wp:posOffset>2028190</wp:posOffset>
                  </wp:positionH>
                  <wp:positionV relativeFrom="paragraph">
                    <wp:posOffset>-46990</wp:posOffset>
                  </wp:positionV>
                  <wp:extent cx="3589020" cy="2343150"/>
                  <wp:effectExtent l="8890" t="4445" r="2540" b="508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9020" cy="2343150"/>
                            <a:chOff x="3194" y="-74"/>
                            <a:chExt cx="5652" cy="3690"/>
                          </a:xfrm>
                        </wpg:grpSpPr>
                        <wps:wsp>
                          <wps:cNvPr id="75" name="Line 59"/>
                          <wps:cNvCnPr>
                            <a:cxnSpLocks noChangeShapeType="1"/>
                          </wps:cNvCnPr>
                          <wps:spPr bwMode="auto">
                            <a:xfrm>
                              <a:off x="3544" y="3557"/>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6" name="docshape37"/>
                          <wps:cNvSpPr>
                            <a:spLocks/>
                          </wps:cNvSpPr>
                          <wps:spPr bwMode="auto">
                            <a:xfrm>
                              <a:off x="3543"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Line 61"/>
                          <wps:cNvCnPr>
                            <a:cxnSpLocks noChangeShapeType="1"/>
                          </wps:cNvCnPr>
                          <wps:spPr bwMode="auto">
                            <a:xfrm>
                              <a:off x="3544"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62"/>
                          <wps:cNvCnPr>
                            <a:cxnSpLocks noChangeShapeType="1"/>
                          </wps:cNvCnPr>
                          <wps:spPr bwMode="auto">
                            <a:xfrm>
                              <a:off x="4602" y="3557"/>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9" name="docshape38"/>
                          <wps:cNvSpPr>
                            <a:spLocks/>
                          </wps:cNvSpPr>
                          <wps:spPr bwMode="auto">
                            <a:xfrm>
                              <a:off x="4601"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Line 64"/>
                          <wps:cNvCnPr>
                            <a:cxnSpLocks noChangeShapeType="1"/>
                          </wps:cNvCnPr>
                          <wps:spPr bwMode="auto">
                            <a:xfrm>
                              <a:off x="4602"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65"/>
                          <wps:cNvCnPr>
                            <a:cxnSpLocks noChangeShapeType="1"/>
                          </wps:cNvCnPr>
                          <wps:spPr bwMode="auto">
                            <a:xfrm>
                              <a:off x="5659" y="3557"/>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2" name="docshape39"/>
                          <wps:cNvSpPr>
                            <a:spLocks/>
                          </wps:cNvSpPr>
                          <wps:spPr bwMode="auto">
                            <a:xfrm>
                              <a:off x="5659"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Line 67"/>
                          <wps:cNvCnPr>
                            <a:cxnSpLocks noChangeShapeType="1"/>
                          </wps:cNvCnPr>
                          <wps:spPr bwMode="auto">
                            <a:xfrm>
                              <a:off x="5659"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Line 68"/>
                          <wps:cNvCnPr>
                            <a:cxnSpLocks noChangeShapeType="1"/>
                          </wps:cNvCnPr>
                          <wps:spPr bwMode="auto">
                            <a:xfrm>
                              <a:off x="6717" y="3557"/>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5" name="docshape40"/>
                          <wps:cNvSpPr>
                            <a:spLocks/>
                          </wps:cNvSpPr>
                          <wps:spPr bwMode="auto">
                            <a:xfrm>
                              <a:off x="6717"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70"/>
                          <wps:cNvCnPr>
                            <a:cxnSpLocks noChangeShapeType="1"/>
                          </wps:cNvCnPr>
                          <wps:spPr bwMode="auto">
                            <a:xfrm>
                              <a:off x="6717"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71"/>
                          <wps:cNvCnPr>
                            <a:cxnSpLocks noChangeShapeType="1"/>
                          </wps:cNvCnPr>
                          <wps:spPr bwMode="auto">
                            <a:xfrm>
                              <a:off x="7775" y="3557"/>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8" name="docshape41"/>
                          <wps:cNvSpPr>
                            <a:spLocks/>
                          </wps:cNvSpPr>
                          <wps:spPr bwMode="auto">
                            <a:xfrm>
                              <a:off x="7775"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Line 73"/>
                          <wps:cNvCnPr>
                            <a:cxnSpLocks noChangeShapeType="1"/>
                          </wps:cNvCnPr>
                          <wps:spPr bwMode="auto">
                            <a:xfrm>
                              <a:off x="7775"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74"/>
                          <wps:cNvCnPr>
                            <a:cxnSpLocks noChangeShapeType="1"/>
                          </wps:cNvCnPr>
                          <wps:spPr bwMode="auto">
                            <a:xfrm>
                              <a:off x="8833" y="3557"/>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91" name="docshape42"/>
                          <wps:cNvSpPr>
                            <a:spLocks/>
                          </wps:cNvSpPr>
                          <wps:spPr bwMode="auto">
                            <a:xfrm>
                              <a:off x="8833"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Line 76"/>
                          <wps:cNvCnPr>
                            <a:cxnSpLocks noChangeShapeType="1"/>
                          </wps:cNvCnPr>
                          <wps:spPr bwMode="auto">
                            <a:xfrm>
                              <a:off x="8833"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77"/>
                          <wps:cNvCnPr>
                            <a:cxnSpLocks noChangeShapeType="1"/>
                          </wps:cNvCnPr>
                          <wps:spPr bwMode="auto">
                            <a:xfrm>
                              <a:off x="3253" y="3164"/>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94" name="docshape43"/>
                          <wps:cNvSpPr>
                            <a:spLocks/>
                          </wps:cNvSpPr>
                          <wps:spPr bwMode="auto">
                            <a:xfrm>
                              <a:off x="3194" y="3164"/>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Line 79"/>
                          <wps:cNvCnPr>
                            <a:cxnSpLocks noChangeShapeType="1"/>
                          </wps:cNvCnPr>
                          <wps:spPr bwMode="auto">
                            <a:xfrm>
                              <a:off x="3253" y="3164"/>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Line 80"/>
                          <wps:cNvCnPr>
                            <a:cxnSpLocks noChangeShapeType="1"/>
                          </wps:cNvCnPr>
                          <wps:spPr bwMode="auto">
                            <a:xfrm>
                              <a:off x="3253" y="265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97" name="docshape44"/>
                          <wps:cNvSpPr>
                            <a:spLocks/>
                          </wps:cNvSpPr>
                          <wps:spPr bwMode="auto">
                            <a:xfrm>
                              <a:off x="3194" y="265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82"/>
                          <wps:cNvCnPr>
                            <a:cxnSpLocks noChangeShapeType="1"/>
                          </wps:cNvCnPr>
                          <wps:spPr bwMode="auto">
                            <a:xfrm>
                              <a:off x="3253" y="265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Line 83"/>
                          <wps:cNvCnPr>
                            <a:cxnSpLocks noChangeShapeType="1"/>
                          </wps:cNvCnPr>
                          <wps:spPr bwMode="auto">
                            <a:xfrm>
                              <a:off x="3253" y="2142"/>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00" name="docshape45"/>
                          <wps:cNvSpPr>
                            <a:spLocks/>
                          </wps:cNvSpPr>
                          <wps:spPr bwMode="auto">
                            <a:xfrm>
                              <a:off x="3194" y="2142"/>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Line 85"/>
                          <wps:cNvCnPr>
                            <a:cxnSpLocks noChangeShapeType="1"/>
                          </wps:cNvCnPr>
                          <wps:spPr bwMode="auto">
                            <a:xfrm>
                              <a:off x="3253" y="2142"/>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86"/>
                          <wps:cNvCnPr>
                            <a:cxnSpLocks noChangeShapeType="1"/>
                          </wps:cNvCnPr>
                          <wps:spPr bwMode="auto">
                            <a:xfrm>
                              <a:off x="3253" y="1631"/>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03" name="docshape46"/>
                          <wps:cNvSpPr>
                            <a:spLocks/>
                          </wps:cNvSpPr>
                          <wps:spPr bwMode="auto">
                            <a:xfrm>
                              <a:off x="3194" y="1630"/>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88"/>
                          <wps:cNvCnPr>
                            <a:cxnSpLocks noChangeShapeType="1"/>
                          </wps:cNvCnPr>
                          <wps:spPr bwMode="auto">
                            <a:xfrm>
                              <a:off x="3253" y="1631"/>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Line 89"/>
                          <wps:cNvCnPr>
                            <a:cxnSpLocks noChangeShapeType="1"/>
                          </wps:cNvCnPr>
                          <wps:spPr bwMode="auto">
                            <a:xfrm>
                              <a:off x="3253" y="1120"/>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06" name="docshape47"/>
                          <wps:cNvSpPr>
                            <a:spLocks/>
                          </wps:cNvSpPr>
                          <wps:spPr bwMode="auto">
                            <a:xfrm>
                              <a:off x="3194" y="1119"/>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Line 91"/>
                          <wps:cNvCnPr>
                            <a:cxnSpLocks noChangeShapeType="1"/>
                          </wps:cNvCnPr>
                          <wps:spPr bwMode="auto">
                            <a:xfrm>
                              <a:off x="3253" y="1120"/>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92"/>
                          <wps:cNvCnPr>
                            <a:cxnSpLocks noChangeShapeType="1"/>
                          </wps:cNvCnPr>
                          <wps:spPr bwMode="auto">
                            <a:xfrm>
                              <a:off x="3253" y="609"/>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09" name="docshape48"/>
                          <wps:cNvSpPr>
                            <a:spLocks/>
                          </wps:cNvSpPr>
                          <wps:spPr bwMode="auto">
                            <a:xfrm>
                              <a:off x="3194" y="608"/>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Line 94"/>
                          <wps:cNvCnPr>
                            <a:cxnSpLocks noChangeShapeType="1"/>
                          </wps:cNvCnPr>
                          <wps:spPr bwMode="auto">
                            <a:xfrm>
                              <a:off x="3253" y="609"/>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Line 95"/>
                          <wps:cNvCnPr>
                            <a:cxnSpLocks noChangeShapeType="1"/>
                          </wps:cNvCnPr>
                          <wps:spPr bwMode="auto">
                            <a:xfrm>
                              <a:off x="3253" y="98"/>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12" name="docshape49"/>
                          <wps:cNvSpPr>
                            <a:spLocks/>
                          </wps:cNvSpPr>
                          <wps:spPr bwMode="auto">
                            <a:xfrm>
                              <a:off x="3194" y="97"/>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Line 97"/>
                          <wps:cNvCnPr>
                            <a:cxnSpLocks noChangeShapeType="1"/>
                          </wps:cNvCnPr>
                          <wps:spPr bwMode="auto">
                            <a:xfrm>
                              <a:off x="3253" y="98"/>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docshape50"/>
                          <wps:cNvSpPr>
                            <a:spLocks/>
                          </wps:cNvSpPr>
                          <wps:spPr bwMode="auto">
                            <a:xfrm>
                              <a:off x="3702" y="97"/>
                              <a:ext cx="5131" cy="3197"/>
                            </a:xfrm>
                            <a:custGeom>
                              <a:avLst/>
                              <a:gdLst>
                                <a:gd name="T0" fmla="+- 0 3703 3703"/>
                                <a:gd name="T1" fmla="*/ T0 w 5131"/>
                                <a:gd name="T2" fmla="+- 0 98 98"/>
                                <a:gd name="T3" fmla="*/ 98 h 3197"/>
                                <a:gd name="T4" fmla="+- 0 3756 3703"/>
                                <a:gd name="T5" fmla="*/ T4 w 5131"/>
                                <a:gd name="T6" fmla="+- 0 98 98"/>
                                <a:gd name="T7" fmla="*/ 98 h 3197"/>
                                <a:gd name="T8" fmla="+- 0 3810 3703"/>
                                <a:gd name="T9" fmla="*/ T8 w 5131"/>
                                <a:gd name="T10" fmla="+- 0 98 98"/>
                                <a:gd name="T11" fmla="*/ 98 h 3197"/>
                                <a:gd name="T12" fmla="+- 0 3863 3703"/>
                                <a:gd name="T13" fmla="*/ T12 w 5131"/>
                                <a:gd name="T14" fmla="+- 0 98 98"/>
                                <a:gd name="T15" fmla="*/ 98 h 3197"/>
                                <a:gd name="T16" fmla="+- 0 3917 3703"/>
                                <a:gd name="T17" fmla="*/ T16 w 5131"/>
                                <a:gd name="T18" fmla="+- 0 958 98"/>
                                <a:gd name="T19" fmla="*/ 958 h 3197"/>
                                <a:gd name="T20" fmla="+- 0 3970 3703"/>
                                <a:gd name="T21" fmla="*/ T20 w 5131"/>
                                <a:gd name="T22" fmla="+- 0 1469 98"/>
                                <a:gd name="T23" fmla="*/ 1469 h 3197"/>
                                <a:gd name="T24" fmla="+- 0 4023 3703"/>
                                <a:gd name="T25" fmla="*/ T24 w 5131"/>
                                <a:gd name="T26" fmla="+- 0 1798 98"/>
                                <a:gd name="T27" fmla="*/ 1798 h 3197"/>
                                <a:gd name="T28" fmla="+- 0 4077 3703"/>
                                <a:gd name="T29" fmla="*/ T28 w 5131"/>
                                <a:gd name="T30" fmla="+- 0 2028 98"/>
                                <a:gd name="T31" fmla="*/ 2028 h 3197"/>
                                <a:gd name="T32" fmla="+- 0 4130 3703"/>
                                <a:gd name="T33" fmla="*/ T32 w 5131"/>
                                <a:gd name="T34" fmla="+- 0 2198 98"/>
                                <a:gd name="T35" fmla="*/ 2198 h 3197"/>
                                <a:gd name="T36" fmla="+- 0 4184 3703"/>
                                <a:gd name="T37" fmla="*/ T36 w 5131"/>
                                <a:gd name="T38" fmla="+- 0 2329 98"/>
                                <a:gd name="T39" fmla="*/ 2329 h 3197"/>
                                <a:gd name="T40" fmla="+- 0 4237 3703"/>
                                <a:gd name="T41" fmla="*/ T40 w 5131"/>
                                <a:gd name="T42" fmla="+- 0 2434 98"/>
                                <a:gd name="T43" fmla="*/ 2434 h 3197"/>
                                <a:gd name="T44" fmla="+- 0 4291 3703"/>
                                <a:gd name="T45" fmla="*/ T44 w 5131"/>
                                <a:gd name="T46" fmla="+- 0 2519 98"/>
                                <a:gd name="T47" fmla="*/ 2519 h 3197"/>
                                <a:gd name="T48" fmla="+- 0 4344 3703"/>
                                <a:gd name="T49" fmla="*/ T48 w 5131"/>
                                <a:gd name="T50" fmla="+- 0 2590 98"/>
                                <a:gd name="T51" fmla="*/ 2590 h 3197"/>
                                <a:gd name="T52" fmla="+- 0 4397 3703"/>
                                <a:gd name="T53" fmla="*/ T52 w 5131"/>
                                <a:gd name="T54" fmla="+- 0 2650 98"/>
                                <a:gd name="T55" fmla="*/ 2650 h 3197"/>
                                <a:gd name="T56" fmla="+- 0 4451 3703"/>
                                <a:gd name="T57" fmla="*/ T56 w 5131"/>
                                <a:gd name="T58" fmla="+- 0 2701 98"/>
                                <a:gd name="T59" fmla="*/ 2701 h 3197"/>
                                <a:gd name="T60" fmla="+- 0 4504 3703"/>
                                <a:gd name="T61" fmla="*/ T60 w 5131"/>
                                <a:gd name="T62" fmla="+- 0 2746 98"/>
                                <a:gd name="T63" fmla="*/ 2746 h 3197"/>
                                <a:gd name="T64" fmla="+- 0 4558 3703"/>
                                <a:gd name="T65" fmla="*/ T64 w 5131"/>
                                <a:gd name="T66" fmla="+- 0 2785 98"/>
                                <a:gd name="T67" fmla="*/ 2785 h 3197"/>
                                <a:gd name="T68" fmla="+- 0 4611 3703"/>
                                <a:gd name="T69" fmla="*/ T68 w 5131"/>
                                <a:gd name="T70" fmla="+- 0 2819 98"/>
                                <a:gd name="T71" fmla="*/ 2819 h 3197"/>
                                <a:gd name="T72" fmla="+- 0 4665 3703"/>
                                <a:gd name="T73" fmla="*/ T72 w 5131"/>
                                <a:gd name="T74" fmla="+- 0 2850 98"/>
                                <a:gd name="T75" fmla="*/ 2850 h 3197"/>
                                <a:gd name="T76" fmla="+- 0 4718 3703"/>
                                <a:gd name="T77" fmla="*/ T76 w 5131"/>
                                <a:gd name="T78" fmla="+- 0 2878 98"/>
                                <a:gd name="T79" fmla="*/ 2878 h 3197"/>
                                <a:gd name="T80" fmla="+- 0 4825 3703"/>
                                <a:gd name="T81" fmla="*/ T80 w 5131"/>
                                <a:gd name="T82" fmla="+- 0 2925 98"/>
                                <a:gd name="T83" fmla="*/ 2925 h 3197"/>
                                <a:gd name="T84" fmla="+- 0 4932 3703"/>
                                <a:gd name="T85" fmla="*/ T84 w 5131"/>
                                <a:gd name="T86" fmla="+- 0 2964 98"/>
                                <a:gd name="T87" fmla="*/ 2964 h 3197"/>
                                <a:gd name="T88" fmla="+- 0 5039 3703"/>
                                <a:gd name="T89" fmla="*/ T88 w 5131"/>
                                <a:gd name="T90" fmla="+- 0 2997 98"/>
                                <a:gd name="T91" fmla="*/ 2997 h 3197"/>
                                <a:gd name="T92" fmla="+- 0 5145 3703"/>
                                <a:gd name="T93" fmla="*/ T92 w 5131"/>
                                <a:gd name="T94" fmla="+- 0 3026 98"/>
                                <a:gd name="T95" fmla="*/ 3026 h 3197"/>
                                <a:gd name="T96" fmla="+- 0 5252 3703"/>
                                <a:gd name="T97" fmla="*/ T96 w 5131"/>
                                <a:gd name="T98" fmla="+- 0 3051 98"/>
                                <a:gd name="T99" fmla="*/ 3051 h 3197"/>
                                <a:gd name="T100" fmla="+- 0 5359 3703"/>
                                <a:gd name="T101" fmla="*/ T100 w 5131"/>
                                <a:gd name="T102" fmla="+- 0 3073 98"/>
                                <a:gd name="T103" fmla="*/ 3073 h 3197"/>
                                <a:gd name="T104" fmla="+- 0 5466 3703"/>
                                <a:gd name="T105" fmla="*/ T104 w 5131"/>
                                <a:gd name="T106" fmla="+- 0 3091 98"/>
                                <a:gd name="T107" fmla="*/ 3091 h 3197"/>
                                <a:gd name="T108" fmla="+- 0 5573 3703"/>
                                <a:gd name="T109" fmla="*/ T108 w 5131"/>
                                <a:gd name="T110" fmla="+- 0 3108 98"/>
                                <a:gd name="T111" fmla="*/ 3108 h 3197"/>
                                <a:gd name="T112" fmla="+- 0 5680 3703"/>
                                <a:gd name="T113" fmla="*/ T112 w 5131"/>
                                <a:gd name="T114" fmla="+- 0 3123 98"/>
                                <a:gd name="T115" fmla="*/ 3123 h 3197"/>
                                <a:gd name="T116" fmla="+- 0 5787 3703"/>
                                <a:gd name="T117" fmla="*/ T116 w 5131"/>
                                <a:gd name="T118" fmla="+- 0 3137 98"/>
                                <a:gd name="T119" fmla="*/ 3137 h 3197"/>
                                <a:gd name="T120" fmla="+- 0 5893 3703"/>
                                <a:gd name="T121" fmla="*/ T120 w 5131"/>
                                <a:gd name="T122" fmla="+- 0 3149 98"/>
                                <a:gd name="T123" fmla="*/ 3149 h 3197"/>
                                <a:gd name="T124" fmla="+- 0 6000 3703"/>
                                <a:gd name="T125" fmla="*/ T124 w 5131"/>
                                <a:gd name="T126" fmla="+- 0 3160 98"/>
                                <a:gd name="T127" fmla="*/ 3160 h 3197"/>
                                <a:gd name="T128" fmla="+- 0 6107 3703"/>
                                <a:gd name="T129" fmla="*/ T128 w 5131"/>
                                <a:gd name="T130" fmla="+- 0 3171 98"/>
                                <a:gd name="T131" fmla="*/ 3171 h 3197"/>
                                <a:gd name="T132" fmla="+- 0 6214 3703"/>
                                <a:gd name="T133" fmla="*/ T132 w 5131"/>
                                <a:gd name="T134" fmla="+- 0 3180 98"/>
                                <a:gd name="T135" fmla="*/ 3180 h 3197"/>
                                <a:gd name="T136" fmla="+- 0 6321 3703"/>
                                <a:gd name="T137" fmla="*/ T136 w 5131"/>
                                <a:gd name="T138" fmla="+- 0 3189 98"/>
                                <a:gd name="T139" fmla="*/ 3189 h 3197"/>
                                <a:gd name="T140" fmla="+- 0 6428 3703"/>
                                <a:gd name="T141" fmla="*/ T140 w 5131"/>
                                <a:gd name="T142" fmla="+- 0 3197 98"/>
                                <a:gd name="T143" fmla="*/ 3197 h 3197"/>
                                <a:gd name="T144" fmla="+- 0 6535 3703"/>
                                <a:gd name="T145" fmla="*/ T144 w 5131"/>
                                <a:gd name="T146" fmla="+- 0 3204 98"/>
                                <a:gd name="T147" fmla="*/ 3204 h 3197"/>
                                <a:gd name="T148" fmla="+- 0 6641 3703"/>
                                <a:gd name="T149" fmla="*/ T148 w 5131"/>
                                <a:gd name="T150" fmla="+- 0 3211 98"/>
                                <a:gd name="T151" fmla="*/ 3211 h 3197"/>
                                <a:gd name="T152" fmla="+- 0 6748 3703"/>
                                <a:gd name="T153" fmla="*/ T152 w 5131"/>
                                <a:gd name="T154" fmla="+- 0 3218 98"/>
                                <a:gd name="T155" fmla="*/ 3218 h 3197"/>
                                <a:gd name="T156" fmla="+- 0 6855 3703"/>
                                <a:gd name="T157" fmla="*/ T156 w 5131"/>
                                <a:gd name="T158" fmla="+- 0 3224 98"/>
                                <a:gd name="T159" fmla="*/ 3224 h 3197"/>
                                <a:gd name="T160" fmla="+- 0 6962 3703"/>
                                <a:gd name="T161" fmla="*/ T160 w 5131"/>
                                <a:gd name="T162" fmla="+- 0 3230 98"/>
                                <a:gd name="T163" fmla="*/ 3230 h 3197"/>
                                <a:gd name="T164" fmla="+- 0 7069 3703"/>
                                <a:gd name="T165" fmla="*/ T164 w 5131"/>
                                <a:gd name="T166" fmla="+- 0 3235 98"/>
                                <a:gd name="T167" fmla="*/ 3235 h 3197"/>
                                <a:gd name="T168" fmla="+- 0 7176 3703"/>
                                <a:gd name="T169" fmla="*/ T168 w 5131"/>
                                <a:gd name="T170" fmla="+- 0 3240 98"/>
                                <a:gd name="T171" fmla="*/ 3240 h 3197"/>
                                <a:gd name="T172" fmla="+- 0 7283 3703"/>
                                <a:gd name="T173" fmla="*/ T172 w 5131"/>
                                <a:gd name="T174" fmla="+- 0 3245 98"/>
                                <a:gd name="T175" fmla="*/ 3245 h 3197"/>
                                <a:gd name="T176" fmla="+- 0 7389 3703"/>
                                <a:gd name="T177" fmla="*/ T176 w 5131"/>
                                <a:gd name="T178" fmla="+- 0 3250 98"/>
                                <a:gd name="T179" fmla="*/ 3250 h 3197"/>
                                <a:gd name="T180" fmla="+- 0 7496 3703"/>
                                <a:gd name="T181" fmla="*/ T180 w 5131"/>
                                <a:gd name="T182" fmla="+- 0 3254 98"/>
                                <a:gd name="T183" fmla="*/ 3254 h 3197"/>
                                <a:gd name="T184" fmla="+- 0 7603 3703"/>
                                <a:gd name="T185" fmla="*/ T184 w 5131"/>
                                <a:gd name="T186" fmla="+- 0 3258 98"/>
                                <a:gd name="T187" fmla="*/ 3258 h 3197"/>
                                <a:gd name="T188" fmla="+- 0 7710 3703"/>
                                <a:gd name="T189" fmla="*/ T188 w 5131"/>
                                <a:gd name="T190" fmla="+- 0 3262 98"/>
                                <a:gd name="T191" fmla="*/ 3262 h 3197"/>
                                <a:gd name="T192" fmla="+- 0 7817 3703"/>
                                <a:gd name="T193" fmla="*/ T192 w 5131"/>
                                <a:gd name="T194" fmla="+- 0 3266 98"/>
                                <a:gd name="T195" fmla="*/ 3266 h 3197"/>
                                <a:gd name="T196" fmla="+- 0 7924 3703"/>
                                <a:gd name="T197" fmla="*/ T196 w 5131"/>
                                <a:gd name="T198" fmla="+- 0 3269 98"/>
                                <a:gd name="T199" fmla="*/ 3269 h 3197"/>
                                <a:gd name="T200" fmla="+- 0 8031 3703"/>
                                <a:gd name="T201" fmla="*/ T200 w 5131"/>
                                <a:gd name="T202" fmla="+- 0 3273 98"/>
                                <a:gd name="T203" fmla="*/ 3273 h 3197"/>
                                <a:gd name="T204" fmla="+- 0 8137 3703"/>
                                <a:gd name="T205" fmla="*/ T204 w 5131"/>
                                <a:gd name="T206" fmla="+- 0 3276 98"/>
                                <a:gd name="T207" fmla="*/ 3276 h 3197"/>
                                <a:gd name="T208" fmla="+- 0 8244 3703"/>
                                <a:gd name="T209" fmla="*/ T208 w 5131"/>
                                <a:gd name="T210" fmla="+- 0 3279 98"/>
                                <a:gd name="T211" fmla="*/ 3279 h 3197"/>
                                <a:gd name="T212" fmla="+- 0 8351 3703"/>
                                <a:gd name="T213" fmla="*/ T212 w 5131"/>
                                <a:gd name="T214" fmla="+- 0 3282 98"/>
                                <a:gd name="T215" fmla="*/ 3282 h 3197"/>
                                <a:gd name="T216" fmla="+- 0 8458 3703"/>
                                <a:gd name="T217" fmla="*/ T216 w 5131"/>
                                <a:gd name="T218" fmla="+- 0 3285 98"/>
                                <a:gd name="T219" fmla="*/ 3285 h 3197"/>
                                <a:gd name="T220" fmla="+- 0 8565 3703"/>
                                <a:gd name="T221" fmla="*/ T220 w 5131"/>
                                <a:gd name="T222" fmla="+- 0 3288 98"/>
                                <a:gd name="T223" fmla="*/ 3288 h 3197"/>
                                <a:gd name="T224" fmla="+- 0 8672 3703"/>
                                <a:gd name="T225" fmla="*/ T224 w 5131"/>
                                <a:gd name="T226" fmla="+- 0 3290 98"/>
                                <a:gd name="T227" fmla="*/ 3290 h 3197"/>
                                <a:gd name="T228" fmla="+- 0 8779 3703"/>
                                <a:gd name="T229" fmla="*/ T228 w 5131"/>
                                <a:gd name="T230" fmla="+- 0 3293 98"/>
                                <a:gd name="T231" fmla="*/ 3293 h 3197"/>
                                <a:gd name="T232" fmla="+- 0 8832 3703"/>
                                <a:gd name="T233" fmla="*/ T232 w 5131"/>
                                <a:gd name="T234" fmla="+- 0 3294 98"/>
                                <a:gd name="T235" fmla="*/ 3294 h 3197"/>
                                <a:gd name="T236" fmla="+- 0 8833 3703"/>
                                <a:gd name="T237" fmla="*/ T236 w 5131"/>
                                <a:gd name="T238" fmla="+- 0 3294 98"/>
                                <a:gd name="T239" fmla="*/ 3294 h 31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131" h="3197">
                                  <a:moveTo>
                                    <a:pt x="0" y="0"/>
                                  </a:moveTo>
                                  <a:lnTo>
                                    <a:pt x="53" y="0"/>
                                  </a:lnTo>
                                  <a:lnTo>
                                    <a:pt x="107" y="0"/>
                                  </a:lnTo>
                                  <a:lnTo>
                                    <a:pt x="160" y="0"/>
                                  </a:lnTo>
                                  <a:lnTo>
                                    <a:pt x="214" y="860"/>
                                  </a:lnTo>
                                  <a:lnTo>
                                    <a:pt x="267" y="1371"/>
                                  </a:lnTo>
                                  <a:lnTo>
                                    <a:pt x="320" y="1700"/>
                                  </a:lnTo>
                                  <a:lnTo>
                                    <a:pt x="374" y="1930"/>
                                  </a:lnTo>
                                  <a:lnTo>
                                    <a:pt x="427" y="2100"/>
                                  </a:lnTo>
                                  <a:lnTo>
                                    <a:pt x="481" y="2231"/>
                                  </a:lnTo>
                                  <a:lnTo>
                                    <a:pt x="534" y="2336"/>
                                  </a:lnTo>
                                  <a:lnTo>
                                    <a:pt x="588" y="2421"/>
                                  </a:lnTo>
                                  <a:lnTo>
                                    <a:pt x="641" y="2492"/>
                                  </a:lnTo>
                                  <a:lnTo>
                                    <a:pt x="694" y="2552"/>
                                  </a:lnTo>
                                  <a:lnTo>
                                    <a:pt x="748" y="2603"/>
                                  </a:lnTo>
                                  <a:lnTo>
                                    <a:pt x="801" y="2648"/>
                                  </a:lnTo>
                                  <a:lnTo>
                                    <a:pt x="855" y="2687"/>
                                  </a:lnTo>
                                  <a:lnTo>
                                    <a:pt x="908" y="2721"/>
                                  </a:lnTo>
                                  <a:lnTo>
                                    <a:pt x="962" y="2752"/>
                                  </a:lnTo>
                                  <a:lnTo>
                                    <a:pt x="1015" y="2780"/>
                                  </a:lnTo>
                                  <a:lnTo>
                                    <a:pt x="1122" y="2827"/>
                                  </a:lnTo>
                                  <a:lnTo>
                                    <a:pt x="1229" y="2866"/>
                                  </a:lnTo>
                                  <a:lnTo>
                                    <a:pt x="1336" y="2899"/>
                                  </a:lnTo>
                                  <a:lnTo>
                                    <a:pt x="1442" y="2928"/>
                                  </a:lnTo>
                                  <a:lnTo>
                                    <a:pt x="1549" y="2953"/>
                                  </a:lnTo>
                                  <a:lnTo>
                                    <a:pt x="1656" y="2975"/>
                                  </a:lnTo>
                                  <a:lnTo>
                                    <a:pt x="1763" y="2993"/>
                                  </a:lnTo>
                                  <a:lnTo>
                                    <a:pt x="1870" y="3010"/>
                                  </a:lnTo>
                                  <a:lnTo>
                                    <a:pt x="1977" y="3025"/>
                                  </a:lnTo>
                                  <a:lnTo>
                                    <a:pt x="2084" y="3039"/>
                                  </a:lnTo>
                                  <a:lnTo>
                                    <a:pt x="2190" y="3051"/>
                                  </a:lnTo>
                                  <a:lnTo>
                                    <a:pt x="2297" y="3062"/>
                                  </a:lnTo>
                                  <a:lnTo>
                                    <a:pt x="2404" y="3073"/>
                                  </a:lnTo>
                                  <a:lnTo>
                                    <a:pt x="2511" y="3082"/>
                                  </a:lnTo>
                                  <a:lnTo>
                                    <a:pt x="2618" y="3091"/>
                                  </a:lnTo>
                                  <a:lnTo>
                                    <a:pt x="2725" y="3099"/>
                                  </a:lnTo>
                                  <a:lnTo>
                                    <a:pt x="2832" y="3106"/>
                                  </a:lnTo>
                                  <a:lnTo>
                                    <a:pt x="2938" y="3113"/>
                                  </a:lnTo>
                                  <a:lnTo>
                                    <a:pt x="3045" y="3120"/>
                                  </a:lnTo>
                                  <a:lnTo>
                                    <a:pt x="3152" y="3126"/>
                                  </a:lnTo>
                                  <a:lnTo>
                                    <a:pt x="3259" y="3132"/>
                                  </a:lnTo>
                                  <a:lnTo>
                                    <a:pt x="3366" y="3137"/>
                                  </a:lnTo>
                                  <a:lnTo>
                                    <a:pt x="3473" y="3142"/>
                                  </a:lnTo>
                                  <a:lnTo>
                                    <a:pt x="3580" y="3147"/>
                                  </a:lnTo>
                                  <a:lnTo>
                                    <a:pt x="3686" y="3152"/>
                                  </a:lnTo>
                                  <a:lnTo>
                                    <a:pt x="3793" y="3156"/>
                                  </a:lnTo>
                                  <a:lnTo>
                                    <a:pt x="3900" y="3160"/>
                                  </a:lnTo>
                                  <a:lnTo>
                                    <a:pt x="4007" y="3164"/>
                                  </a:lnTo>
                                  <a:lnTo>
                                    <a:pt x="4114" y="3168"/>
                                  </a:lnTo>
                                  <a:lnTo>
                                    <a:pt x="4221" y="3171"/>
                                  </a:lnTo>
                                  <a:lnTo>
                                    <a:pt x="4328" y="3175"/>
                                  </a:lnTo>
                                  <a:lnTo>
                                    <a:pt x="4434" y="3178"/>
                                  </a:lnTo>
                                  <a:lnTo>
                                    <a:pt x="4541" y="3181"/>
                                  </a:lnTo>
                                  <a:lnTo>
                                    <a:pt x="4648" y="3184"/>
                                  </a:lnTo>
                                  <a:lnTo>
                                    <a:pt x="4755" y="3187"/>
                                  </a:lnTo>
                                  <a:lnTo>
                                    <a:pt x="4862" y="3190"/>
                                  </a:lnTo>
                                  <a:lnTo>
                                    <a:pt x="4969" y="3192"/>
                                  </a:lnTo>
                                  <a:lnTo>
                                    <a:pt x="5076" y="3195"/>
                                  </a:lnTo>
                                  <a:lnTo>
                                    <a:pt x="5129" y="3196"/>
                                  </a:lnTo>
                                  <a:lnTo>
                                    <a:pt x="5130" y="3196"/>
                                  </a:lnTo>
                                </a:path>
                              </a:pathLst>
                            </a:custGeom>
                            <a:noFill/>
                            <a:ln w="1587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docshape51"/>
                          <wps:cNvSpPr>
                            <a:spLocks/>
                          </wps:cNvSpPr>
                          <wps:spPr bwMode="auto">
                            <a:xfrm>
                              <a:off x="3914" y="97"/>
                              <a:ext cx="4919" cy="3056"/>
                            </a:xfrm>
                            <a:custGeom>
                              <a:avLst/>
                              <a:gdLst>
                                <a:gd name="T0" fmla="+- 0 3915 3915"/>
                                <a:gd name="T1" fmla="*/ T0 w 4919"/>
                                <a:gd name="T2" fmla="+- 0 98 98"/>
                                <a:gd name="T3" fmla="*/ 98 h 3056"/>
                                <a:gd name="T4" fmla="+- 0 3915 3915"/>
                                <a:gd name="T5" fmla="*/ T4 w 4919"/>
                                <a:gd name="T6" fmla="+- 0 98 98"/>
                                <a:gd name="T7" fmla="*/ 98 h 3056"/>
                                <a:gd name="T8" fmla="+- 0 4288 3915"/>
                                <a:gd name="T9" fmla="*/ T8 w 4919"/>
                                <a:gd name="T10" fmla="+- 0 98 98"/>
                                <a:gd name="T11" fmla="*/ 98 h 3056"/>
                                <a:gd name="T12" fmla="+- 0 4342 3915"/>
                                <a:gd name="T13" fmla="*/ T12 w 4919"/>
                                <a:gd name="T14" fmla="+- 0 405 98"/>
                                <a:gd name="T15" fmla="*/ 405 h 3056"/>
                                <a:gd name="T16" fmla="+- 0 4395 3915"/>
                                <a:gd name="T17" fmla="*/ T16 w 4919"/>
                                <a:gd name="T18" fmla="+- 0 807 98"/>
                                <a:gd name="T19" fmla="*/ 807 h 3056"/>
                                <a:gd name="T20" fmla="+- 0 4449 3915"/>
                                <a:gd name="T21" fmla="*/ T20 w 4919"/>
                                <a:gd name="T22" fmla="+- 0 1110 98"/>
                                <a:gd name="T23" fmla="*/ 1110 h 3056"/>
                                <a:gd name="T24" fmla="+- 0 4502 3915"/>
                                <a:gd name="T25" fmla="*/ T24 w 4919"/>
                                <a:gd name="T26" fmla="+- 0 1347 98"/>
                                <a:gd name="T27" fmla="*/ 1347 h 3056"/>
                                <a:gd name="T28" fmla="+- 0 4556 3915"/>
                                <a:gd name="T29" fmla="*/ T28 w 4919"/>
                                <a:gd name="T30" fmla="+- 0 1538 98"/>
                                <a:gd name="T31" fmla="*/ 1538 h 3056"/>
                                <a:gd name="T32" fmla="+- 0 4609 3915"/>
                                <a:gd name="T33" fmla="*/ T32 w 4919"/>
                                <a:gd name="T34" fmla="+- 0 1694 98"/>
                                <a:gd name="T35" fmla="*/ 1694 h 3056"/>
                                <a:gd name="T36" fmla="+- 0 4662 3915"/>
                                <a:gd name="T37" fmla="*/ T36 w 4919"/>
                                <a:gd name="T38" fmla="+- 0 1826 98"/>
                                <a:gd name="T39" fmla="*/ 1826 h 3056"/>
                                <a:gd name="T40" fmla="+- 0 4716 3915"/>
                                <a:gd name="T41" fmla="*/ T40 w 4919"/>
                                <a:gd name="T42" fmla="+- 0 1937 98"/>
                                <a:gd name="T43" fmla="*/ 1937 h 3056"/>
                                <a:gd name="T44" fmla="+- 0 4769 3915"/>
                                <a:gd name="T45" fmla="*/ T44 w 4919"/>
                                <a:gd name="T46" fmla="+- 0 2033 98"/>
                                <a:gd name="T47" fmla="*/ 2033 h 3056"/>
                                <a:gd name="T48" fmla="+- 0 4823 3915"/>
                                <a:gd name="T49" fmla="*/ T48 w 4919"/>
                                <a:gd name="T50" fmla="+- 0 2117 98"/>
                                <a:gd name="T51" fmla="*/ 2117 h 3056"/>
                                <a:gd name="T52" fmla="+- 0 4876 3915"/>
                                <a:gd name="T53" fmla="*/ T52 w 4919"/>
                                <a:gd name="T54" fmla="+- 0 2190 98"/>
                                <a:gd name="T55" fmla="*/ 2190 h 3056"/>
                                <a:gd name="T56" fmla="+- 0 4930 3915"/>
                                <a:gd name="T57" fmla="*/ T56 w 4919"/>
                                <a:gd name="T58" fmla="+- 0 2256 98"/>
                                <a:gd name="T59" fmla="*/ 2256 h 3056"/>
                                <a:gd name="T60" fmla="+- 0 4983 3915"/>
                                <a:gd name="T61" fmla="*/ T60 w 4919"/>
                                <a:gd name="T62" fmla="+- 0 2313 98"/>
                                <a:gd name="T63" fmla="*/ 2313 h 3056"/>
                                <a:gd name="T64" fmla="+- 0 5036 3915"/>
                                <a:gd name="T65" fmla="*/ T64 w 4919"/>
                                <a:gd name="T66" fmla="+- 0 2366 98"/>
                                <a:gd name="T67" fmla="*/ 2366 h 3056"/>
                                <a:gd name="T68" fmla="+- 0 5090 3915"/>
                                <a:gd name="T69" fmla="*/ T68 w 4919"/>
                                <a:gd name="T70" fmla="+- 0 2413 98"/>
                                <a:gd name="T71" fmla="*/ 2413 h 3056"/>
                                <a:gd name="T72" fmla="+- 0 5143 3915"/>
                                <a:gd name="T73" fmla="*/ T72 w 4919"/>
                                <a:gd name="T74" fmla="+- 0 2456 98"/>
                                <a:gd name="T75" fmla="*/ 2456 h 3056"/>
                                <a:gd name="T76" fmla="+- 0 5197 3915"/>
                                <a:gd name="T77" fmla="*/ T76 w 4919"/>
                                <a:gd name="T78" fmla="+- 0 2495 98"/>
                                <a:gd name="T79" fmla="*/ 2495 h 3056"/>
                                <a:gd name="T80" fmla="+- 0 5250 3915"/>
                                <a:gd name="T81" fmla="*/ T80 w 4919"/>
                                <a:gd name="T82" fmla="+- 0 2531 98"/>
                                <a:gd name="T83" fmla="*/ 2531 h 3056"/>
                                <a:gd name="T84" fmla="+- 0 5304 3915"/>
                                <a:gd name="T85" fmla="*/ T84 w 4919"/>
                                <a:gd name="T86" fmla="+- 0 2564 98"/>
                                <a:gd name="T87" fmla="*/ 2564 h 3056"/>
                                <a:gd name="T88" fmla="+- 0 5357 3915"/>
                                <a:gd name="T89" fmla="*/ T88 w 4919"/>
                                <a:gd name="T90" fmla="+- 0 2594 98"/>
                                <a:gd name="T91" fmla="*/ 2594 h 3056"/>
                                <a:gd name="T92" fmla="+- 0 5410 3915"/>
                                <a:gd name="T93" fmla="*/ T92 w 4919"/>
                                <a:gd name="T94" fmla="+- 0 2623 98"/>
                                <a:gd name="T95" fmla="*/ 2623 h 3056"/>
                                <a:gd name="T96" fmla="+- 0 5517 3915"/>
                                <a:gd name="T97" fmla="*/ T96 w 4919"/>
                                <a:gd name="T98" fmla="+- 0 2674 98"/>
                                <a:gd name="T99" fmla="*/ 2674 h 3056"/>
                                <a:gd name="T100" fmla="+- 0 5624 3915"/>
                                <a:gd name="T101" fmla="*/ T100 w 4919"/>
                                <a:gd name="T102" fmla="+- 0 2718 98"/>
                                <a:gd name="T103" fmla="*/ 2718 h 3056"/>
                                <a:gd name="T104" fmla="+- 0 5731 3915"/>
                                <a:gd name="T105" fmla="*/ T104 w 4919"/>
                                <a:gd name="T106" fmla="+- 0 2756 98"/>
                                <a:gd name="T107" fmla="*/ 2756 h 3056"/>
                                <a:gd name="T108" fmla="+- 0 5838 3915"/>
                                <a:gd name="T109" fmla="*/ T108 w 4919"/>
                                <a:gd name="T110" fmla="+- 0 2791 98"/>
                                <a:gd name="T111" fmla="*/ 2791 h 3056"/>
                                <a:gd name="T112" fmla="+- 0 5945 3915"/>
                                <a:gd name="T113" fmla="*/ T112 w 4919"/>
                                <a:gd name="T114" fmla="+- 0 2822 98"/>
                                <a:gd name="T115" fmla="*/ 2822 h 3056"/>
                                <a:gd name="T116" fmla="+- 0 6052 3915"/>
                                <a:gd name="T117" fmla="*/ T116 w 4919"/>
                                <a:gd name="T118" fmla="+- 0 2850 98"/>
                                <a:gd name="T119" fmla="*/ 2850 h 3056"/>
                                <a:gd name="T120" fmla="+- 0 6158 3915"/>
                                <a:gd name="T121" fmla="*/ T120 w 4919"/>
                                <a:gd name="T122" fmla="+- 0 2876 98"/>
                                <a:gd name="T123" fmla="*/ 2876 h 3056"/>
                                <a:gd name="T124" fmla="+- 0 6265 3915"/>
                                <a:gd name="T125" fmla="*/ T124 w 4919"/>
                                <a:gd name="T126" fmla="+- 0 2898 98"/>
                                <a:gd name="T127" fmla="*/ 2898 h 3056"/>
                                <a:gd name="T128" fmla="+- 0 6372 3915"/>
                                <a:gd name="T129" fmla="*/ T128 w 4919"/>
                                <a:gd name="T130" fmla="+- 0 2919 98"/>
                                <a:gd name="T131" fmla="*/ 2919 h 3056"/>
                                <a:gd name="T132" fmla="+- 0 6479 3915"/>
                                <a:gd name="T133" fmla="*/ T132 w 4919"/>
                                <a:gd name="T134" fmla="+- 0 2938 98"/>
                                <a:gd name="T135" fmla="*/ 2938 h 3056"/>
                                <a:gd name="T136" fmla="+- 0 6586 3915"/>
                                <a:gd name="T137" fmla="*/ T136 w 4919"/>
                                <a:gd name="T138" fmla="+- 0 2956 98"/>
                                <a:gd name="T139" fmla="*/ 2956 h 3056"/>
                                <a:gd name="T140" fmla="+- 0 6693 3915"/>
                                <a:gd name="T141" fmla="*/ T140 w 4919"/>
                                <a:gd name="T142" fmla="+- 0 2972 98"/>
                                <a:gd name="T143" fmla="*/ 2972 h 3056"/>
                                <a:gd name="T144" fmla="+- 0 6800 3915"/>
                                <a:gd name="T145" fmla="*/ T144 w 4919"/>
                                <a:gd name="T146" fmla="+- 0 2987 98"/>
                                <a:gd name="T147" fmla="*/ 2987 h 3056"/>
                                <a:gd name="T148" fmla="+- 0 6906 3915"/>
                                <a:gd name="T149" fmla="*/ T148 w 4919"/>
                                <a:gd name="T150" fmla="+- 0 3001 98"/>
                                <a:gd name="T151" fmla="*/ 3001 h 3056"/>
                                <a:gd name="T152" fmla="+- 0 7013 3915"/>
                                <a:gd name="T153" fmla="*/ T152 w 4919"/>
                                <a:gd name="T154" fmla="+- 0 3015 98"/>
                                <a:gd name="T155" fmla="*/ 3015 h 3056"/>
                                <a:gd name="T156" fmla="+- 0 7120 3915"/>
                                <a:gd name="T157" fmla="*/ T156 w 4919"/>
                                <a:gd name="T158" fmla="+- 0 3027 98"/>
                                <a:gd name="T159" fmla="*/ 3027 h 3056"/>
                                <a:gd name="T160" fmla="+- 0 7227 3915"/>
                                <a:gd name="T161" fmla="*/ T160 w 4919"/>
                                <a:gd name="T162" fmla="+- 0 3039 98"/>
                                <a:gd name="T163" fmla="*/ 3039 h 3056"/>
                                <a:gd name="T164" fmla="+- 0 7334 3915"/>
                                <a:gd name="T165" fmla="*/ T164 w 4919"/>
                                <a:gd name="T166" fmla="+- 0 3050 98"/>
                                <a:gd name="T167" fmla="*/ 3050 h 3056"/>
                                <a:gd name="T168" fmla="+- 0 7441 3915"/>
                                <a:gd name="T169" fmla="*/ T168 w 4919"/>
                                <a:gd name="T170" fmla="+- 0 3060 98"/>
                                <a:gd name="T171" fmla="*/ 3060 h 3056"/>
                                <a:gd name="T172" fmla="+- 0 7548 3915"/>
                                <a:gd name="T173" fmla="*/ T172 w 4919"/>
                                <a:gd name="T174" fmla="+- 0 3070 98"/>
                                <a:gd name="T175" fmla="*/ 3070 h 3056"/>
                                <a:gd name="T176" fmla="+- 0 7654 3915"/>
                                <a:gd name="T177" fmla="*/ T176 w 4919"/>
                                <a:gd name="T178" fmla="+- 0 3079 98"/>
                                <a:gd name="T179" fmla="*/ 3079 h 3056"/>
                                <a:gd name="T180" fmla="+- 0 7761 3915"/>
                                <a:gd name="T181" fmla="*/ T180 w 4919"/>
                                <a:gd name="T182" fmla="+- 0 3087 98"/>
                                <a:gd name="T183" fmla="*/ 3087 h 3056"/>
                                <a:gd name="T184" fmla="+- 0 7868 3915"/>
                                <a:gd name="T185" fmla="*/ T184 w 4919"/>
                                <a:gd name="T186" fmla="+- 0 3095 98"/>
                                <a:gd name="T187" fmla="*/ 3095 h 3056"/>
                                <a:gd name="T188" fmla="+- 0 7975 3915"/>
                                <a:gd name="T189" fmla="*/ T188 w 4919"/>
                                <a:gd name="T190" fmla="+- 0 3103 98"/>
                                <a:gd name="T191" fmla="*/ 3103 h 3056"/>
                                <a:gd name="T192" fmla="+- 0 8082 3915"/>
                                <a:gd name="T193" fmla="*/ T192 w 4919"/>
                                <a:gd name="T194" fmla="+- 0 3110 98"/>
                                <a:gd name="T195" fmla="*/ 3110 h 3056"/>
                                <a:gd name="T196" fmla="+- 0 8189 3915"/>
                                <a:gd name="T197" fmla="*/ T196 w 4919"/>
                                <a:gd name="T198" fmla="+- 0 3117 98"/>
                                <a:gd name="T199" fmla="*/ 3117 h 3056"/>
                                <a:gd name="T200" fmla="+- 0 8296 3915"/>
                                <a:gd name="T201" fmla="*/ T200 w 4919"/>
                                <a:gd name="T202" fmla="+- 0 3124 98"/>
                                <a:gd name="T203" fmla="*/ 3124 h 3056"/>
                                <a:gd name="T204" fmla="+- 0 8402 3915"/>
                                <a:gd name="T205" fmla="*/ T204 w 4919"/>
                                <a:gd name="T206" fmla="+- 0 3130 98"/>
                                <a:gd name="T207" fmla="*/ 3130 h 3056"/>
                                <a:gd name="T208" fmla="+- 0 8509 3915"/>
                                <a:gd name="T209" fmla="*/ T208 w 4919"/>
                                <a:gd name="T210" fmla="+- 0 3136 98"/>
                                <a:gd name="T211" fmla="*/ 3136 h 3056"/>
                                <a:gd name="T212" fmla="+- 0 8616 3915"/>
                                <a:gd name="T213" fmla="*/ T212 w 4919"/>
                                <a:gd name="T214" fmla="+- 0 3142 98"/>
                                <a:gd name="T215" fmla="*/ 3142 h 3056"/>
                                <a:gd name="T216" fmla="+- 0 8723 3915"/>
                                <a:gd name="T217" fmla="*/ T216 w 4919"/>
                                <a:gd name="T218" fmla="+- 0 3147 98"/>
                                <a:gd name="T219" fmla="*/ 3147 h 3056"/>
                                <a:gd name="T220" fmla="+- 0 8830 3915"/>
                                <a:gd name="T221" fmla="*/ T220 w 4919"/>
                                <a:gd name="T222" fmla="+- 0 3153 98"/>
                                <a:gd name="T223" fmla="*/ 3153 h 3056"/>
                                <a:gd name="T224" fmla="+- 0 8833 3915"/>
                                <a:gd name="T225" fmla="*/ T224 w 4919"/>
                                <a:gd name="T226" fmla="+- 0 3153 98"/>
                                <a:gd name="T227" fmla="*/ 3153 h 3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919" h="3056">
                                  <a:moveTo>
                                    <a:pt x="0" y="0"/>
                                  </a:moveTo>
                                  <a:lnTo>
                                    <a:pt x="0" y="0"/>
                                  </a:lnTo>
                                  <a:lnTo>
                                    <a:pt x="373" y="0"/>
                                  </a:lnTo>
                                  <a:lnTo>
                                    <a:pt x="427" y="307"/>
                                  </a:lnTo>
                                  <a:lnTo>
                                    <a:pt x="480" y="709"/>
                                  </a:lnTo>
                                  <a:lnTo>
                                    <a:pt x="534" y="1012"/>
                                  </a:lnTo>
                                  <a:lnTo>
                                    <a:pt x="587" y="1249"/>
                                  </a:lnTo>
                                  <a:lnTo>
                                    <a:pt x="641" y="1440"/>
                                  </a:lnTo>
                                  <a:lnTo>
                                    <a:pt x="694" y="1596"/>
                                  </a:lnTo>
                                  <a:lnTo>
                                    <a:pt x="747" y="1728"/>
                                  </a:lnTo>
                                  <a:lnTo>
                                    <a:pt x="801" y="1839"/>
                                  </a:lnTo>
                                  <a:lnTo>
                                    <a:pt x="854" y="1935"/>
                                  </a:lnTo>
                                  <a:lnTo>
                                    <a:pt x="908" y="2019"/>
                                  </a:lnTo>
                                  <a:lnTo>
                                    <a:pt x="961" y="2092"/>
                                  </a:lnTo>
                                  <a:lnTo>
                                    <a:pt x="1015" y="2158"/>
                                  </a:lnTo>
                                  <a:lnTo>
                                    <a:pt x="1068" y="2215"/>
                                  </a:lnTo>
                                  <a:lnTo>
                                    <a:pt x="1121" y="2268"/>
                                  </a:lnTo>
                                  <a:lnTo>
                                    <a:pt x="1175" y="2315"/>
                                  </a:lnTo>
                                  <a:lnTo>
                                    <a:pt x="1228" y="2358"/>
                                  </a:lnTo>
                                  <a:lnTo>
                                    <a:pt x="1282" y="2397"/>
                                  </a:lnTo>
                                  <a:lnTo>
                                    <a:pt x="1335" y="2433"/>
                                  </a:lnTo>
                                  <a:lnTo>
                                    <a:pt x="1389" y="2466"/>
                                  </a:lnTo>
                                  <a:lnTo>
                                    <a:pt x="1442" y="2496"/>
                                  </a:lnTo>
                                  <a:lnTo>
                                    <a:pt x="1495" y="2525"/>
                                  </a:lnTo>
                                  <a:lnTo>
                                    <a:pt x="1602" y="2576"/>
                                  </a:lnTo>
                                  <a:lnTo>
                                    <a:pt x="1709" y="2620"/>
                                  </a:lnTo>
                                  <a:lnTo>
                                    <a:pt x="1816" y="2658"/>
                                  </a:lnTo>
                                  <a:lnTo>
                                    <a:pt x="1923" y="2693"/>
                                  </a:lnTo>
                                  <a:lnTo>
                                    <a:pt x="2030" y="2724"/>
                                  </a:lnTo>
                                  <a:lnTo>
                                    <a:pt x="2137" y="2752"/>
                                  </a:lnTo>
                                  <a:lnTo>
                                    <a:pt x="2243" y="2778"/>
                                  </a:lnTo>
                                  <a:lnTo>
                                    <a:pt x="2350" y="2800"/>
                                  </a:lnTo>
                                  <a:lnTo>
                                    <a:pt x="2457" y="2821"/>
                                  </a:lnTo>
                                  <a:lnTo>
                                    <a:pt x="2564" y="2840"/>
                                  </a:lnTo>
                                  <a:lnTo>
                                    <a:pt x="2671" y="2858"/>
                                  </a:lnTo>
                                  <a:lnTo>
                                    <a:pt x="2778" y="2874"/>
                                  </a:lnTo>
                                  <a:lnTo>
                                    <a:pt x="2885" y="2889"/>
                                  </a:lnTo>
                                  <a:lnTo>
                                    <a:pt x="2991" y="2903"/>
                                  </a:lnTo>
                                  <a:lnTo>
                                    <a:pt x="3098" y="2917"/>
                                  </a:lnTo>
                                  <a:lnTo>
                                    <a:pt x="3205" y="2929"/>
                                  </a:lnTo>
                                  <a:lnTo>
                                    <a:pt x="3312" y="2941"/>
                                  </a:lnTo>
                                  <a:lnTo>
                                    <a:pt x="3419" y="2952"/>
                                  </a:lnTo>
                                  <a:lnTo>
                                    <a:pt x="3526" y="2962"/>
                                  </a:lnTo>
                                  <a:lnTo>
                                    <a:pt x="3633" y="2972"/>
                                  </a:lnTo>
                                  <a:lnTo>
                                    <a:pt x="3739" y="2981"/>
                                  </a:lnTo>
                                  <a:lnTo>
                                    <a:pt x="3846" y="2989"/>
                                  </a:lnTo>
                                  <a:lnTo>
                                    <a:pt x="3953" y="2997"/>
                                  </a:lnTo>
                                  <a:lnTo>
                                    <a:pt x="4060" y="3005"/>
                                  </a:lnTo>
                                  <a:lnTo>
                                    <a:pt x="4167" y="3012"/>
                                  </a:lnTo>
                                  <a:lnTo>
                                    <a:pt x="4274" y="3019"/>
                                  </a:lnTo>
                                  <a:lnTo>
                                    <a:pt x="4381" y="3026"/>
                                  </a:lnTo>
                                  <a:lnTo>
                                    <a:pt x="4487" y="3032"/>
                                  </a:lnTo>
                                  <a:lnTo>
                                    <a:pt x="4594" y="3038"/>
                                  </a:lnTo>
                                  <a:lnTo>
                                    <a:pt x="4701" y="3044"/>
                                  </a:lnTo>
                                  <a:lnTo>
                                    <a:pt x="4808" y="3049"/>
                                  </a:lnTo>
                                  <a:lnTo>
                                    <a:pt x="4915" y="3055"/>
                                  </a:lnTo>
                                  <a:lnTo>
                                    <a:pt x="4918" y="3055"/>
                                  </a:lnTo>
                                </a:path>
                              </a:pathLst>
                            </a:custGeom>
                            <a:noFill/>
                            <a:ln w="1587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docshape52"/>
                          <wps:cNvSpPr>
                            <a:spLocks/>
                          </wps:cNvSpPr>
                          <wps:spPr bwMode="auto">
                            <a:xfrm>
                              <a:off x="4126" y="97"/>
                              <a:ext cx="4707" cy="2910"/>
                            </a:xfrm>
                            <a:custGeom>
                              <a:avLst/>
                              <a:gdLst>
                                <a:gd name="T0" fmla="+- 0 4126 4126"/>
                                <a:gd name="T1" fmla="*/ T0 w 4707"/>
                                <a:gd name="T2" fmla="+- 0 98 98"/>
                                <a:gd name="T3" fmla="*/ 98 h 2910"/>
                                <a:gd name="T4" fmla="+- 0 4126 4126"/>
                                <a:gd name="T5" fmla="*/ T4 w 4707"/>
                                <a:gd name="T6" fmla="+- 0 98 98"/>
                                <a:gd name="T7" fmla="*/ 98 h 2910"/>
                                <a:gd name="T8" fmla="+- 0 4714 4126"/>
                                <a:gd name="T9" fmla="*/ T8 w 4707"/>
                                <a:gd name="T10" fmla="+- 0 98 98"/>
                                <a:gd name="T11" fmla="*/ 98 h 2910"/>
                                <a:gd name="T12" fmla="+- 0 4767 4126"/>
                                <a:gd name="T13" fmla="*/ T12 w 4707"/>
                                <a:gd name="T14" fmla="+- 0 167 98"/>
                                <a:gd name="T15" fmla="*/ 167 h 2910"/>
                                <a:gd name="T16" fmla="+- 0 4821 4126"/>
                                <a:gd name="T17" fmla="*/ T16 w 4707"/>
                                <a:gd name="T18" fmla="+- 0 488 98"/>
                                <a:gd name="T19" fmla="*/ 488 h 2910"/>
                                <a:gd name="T20" fmla="+- 0 4874 4126"/>
                                <a:gd name="T21" fmla="*/ T20 w 4707"/>
                                <a:gd name="T22" fmla="+- 0 749 98"/>
                                <a:gd name="T23" fmla="*/ 749 h 2910"/>
                                <a:gd name="T24" fmla="+- 0 4927 4126"/>
                                <a:gd name="T25" fmla="*/ T24 w 4707"/>
                                <a:gd name="T26" fmla="+- 0 965 98"/>
                                <a:gd name="T27" fmla="*/ 965 h 2910"/>
                                <a:gd name="T28" fmla="+- 0 4981 4126"/>
                                <a:gd name="T29" fmla="*/ T28 w 4707"/>
                                <a:gd name="T30" fmla="+- 0 1146 98"/>
                                <a:gd name="T31" fmla="*/ 1146 h 2910"/>
                                <a:gd name="T32" fmla="+- 0 5034 4126"/>
                                <a:gd name="T33" fmla="*/ T32 w 4707"/>
                                <a:gd name="T34" fmla="+- 0 1301 98"/>
                                <a:gd name="T35" fmla="*/ 1301 h 2910"/>
                                <a:gd name="T36" fmla="+- 0 5088 4126"/>
                                <a:gd name="T37" fmla="*/ T36 w 4707"/>
                                <a:gd name="T38" fmla="+- 0 1436 98"/>
                                <a:gd name="T39" fmla="*/ 1436 h 2910"/>
                                <a:gd name="T40" fmla="+- 0 5141 4126"/>
                                <a:gd name="T41" fmla="*/ T40 w 4707"/>
                                <a:gd name="T42" fmla="+- 0 1553 98"/>
                                <a:gd name="T43" fmla="*/ 1553 h 2910"/>
                                <a:gd name="T44" fmla="+- 0 5195 4126"/>
                                <a:gd name="T45" fmla="*/ T44 w 4707"/>
                                <a:gd name="T46" fmla="+- 0 1656 98"/>
                                <a:gd name="T47" fmla="*/ 1656 h 2910"/>
                                <a:gd name="T48" fmla="+- 0 5248 4126"/>
                                <a:gd name="T49" fmla="*/ T48 w 4707"/>
                                <a:gd name="T50" fmla="+- 0 1748 98"/>
                                <a:gd name="T51" fmla="*/ 1748 h 2910"/>
                                <a:gd name="T52" fmla="+- 0 5301 4126"/>
                                <a:gd name="T53" fmla="*/ T52 w 4707"/>
                                <a:gd name="T54" fmla="+- 0 1830 98"/>
                                <a:gd name="T55" fmla="*/ 1830 h 2910"/>
                                <a:gd name="T56" fmla="+- 0 5355 4126"/>
                                <a:gd name="T57" fmla="*/ T56 w 4707"/>
                                <a:gd name="T58" fmla="+- 0 1904 98"/>
                                <a:gd name="T59" fmla="*/ 1904 h 2910"/>
                                <a:gd name="T60" fmla="+- 0 5408 4126"/>
                                <a:gd name="T61" fmla="*/ T60 w 4707"/>
                                <a:gd name="T62" fmla="+- 0 1971 98"/>
                                <a:gd name="T63" fmla="*/ 1971 h 2910"/>
                                <a:gd name="T64" fmla="+- 0 5462 4126"/>
                                <a:gd name="T65" fmla="*/ T64 w 4707"/>
                                <a:gd name="T66" fmla="+- 0 2032 98"/>
                                <a:gd name="T67" fmla="*/ 2032 h 2910"/>
                                <a:gd name="T68" fmla="+- 0 5515 4126"/>
                                <a:gd name="T69" fmla="*/ T68 w 4707"/>
                                <a:gd name="T70" fmla="+- 0 2087 98"/>
                                <a:gd name="T71" fmla="*/ 2087 h 2910"/>
                                <a:gd name="T72" fmla="+- 0 5569 4126"/>
                                <a:gd name="T73" fmla="*/ T72 w 4707"/>
                                <a:gd name="T74" fmla="+- 0 2138 98"/>
                                <a:gd name="T75" fmla="*/ 2138 h 2910"/>
                                <a:gd name="T76" fmla="+- 0 5622 4126"/>
                                <a:gd name="T77" fmla="*/ T76 w 4707"/>
                                <a:gd name="T78" fmla="+- 0 2186 98"/>
                                <a:gd name="T79" fmla="*/ 2186 h 2910"/>
                                <a:gd name="T80" fmla="+- 0 5675 4126"/>
                                <a:gd name="T81" fmla="*/ T80 w 4707"/>
                                <a:gd name="T82" fmla="+- 0 2229 98"/>
                                <a:gd name="T83" fmla="*/ 2229 h 2910"/>
                                <a:gd name="T84" fmla="+- 0 5729 4126"/>
                                <a:gd name="T85" fmla="*/ T84 w 4707"/>
                                <a:gd name="T86" fmla="+- 0 2269 98"/>
                                <a:gd name="T87" fmla="*/ 2269 h 2910"/>
                                <a:gd name="T88" fmla="+- 0 5782 4126"/>
                                <a:gd name="T89" fmla="*/ T88 w 4707"/>
                                <a:gd name="T90" fmla="+- 0 2307 98"/>
                                <a:gd name="T91" fmla="*/ 2307 h 2910"/>
                                <a:gd name="T92" fmla="+- 0 5836 4126"/>
                                <a:gd name="T93" fmla="*/ T92 w 4707"/>
                                <a:gd name="T94" fmla="+- 0 2342 98"/>
                                <a:gd name="T95" fmla="*/ 2342 h 2910"/>
                                <a:gd name="T96" fmla="+- 0 5889 4126"/>
                                <a:gd name="T97" fmla="*/ T96 w 4707"/>
                                <a:gd name="T98" fmla="+- 0 2374 98"/>
                                <a:gd name="T99" fmla="*/ 2374 h 2910"/>
                                <a:gd name="T100" fmla="+- 0 5943 4126"/>
                                <a:gd name="T101" fmla="*/ T100 w 4707"/>
                                <a:gd name="T102" fmla="+- 0 2405 98"/>
                                <a:gd name="T103" fmla="*/ 2405 h 2910"/>
                                <a:gd name="T104" fmla="+- 0 5996 4126"/>
                                <a:gd name="T105" fmla="*/ T104 w 4707"/>
                                <a:gd name="T106" fmla="+- 0 2434 98"/>
                                <a:gd name="T107" fmla="*/ 2434 h 2910"/>
                                <a:gd name="T108" fmla="+- 0 6103 4126"/>
                                <a:gd name="T109" fmla="*/ T108 w 4707"/>
                                <a:gd name="T110" fmla="+- 0 2486 98"/>
                                <a:gd name="T111" fmla="*/ 2486 h 2910"/>
                                <a:gd name="T112" fmla="+- 0 6210 4126"/>
                                <a:gd name="T113" fmla="*/ T112 w 4707"/>
                                <a:gd name="T114" fmla="+- 0 2533 98"/>
                                <a:gd name="T115" fmla="*/ 2533 h 2910"/>
                                <a:gd name="T116" fmla="+- 0 6317 4126"/>
                                <a:gd name="T117" fmla="*/ T116 w 4707"/>
                                <a:gd name="T118" fmla="+- 0 2575 98"/>
                                <a:gd name="T119" fmla="*/ 2575 h 2910"/>
                                <a:gd name="T120" fmla="+- 0 6423 4126"/>
                                <a:gd name="T121" fmla="*/ T120 w 4707"/>
                                <a:gd name="T122" fmla="+- 0 2613 98"/>
                                <a:gd name="T123" fmla="*/ 2613 h 2910"/>
                                <a:gd name="T124" fmla="+- 0 6530 4126"/>
                                <a:gd name="T125" fmla="*/ T124 w 4707"/>
                                <a:gd name="T126" fmla="+- 0 2648 98"/>
                                <a:gd name="T127" fmla="*/ 2648 h 2910"/>
                                <a:gd name="T128" fmla="+- 0 6637 4126"/>
                                <a:gd name="T129" fmla="*/ T128 w 4707"/>
                                <a:gd name="T130" fmla="+- 0 2679 98"/>
                                <a:gd name="T131" fmla="*/ 2679 h 2910"/>
                                <a:gd name="T132" fmla="+- 0 6744 4126"/>
                                <a:gd name="T133" fmla="*/ T132 w 4707"/>
                                <a:gd name="T134" fmla="+- 0 2708 98"/>
                                <a:gd name="T135" fmla="*/ 2708 h 2910"/>
                                <a:gd name="T136" fmla="+- 0 6851 4126"/>
                                <a:gd name="T137" fmla="*/ T136 w 4707"/>
                                <a:gd name="T138" fmla="+- 0 2734 98"/>
                                <a:gd name="T139" fmla="*/ 2734 h 2910"/>
                                <a:gd name="T140" fmla="+- 0 6958 4126"/>
                                <a:gd name="T141" fmla="*/ T140 w 4707"/>
                                <a:gd name="T142" fmla="+- 0 2758 98"/>
                                <a:gd name="T143" fmla="*/ 2758 h 2910"/>
                                <a:gd name="T144" fmla="+- 0 7065 4126"/>
                                <a:gd name="T145" fmla="*/ T144 w 4707"/>
                                <a:gd name="T146" fmla="+- 0 2781 98"/>
                                <a:gd name="T147" fmla="*/ 2781 h 2910"/>
                                <a:gd name="T148" fmla="+- 0 7171 4126"/>
                                <a:gd name="T149" fmla="*/ T148 w 4707"/>
                                <a:gd name="T150" fmla="+- 0 2802 98"/>
                                <a:gd name="T151" fmla="*/ 2802 h 2910"/>
                                <a:gd name="T152" fmla="+- 0 7278 4126"/>
                                <a:gd name="T153" fmla="*/ T152 w 4707"/>
                                <a:gd name="T154" fmla="+- 0 2822 98"/>
                                <a:gd name="T155" fmla="*/ 2822 h 2910"/>
                                <a:gd name="T156" fmla="+- 0 7385 4126"/>
                                <a:gd name="T157" fmla="*/ T156 w 4707"/>
                                <a:gd name="T158" fmla="+- 0 2840 98"/>
                                <a:gd name="T159" fmla="*/ 2840 h 2910"/>
                                <a:gd name="T160" fmla="+- 0 7492 4126"/>
                                <a:gd name="T161" fmla="*/ T160 w 4707"/>
                                <a:gd name="T162" fmla="+- 0 2858 98"/>
                                <a:gd name="T163" fmla="*/ 2858 h 2910"/>
                                <a:gd name="T164" fmla="+- 0 7599 4126"/>
                                <a:gd name="T165" fmla="*/ T164 w 4707"/>
                                <a:gd name="T166" fmla="+- 0 2874 98"/>
                                <a:gd name="T167" fmla="*/ 2874 h 2910"/>
                                <a:gd name="T168" fmla="+- 0 7706 4126"/>
                                <a:gd name="T169" fmla="*/ T168 w 4707"/>
                                <a:gd name="T170" fmla="+- 0 2889 98"/>
                                <a:gd name="T171" fmla="*/ 2889 h 2910"/>
                                <a:gd name="T172" fmla="+- 0 7813 4126"/>
                                <a:gd name="T173" fmla="*/ T172 w 4707"/>
                                <a:gd name="T174" fmla="+- 0 2903 98"/>
                                <a:gd name="T175" fmla="*/ 2903 h 2910"/>
                                <a:gd name="T176" fmla="+- 0 7919 4126"/>
                                <a:gd name="T177" fmla="*/ T176 w 4707"/>
                                <a:gd name="T178" fmla="+- 0 2916 98"/>
                                <a:gd name="T179" fmla="*/ 2916 h 2910"/>
                                <a:gd name="T180" fmla="+- 0 8026 4126"/>
                                <a:gd name="T181" fmla="*/ T180 w 4707"/>
                                <a:gd name="T182" fmla="+- 0 2929 98"/>
                                <a:gd name="T183" fmla="*/ 2929 h 2910"/>
                                <a:gd name="T184" fmla="+- 0 8133 4126"/>
                                <a:gd name="T185" fmla="*/ T184 w 4707"/>
                                <a:gd name="T186" fmla="+- 0 2941 98"/>
                                <a:gd name="T187" fmla="*/ 2941 h 2910"/>
                                <a:gd name="T188" fmla="+- 0 8240 4126"/>
                                <a:gd name="T189" fmla="*/ T188 w 4707"/>
                                <a:gd name="T190" fmla="+- 0 2952 98"/>
                                <a:gd name="T191" fmla="*/ 2952 h 2910"/>
                                <a:gd name="T192" fmla="+- 0 8347 4126"/>
                                <a:gd name="T193" fmla="*/ T192 w 4707"/>
                                <a:gd name="T194" fmla="+- 0 2963 98"/>
                                <a:gd name="T195" fmla="*/ 2963 h 2910"/>
                                <a:gd name="T196" fmla="+- 0 8454 4126"/>
                                <a:gd name="T197" fmla="*/ T196 w 4707"/>
                                <a:gd name="T198" fmla="+- 0 2974 98"/>
                                <a:gd name="T199" fmla="*/ 2974 h 2910"/>
                                <a:gd name="T200" fmla="+- 0 8561 4126"/>
                                <a:gd name="T201" fmla="*/ T200 w 4707"/>
                                <a:gd name="T202" fmla="+- 0 2983 98"/>
                                <a:gd name="T203" fmla="*/ 2983 h 2910"/>
                                <a:gd name="T204" fmla="+- 0 8667 4126"/>
                                <a:gd name="T205" fmla="*/ T204 w 4707"/>
                                <a:gd name="T206" fmla="+- 0 2993 98"/>
                                <a:gd name="T207" fmla="*/ 2993 h 2910"/>
                                <a:gd name="T208" fmla="+- 0 8774 4126"/>
                                <a:gd name="T209" fmla="*/ T208 w 4707"/>
                                <a:gd name="T210" fmla="+- 0 3002 98"/>
                                <a:gd name="T211" fmla="*/ 3002 h 2910"/>
                                <a:gd name="T212" fmla="+- 0 8828 4126"/>
                                <a:gd name="T213" fmla="*/ T212 w 4707"/>
                                <a:gd name="T214" fmla="+- 0 3006 98"/>
                                <a:gd name="T215" fmla="*/ 3006 h 2910"/>
                                <a:gd name="T216" fmla="+- 0 8833 4126"/>
                                <a:gd name="T217" fmla="*/ T216 w 4707"/>
                                <a:gd name="T218" fmla="+- 0 3007 98"/>
                                <a:gd name="T219" fmla="*/ 3007 h 2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707" h="2910">
                                  <a:moveTo>
                                    <a:pt x="0" y="0"/>
                                  </a:moveTo>
                                  <a:lnTo>
                                    <a:pt x="0" y="0"/>
                                  </a:lnTo>
                                  <a:lnTo>
                                    <a:pt x="588" y="0"/>
                                  </a:lnTo>
                                  <a:lnTo>
                                    <a:pt x="641" y="69"/>
                                  </a:lnTo>
                                  <a:lnTo>
                                    <a:pt x="695" y="390"/>
                                  </a:lnTo>
                                  <a:lnTo>
                                    <a:pt x="748" y="651"/>
                                  </a:lnTo>
                                  <a:lnTo>
                                    <a:pt x="801" y="867"/>
                                  </a:lnTo>
                                  <a:lnTo>
                                    <a:pt x="855" y="1048"/>
                                  </a:lnTo>
                                  <a:lnTo>
                                    <a:pt x="908" y="1203"/>
                                  </a:lnTo>
                                  <a:lnTo>
                                    <a:pt x="962" y="1338"/>
                                  </a:lnTo>
                                  <a:lnTo>
                                    <a:pt x="1015" y="1455"/>
                                  </a:lnTo>
                                  <a:lnTo>
                                    <a:pt x="1069" y="1558"/>
                                  </a:lnTo>
                                  <a:lnTo>
                                    <a:pt x="1122" y="1650"/>
                                  </a:lnTo>
                                  <a:lnTo>
                                    <a:pt x="1175" y="1732"/>
                                  </a:lnTo>
                                  <a:lnTo>
                                    <a:pt x="1229" y="1806"/>
                                  </a:lnTo>
                                  <a:lnTo>
                                    <a:pt x="1282" y="1873"/>
                                  </a:lnTo>
                                  <a:lnTo>
                                    <a:pt x="1336" y="1934"/>
                                  </a:lnTo>
                                  <a:lnTo>
                                    <a:pt x="1389" y="1989"/>
                                  </a:lnTo>
                                  <a:lnTo>
                                    <a:pt x="1443" y="2040"/>
                                  </a:lnTo>
                                  <a:lnTo>
                                    <a:pt x="1496" y="2088"/>
                                  </a:lnTo>
                                  <a:lnTo>
                                    <a:pt x="1549" y="2131"/>
                                  </a:lnTo>
                                  <a:lnTo>
                                    <a:pt x="1603" y="2171"/>
                                  </a:lnTo>
                                  <a:lnTo>
                                    <a:pt x="1656" y="2209"/>
                                  </a:lnTo>
                                  <a:lnTo>
                                    <a:pt x="1710" y="2244"/>
                                  </a:lnTo>
                                  <a:lnTo>
                                    <a:pt x="1763" y="2276"/>
                                  </a:lnTo>
                                  <a:lnTo>
                                    <a:pt x="1817" y="2307"/>
                                  </a:lnTo>
                                  <a:lnTo>
                                    <a:pt x="1870" y="2336"/>
                                  </a:lnTo>
                                  <a:lnTo>
                                    <a:pt x="1977" y="2388"/>
                                  </a:lnTo>
                                  <a:lnTo>
                                    <a:pt x="2084" y="2435"/>
                                  </a:lnTo>
                                  <a:lnTo>
                                    <a:pt x="2191" y="2477"/>
                                  </a:lnTo>
                                  <a:lnTo>
                                    <a:pt x="2297" y="2515"/>
                                  </a:lnTo>
                                  <a:lnTo>
                                    <a:pt x="2404" y="2550"/>
                                  </a:lnTo>
                                  <a:lnTo>
                                    <a:pt x="2511" y="2581"/>
                                  </a:lnTo>
                                  <a:lnTo>
                                    <a:pt x="2618" y="2610"/>
                                  </a:lnTo>
                                  <a:lnTo>
                                    <a:pt x="2725" y="2636"/>
                                  </a:lnTo>
                                  <a:lnTo>
                                    <a:pt x="2832" y="2660"/>
                                  </a:lnTo>
                                  <a:lnTo>
                                    <a:pt x="2939" y="2683"/>
                                  </a:lnTo>
                                  <a:lnTo>
                                    <a:pt x="3045" y="2704"/>
                                  </a:lnTo>
                                  <a:lnTo>
                                    <a:pt x="3152" y="2724"/>
                                  </a:lnTo>
                                  <a:lnTo>
                                    <a:pt x="3259" y="2742"/>
                                  </a:lnTo>
                                  <a:lnTo>
                                    <a:pt x="3366" y="2760"/>
                                  </a:lnTo>
                                  <a:lnTo>
                                    <a:pt x="3473" y="2776"/>
                                  </a:lnTo>
                                  <a:lnTo>
                                    <a:pt x="3580" y="2791"/>
                                  </a:lnTo>
                                  <a:lnTo>
                                    <a:pt x="3687" y="2805"/>
                                  </a:lnTo>
                                  <a:lnTo>
                                    <a:pt x="3793" y="2818"/>
                                  </a:lnTo>
                                  <a:lnTo>
                                    <a:pt x="3900" y="2831"/>
                                  </a:lnTo>
                                  <a:lnTo>
                                    <a:pt x="4007" y="2843"/>
                                  </a:lnTo>
                                  <a:lnTo>
                                    <a:pt x="4114" y="2854"/>
                                  </a:lnTo>
                                  <a:lnTo>
                                    <a:pt x="4221" y="2865"/>
                                  </a:lnTo>
                                  <a:lnTo>
                                    <a:pt x="4328" y="2876"/>
                                  </a:lnTo>
                                  <a:lnTo>
                                    <a:pt x="4435" y="2885"/>
                                  </a:lnTo>
                                  <a:lnTo>
                                    <a:pt x="4541" y="2895"/>
                                  </a:lnTo>
                                  <a:lnTo>
                                    <a:pt x="4648" y="2904"/>
                                  </a:lnTo>
                                  <a:lnTo>
                                    <a:pt x="4702" y="2908"/>
                                  </a:lnTo>
                                  <a:lnTo>
                                    <a:pt x="4707" y="2909"/>
                                  </a:lnTo>
                                </a:path>
                              </a:pathLst>
                            </a:custGeom>
                            <a:noFill/>
                            <a:ln w="1587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docshape53"/>
                          <wps:cNvSpPr>
                            <a:spLocks/>
                          </wps:cNvSpPr>
                          <wps:spPr bwMode="auto">
                            <a:xfrm>
                              <a:off x="3543" y="97"/>
                              <a:ext cx="5290" cy="3295"/>
                            </a:xfrm>
                            <a:custGeom>
                              <a:avLst/>
                              <a:gdLst>
                                <a:gd name="T0" fmla="+- 0 3544 3544"/>
                                <a:gd name="T1" fmla="*/ T0 w 5290"/>
                                <a:gd name="T2" fmla="+- 0 98 98"/>
                                <a:gd name="T3" fmla="*/ 98 h 3295"/>
                                <a:gd name="T4" fmla="+- 0 3597 3544"/>
                                <a:gd name="T5" fmla="*/ T4 w 5290"/>
                                <a:gd name="T6" fmla="+- 0 98 98"/>
                                <a:gd name="T7" fmla="*/ 98 h 3295"/>
                                <a:gd name="T8" fmla="+- 0 3651 3544"/>
                                <a:gd name="T9" fmla="*/ T8 w 5290"/>
                                <a:gd name="T10" fmla="+- 0 98 98"/>
                                <a:gd name="T11" fmla="*/ 98 h 3295"/>
                                <a:gd name="T12" fmla="+- 0 3704 3544"/>
                                <a:gd name="T13" fmla="*/ T12 w 5290"/>
                                <a:gd name="T14" fmla="+- 0 1673 98"/>
                                <a:gd name="T15" fmla="*/ 1673 h 3295"/>
                                <a:gd name="T16" fmla="+- 0 3757 3544"/>
                                <a:gd name="T17" fmla="*/ T16 w 5290"/>
                                <a:gd name="T18" fmla="+- 0 2259 98"/>
                                <a:gd name="T19" fmla="*/ 2259 h 3295"/>
                                <a:gd name="T20" fmla="+- 0 3811 3544"/>
                                <a:gd name="T21" fmla="*/ T20 w 5290"/>
                                <a:gd name="T22" fmla="+- 0 2551 98"/>
                                <a:gd name="T23" fmla="*/ 2551 h 3295"/>
                                <a:gd name="T24" fmla="+- 0 3864 3544"/>
                                <a:gd name="T25" fmla="*/ T24 w 5290"/>
                                <a:gd name="T26" fmla="+- 0 2727 98"/>
                                <a:gd name="T27" fmla="*/ 2727 h 3295"/>
                                <a:gd name="T28" fmla="+- 0 3918 3544"/>
                                <a:gd name="T29" fmla="*/ T28 w 5290"/>
                                <a:gd name="T30" fmla="+- 0 2844 98"/>
                                <a:gd name="T31" fmla="*/ 2844 h 3295"/>
                                <a:gd name="T32" fmla="+- 0 3971 3544"/>
                                <a:gd name="T33" fmla="*/ T32 w 5290"/>
                                <a:gd name="T34" fmla="+- 0 2927 98"/>
                                <a:gd name="T35" fmla="*/ 2927 h 3295"/>
                                <a:gd name="T36" fmla="+- 0 4025 3544"/>
                                <a:gd name="T37" fmla="*/ T36 w 5290"/>
                                <a:gd name="T38" fmla="+- 0 2990 98"/>
                                <a:gd name="T39" fmla="*/ 2990 h 3295"/>
                                <a:gd name="T40" fmla="+- 0 4078 3544"/>
                                <a:gd name="T41" fmla="*/ T40 w 5290"/>
                                <a:gd name="T42" fmla="+- 0 3039 98"/>
                                <a:gd name="T43" fmla="*/ 3039 h 3295"/>
                                <a:gd name="T44" fmla="+- 0 4131 3544"/>
                                <a:gd name="T45" fmla="*/ T44 w 5290"/>
                                <a:gd name="T46" fmla="+- 0 3078 98"/>
                                <a:gd name="T47" fmla="*/ 3078 h 3295"/>
                                <a:gd name="T48" fmla="+- 0 4185 3544"/>
                                <a:gd name="T49" fmla="*/ T48 w 5290"/>
                                <a:gd name="T50" fmla="+- 0 3110 98"/>
                                <a:gd name="T51" fmla="*/ 3110 h 3295"/>
                                <a:gd name="T52" fmla="+- 0 4292 3544"/>
                                <a:gd name="T53" fmla="*/ T52 w 5290"/>
                                <a:gd name="T54" fmla="+- 0 3158 98"/>
                                <a:gd name="T55" fmla="*/ 3158 h 3295"/>
                                <a:gd name="T56" fmla="+- 0 4399 3544"/>
                                <a:gd name="T57" fmla="*/ T56 w 5290"/>
                                <a:gd name="T58" fmla="+- 0 3194 98"/>
                                <a:gd name="T59" fmla="*/ 3194 h 3295"/>
                                <a:gd name="T60" fmla="+- 0 4505 3544"/>
                                <a:gd name="T61" fmla="*/ T60 w 5290"/>
                                <a:gd name="T62" fmla="+- 0 3222 98"/>
                                <a:gd name="T63" fmla="*/ 3222 h 3295"/>
                                <a:gd name="T64" fmla="+- 0 4612 3544"/>
                                <a:gd name="T65" fmla="*/ T64 w 5290"/>
                                <a:gd name="T66" fmla="+- 0 3244 98"/>
                                <a:gd name="T67" fmla="*/ 3244 h 3295"/>
                                <a:gd name="T68" fmla="+- 0 4719 3544"/>
                                <a:gd name="T69" fmla="*/ T68 w 5290"/>
                                <a:gd name="T70" fmla="+- 0 3262 98"/>
                                <a:gd name="T71" fmla="*/ 3262 h 3295"/>
                                <a:gd name="T72" fmla="+- 0 4826 3544"/>
                                <a:gd name="T73" fmla="*/ T72 w 5290"/>
                                <a:gd name="T74" fmla="+- 0 3276 98"/>
                                <a:gd name="T75" fmla="*/ 3276 h 3295"/>
                                <a:gd name="T76" fmla="+- 0 4933 3544"/>
                                <a:gd name="T77" fmla="*/ T76 w 5290"/>
                                <a:gd name="T78" fmla="+- 0 3289 98"/>
                                <a:gd name="T79" fmla="*/ 3289 h 3295"/>
                                <a:gd name="T80" fmla="+- 0 5040 3544"/>
                                <a:gd name="T81" fmla="*/ T80 w 5290"/>
                                <a:gd name="T82" fmla="+- 0 3299 98"/>
                                <a:gd name="T83" fmla="*/ 3299 h 3295"/>
                                <a:gd name="T84" fmla="+- 0 5147 3544"/>
                                <a:gd name="T85" fmla="*/ T84 w 5290"/>
                                <a:gd name="T86" fmla="+- 0 3308 98"/>
                                <a:gd name="T87" fmla="*/ 3308 h 3295"/>
                                <a:gd name="T88" fmla="+- 0 5253 3544"/>
                                <a:gd name="T89" fmla="*/ T88 w 5290"/>
                                <a:gd name="T90" fmla="+- 0 3315 98"/>
                                <a:gd name="T91" fmla="*/ 3315 h 3295"/>
                                <a:gd name="T92" fmla="+- 0 5360 3544"/>
                                <a:gd name="T93" fmla="*/ T92 w 5290"/>
                                <a:gd name="T94" fmla="+- 0 3322 98"/>
                                <a:gd name="T95" fmla="*/ 3322 h 3295"/>
                                <a:gd name="T96" fmla="+- 0 5467 3544"/>
                                <a:gd name="T97" fmla="*/ T96 w 5290"/>
                                <a:gd name="T98" fmla="+- 0 3328 98"/>
                                <a:gd name="T99" fmla="*/ 3328 h 3295"/>
                                <a:gd name="T100" fmla="+- 0 5574 3544"/>
                                <a:gd name="T101" fmla="*/ T100 w 5290"/>
                                <a:gd name="T102" fmla="+- 0 3334 98"/>
                                <a:gd name="T103" fmla="*/ 3334 h 3295"/>
                                <a:gd name="T104" fmla="+- 0 5681 3544"/>
                                <a:gd name="T105" fmla="*/ T104 w 5290"/>
                                <a:gd name="T106" fmla="+- 0 3338 98"/>
                                <a:gd name="T107" fmla="*/ 3338 h 3295"/>
                                <a:gd name="T108" fmla="+- 0 5788 3544"/>
                                <a:gd name="T109" fmla="*/ T108 w 5290"/>
                                <a:gd name="T110" fmla="+- 0 3343 98"/>
                                <a:gd name="T111" fmla="*/ 3343 h 3295"/>
                                <a:gd name="T112" fmla="+- 0 5895 3544"/>
                                <a:gd name="T113" fmla="*/ T112 w 5290"/>
                                <a:gd name="T114" fmla="+- 0 3347 98"/>
                                <a:gd name="T115" fmla="*/ 3347 h 3295"/>
                                <a:gd name="T116" fmla="+- 0 6001 3544"/>
                                <a:gd name="T117" fmla="*/ T116 w 5290"/>
                                <a:gd name="T118" fmla="+- 0 3350 98"/>
                                <a:gd name="T119" fmla="*/ 3350 h 3295"/>
                                <a:gd name="T120" fmla="+- 0 6108 3544"/>
                                <a:gd name="T121" fmla="*/ T120 w 5290"/>
                                <a:gd name="T122" fmla="+- 0 3354 98"/>
                                <a:gd name="T123" fmla="*/ 3354 h 3295"/>
                                <a:gd name="T124" fmla="+- 0 6215 3544"/>
                                <a:gd name="T125" fmla="*/ T124 w 5290"/>
                                <a:gd name="T126" fmla="+- 0 3357 98"/>
                                <a:gd name="T127" fmla="*/ 3357 h 3295"/>
                                <a:gd name="T128" fmla="+- 0 6322 3544"/>
                                <a:gd name="T129" fmla="*/ T128 w 5290"/>
                                <a:gd name="T130" fmla="+- 0 3359 98"/>
                                <a:gd name="T131" fmla="*/ 3359 h 3295"/>
                                <a:gd name="T132" fmla="+- 0 6429 3544"/>
                                <a:gd name="T133" fmla="*/ T132 w 5290"/>
                                <a:gd name="T134" fmla="+- 0 3362 98"/>
                                <a:gd name="T135" fmla="*/ 3362 h 3295"/>
                                <a:gd name="T136" fmla="+- 0 6536 3544"/>
                                <a:gd name="T137" fmla="*/ T136 w 5290"/>
                                <a:gd name="T138" fmla="+- 0 3364 98"/>
                                <a:gd name="T139" fmla="*/ 3364 h 3295"/>
                                <a:gd name="T140" fmla="+- 0 6643 3544"/>
                                <a:gd name="T141" fmla="*/ T140 w 5290"/>
                                <a:gd name="T142" fmla="+- 0 3367 98"/>
                                <a:gd name="T143" fmla="*/ 3367 h 3295"/>
                                <a:gd name="T144" fmla="+- 0 6749 3544"/>
                                <a:gd name="T145" fmla="*/ T144 w 5290"/>
                                <a:gd name="T146" fmla="+- 0 3369 98"/>
                                <a:gd name="T147" fmla="*/ 3369 h 3295"/>
                                <a:gd name="T148" fmla="+- 0 6856 3544"/>
                                <a:gd name="T149" fmla="*/ T148 w 5290"/>
                                <a:gd name="T150" fmla="+- 0 3371 98"/>
                                <a:gd name="T151" fmla="*/ 3371 h 3295"/>
                                <a:gd name="T152" fmla="+- 0 6963 3544"/>
                                <a:gd name="T153" fmla="*/ T152 w 5290"/>
                                <a:gd name="T154" fmla="+- 0 3372 98"/>
                                <a:gd name="T155" fmla="*/ 3372 h 3295"/>
                                <a:gd name="T156" fmla="+- 0 7070 3544"/>
                                <a:gd name="T157" fmla="*/ T156 w 5290"/>
                                <a:gd name="T158" fmla="+- 0 3374 98"/>
                                <a:gd name="T159" fmla="*/ 3374 h 3295"/>
                                <a:gd name="T160" fmla="+- 0 7177 3544"/>
                                <a:gd name="T161" fmla="*/ T160 w 5290"/>
                                <a:gd name="T162" fmla="+- 0 3376 98"/>
                                <a:gd name="T163" fmla="*/ 3376 h 3295"/>
                                <a:gd name="T164" fmla="+- 0 7284 3544"/>
                                <a:gd name="T165" fmla="*/ T164 w 5290"/>
                                <a:gd name="T166" fmla="+- 0 3377 98"/>
                                <a:gd name="T167" fmla="*/ 3377 h 3295"/>
                                <a:gd name="T168" fmla="+- 0 7390 3544"/>
                                <a:gd name="T169" fmla="*/ T168 w 5290"/>
                                <a:gd name="T170" fmla="+- 0 3379 98"/>
                                <a:gd name="T171" fmla="*/ 3379 h 3295"/>
                                <a:gd name="T172" fmla="+- 0 7497 3544"/>
                                <a:gd name="T173" fmla="*/ T172 w 5290"/>
                                <a:gd name="T174" fmla="+- 0 3380 98"/>
                                <a:gd name="T175" fmla="*/ 3380 h 3295"/>
                                <a:gd name="T176" fmla="+- 0 7604 3544"/>
                                <a:gd name="T177" fmla="*/ T176 w 5290"/>
                                <a:gd name="T178" fmla="+- 0 3381 98"/>
                                <a:gd name="T179" fmla="*/ 3381 h 3295"/>
                                <a:gd name="T180" fmla="+- 0 7711 3544"/>
                                <a:gd name="T181" fmla="*/ T180 w 5290"/>
                                <a:gd name="T182" fmla="+- 0 3383 98"/>
                                <a:gd name="T183" fmla="*/ 3383 h 3295"/>
                                <a:gd name="T184" fmla="+- 0 7818 3544"/>
                                <a:gd name="T185" fmla="*/ T184 w 5290"/>
                                <a:gd name="T186" fmla="+- 0 3384 98"/>
                                <a:gd name="T187" fmla="*/ 3384 h 3295"/>
                                <a:gd name="T188" fmla="+- 0 7925 3544"/>
                                <a:gd name="T189" fmla="*/ T188 w 5290"/>
                                <a:gd name="T190" fmla="+- 0 3385 98"/>
                                <a:gd name="T191" fmla="*/ 3385 h 3295"/>
                                <a:gd name="T192" fmla="+- 0 8032 3544"/>
                                <a:gd name="T193" fmla="*/ T192 w 5290"/>
                                <a:gd name="T194" fmla="+- 0 3386 98"/>
                                <a:gd name="T195" fmla="*/ 3386 h 3295"/>
                                <a:gd name="T196" fmla="+- 0 8138 3544"/>
                                <a:gd name="T197" fmla="*/ T196 w 5290"/>
                                <a:gd name="T198" fmla="+- 0 3387 98"/>
                                <a:gd name="T199" fmla="*/ 3387 h 3295"/>
                                <a:gd name="T200" fmla="+- 0 8245 3544"/>
                                <a:gd name="T201" fmla="*/ T200 w 5290"/>
                                <a:gd name="T202" fmla="+- 0 3388 98"/>
                                <a:gd name="T203" fmla="*/ 3388 h 3295"/>
                                <a:gd name="T204" fmla="+- 0 8352 3544"/>
                                <a:gd name="T205" fmla="*/ T204 w 5290"/>
                                <a:gd name="T206" fmla="+- 0 3389 98"/>
                                <a:gd name="T207" fmla="*/ 3389 h 3295"/>
                                <a:gd name="T208" fmla="+- 0 8459 3544"/>
                                <a:gd name="T209" fmla="*/ T208 w 5290"/>
                                <a:gd name="T210" fmla="+- 0 3390 98"/>
                                <a:gd name="T211" fmla="*/ 3390 h 3295"/>
                                <a:gd name="T212" fmla="+- 0 8566 3544"/>
                                <a:gd name="T213" fmla="*/ T212 w 5290"/>
                                <a:gd name="T214" fmla="+- 0 3390 98"/>
                                <a:gd name="T215" fmla="*/ 3390 h 3295"/>
                                <a:gd name="T216" fmla="+- 0 8673 3544"/>
                                <a:gd name="T217" fmla="*/ T216 w 5290"/>
                                <a:gd name="T218" fmla="+- 0 3391 98"/>
                                <a:gd name="T219" fmla="*/ 3391 h 3295"/>
                                <a:gd name="T220" fmla="+- 0 8780 3544"/>
                                <a:gd name="T221" fmla="*/ T220 w 5290"/>
                                <a:gd name="T222" fmla="+- 0 3392 98"/>
                                <a:gd name="T223" fmla="*/ 3392 h 3295"/>
                                <a:gd name="T224" fmla="+- 0 8833 3544"/>
                                <a:gd name="T225" fmla="*/ T224 w 5290"/>
                                <a:gd name="T226" fmla="+- 0 3392 98"/>
                                <a:gd name="T227" fmla="*/ 3392 h 3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5290" h="3295">
                                  <a:moveTo>
                                    <a:pt x="0" y="0"/>
                                  </a:moveTo>
                                  <a:lnTo>
                                    <a:pt x="53" y="0"/>
                                  </a:lnTo>
                                  <a:lnTo>
                                    <a:pt x="107" y="0"/>
                                  </a:lnTo>
                                  <a:lnTo>
                                    <a:pt x="160" y="1575"/>
                                  </a:lnTo>
                                  <a:lnTo>
                                    <a:pt x="213" y="2161"/>
                                  </a:lnTo>
                                  <a:lnTo>
                                    <a:pt x="267" y="2453"/>
                                  </a:lnTo>
                                  <a:lnTo>
                                    <a:pt x="320" y="2629"/>
                                  </a:lnTo>
                                  <a:lnTo>
                                    <a:pt x="374" y="2746"/>
                                  </a:lnTo>
                                  <a:lnTo>
                                    <a:pt x="427" y="2829"/>
                                  </a:lnTo>
                                  <a:lnTo>
                                    <a:pt x="481" y="2892"/>
                                  </a:lnTo>
                                  <a:lnTo>
                                    <a:pt x="534" y="2941"/>
                                  </a:lnTo>
                                  <a:lnTo>
                                    <a:pt x="587" y="2980"/>
                                  </a:lnTo>
                                  <a:lnTo>
                                    <a:pt x="641" y="3012"/>
                                  </a:lnTo>
                                  <a:lnTo>
                                    <a:pt x="748" y="3060"/>
                                  </a:lnTo>
                                  <a:lnTo>
                                    <a:pt x="855" y="3096"/>
                                  </a:lnTo>
                                  <a:lnTo>
                                    <a:pt x="961" y="3124"/>
                                  </a:lnTo>
                                  <a:lnTo>
                                    <a:pt x="1068" y="3146"/>
                                  </a:lnTo>
                                  <a:lnTo>
                                    <a:pt x="1175" y="3164"/>
                                  </a:lnTo>
                                  <a:lnTo>
                                    <a:pt x="1282" y="3178"/>
                                  </a:lnTo>
                                  <a:lnTo>
                                    <a:pt x="1389" y="3191"/>
                                  </a:lnTo>
                                  <a:lnTo>
                                    <a:pt x="1496" y="3201"/>
                                  </a:lnTo>
                                  <a:lnTo>
                                    <a:pt x="1603" y="3210"/>
                                  </a:lnTo>
                                  <a:lnTo>
                                    <a:pt x="1709" y="3217"/>
                                  </a:lnTo>
                                  <a:lnTo>
                                    <a:pt x="1816" y="3224"/>
                                  </a:lnTo>
                                  <a:lnTo>
                                    <a:pt x="1923" y="3230"/>
                                  </a:lnTo>
                                  <a:lnTo>
                                    <a:pt x="2030" y="3236"/>
                                  </a:lnTo>
                                  <a:lnTo>
                                    <a:pt x="2137" y="3240"/>
                                  </a:lnTo>
                                  <a:lnTo>
                                    <a:pt x="2244" y="3245"/>
                                  </a:lnTo>
                                  <a:lnTo>
                                    <a:pt x="2351" y="3249"/>
                                  </a:lnTo>
                                  <a:lnTo>
                                    <a:pt x="2457" y="3252"/>
                                  </a:lnTo>
                                  <a:lnTo>
                                    <a:pt x="2564" y="3256"/>
                                  </a:lnTo>
                                  <a:lnTo>
                                    <a:pt x="2671" y="3259"/>
                                  </a:lnTo>
                                  <a:lnTo>
                                    <a:pt x="2778" y="3261"/>
                                  </a:lnTo>
                                  <a:lnTo>
                                    <a:pt x="2885" y="3264"/>
                                  </a:lnTo>
                                  <a:lnTo>
                                    <a:pt x="2992" y="3266"/>
                                  </a:lnTo>
                                  <a:lnTo>
                                    <a:pt x="3099" y="3269"/>
                                  </a:lnTo>
                                  <a:lnTo>
                                    <a:pt x="3205" y="3271"/>
                                  </a:lnTo>
                                  <a:lnTo>
                                    <a:pt x="3312" y="3273"/>
                                  </a:lnTo>
                                  <a:lnTo>
                                    <a:pt x="3419" y="3274"/>
                                  </a:lnTo>
                                  <a:lnTo>
                                    <a:pt x="3526" y="3276"/>
                                  </a:lnTo>
                                  <a:lnTo>
                                    <a:pt x="3633" y="3278"/>
                                  </a:lnTo>
                                  <a:lnTo>
                                    <a:pt x="3740" y="3279"/>
                                  </a:lnTo>
                                  <a:lnTo>
                                    <a:pt x="3846" y="3281"/>
                                  </a:lnTo>
                                  <a:lnTo>
                                    <a:pt x="3953" y="3282"/>
                                  </a:lnTo>
                                  <a:lnTo>
                                    <a:pt x="4060" y="3283"/>
                                  </a:lnTo>
                                  <a:lnTo>
                                    <a:pt x="4167" y="3285"/>
                                  </a:lnTo>
                                  <a:lnTo>
                                    <a:pt x="4274" y="3286"/>
                                  </a:lnTo>
                                  <a:lnTo>
                                    <a:pt x="4381" y="3287"/>
                                  </a:lnTo>
                                  <a:lnTo>
                                    <a:pt x="4488" y="3288"/>
                                  </a:lnTo>
                                  <a:lnTo>
                                    <a:pt x="4594" y="3289"/>
                                  </a:lnTo>
                                  <a:lnTo>
                                    <a:pt x="4701" y="3290"/>
                                  </a:lnTo>
                                  <a:lnTo>
                                    <a:pt x="4808" y="3291"/>
                                  </a:lnTo>
                                  <a:lnTo>
                                    <a:pt x="4915" y="3292"/>
                                  </a:lnTo>
                                  <a:lnTo>
                                    <a:pt x="5022" y="3292"/>
                                  </a:lnTo>
                                  <a:lnTo>
                                    <a:pt x="5129" y="3293"/>
                                  </a:lnTo>
                                  <a:lnTo>
                                    <a:pt x="5236" y="3294"/>
                                  </a:lnTo>
                                  <a:lnTo>
                                    <a:pt x="5289" y="3294"/>
                                  </a:lnTo>
                                </a:path>
                              </a:pathLst>
                            </a:custGeom>
                            <a:noFill/>
                            <a:ln w="15876">
                              <a:solidFill>
                                <a:srgbClr val="D627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docshape54"/>
                          <wps:cNvSpPr>
                            <a:spLocks/>
                          </wps:cNvSpPr>
                          <wps:spPr bwMode="auto">
                            <a:xfrm>
                              <a:off x="3252" y="-68"/>
                              <a:ext cx="5581" cy="3625"/>
                            </a:xfrm>
                            <a:custGeom>
                              <a:avLst/>
                              <a:gdLst>
                                <a:gd name="T0" fmla="+- 0 3253 3253"/>
                                <a:gd name="T1" fmla="*/ T0 w 5581"/>
                                <a:gd name="T2" fmla="+- 0 3557 -67"/>
                                <a:gd name="T3" fmla="*/ 3557 h 3625"/>
                                <a:gd name="T4" fmla="+- 0 3253 3253"/>
                                <a:gd name="T5" fmla="*/ T4 w 5581"/>
                                <a:gd name="T6" fmla="+- 0 -67 -67"/>
                                <a:gd name="T7" fmla="*/ -67 h 3625"/>
                                <a:gd name="T8" fmla="+- 0 8833 3253"/>
                                <a:gd name="T9" fmla="*/ T8 w 5581"/>
                                <a:gd name="T10" fmla="+- 0 3557 -67"/>
                                <a:gd name="T11" fmla="*/ 3557 h 3625"/>
                                <a:gd name="T12" fmla="+- 0 8833 3253"/>
                                <a:gd name="T13" fmla="*/ T12 w 5581"/>
                                <a:gd name="T14" fmla="+- 0 -67 -67"/>
                                <a:gd name="T15" fmla="*/ -67 h 3625"/>
                                <a:gd name="T16" fmla="+- 0 3253 3253"/>
                                <a:gd name="T17" fmla="*/ T16 w 5581"/>
                                <a:gd name="T18" fmla="+- 0 3557 -67"/>
                                <a:gd name="T19" fmla="*/ 3557 h 3625"/>
                                <a:gd name="T20" fmla="+- 0 8833 3253"/>
                                <a:gd name="T21" fmla="*/ T20 w 5581"/>
                                <a:gd name="T22" fmla="+- 0 3557 -67"/>
                                <a:gd name="T23" fmla="*/ 3557 h 3625"/>
                                <a:gd name="T24" fmla="+- 0 3253 3253"/>
                                <a:gd name="T25" fmla="*/ T24 w 5581"/>
                                <a:gd name="T26" fmla="+- 0 -67 -67"/>
                                <a:gd name="T27" fmla="*/ -67 h 3625"/>
                                <a:gd name="T28" fmla="+- 0 8833 3253"/>
                                <a:gd name="T29" fmla="*/ T28 w 5581"/>
                                <a:gd name="T30" fmla="+- 0 -67 -67"/>
                                <a:gd name="T31" fmla="*/ -67 h 3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81" h="3625">
                                  <a:moveTo>
                                    <a:pt x="0" y="3624"/>
                                  </a:moveTo>
                                  <a:lnTo>
                                    <a:pt x="0" y="0"/>
                                  </a:lnTo>
                                  <a:moveTo>
                                    <a:pt x="5580" y="3624"/>
                                  </a:moveTo>
                                  <a:lnTo>
                                    <a:pt x="5580" y="0"/>
                                  </a:lnTo>
                                  <a:moveTo>
                                    <a:pt x="0" y="3624"/>
                                  </a:moveTo>
                                  <a:lnTo>
                                    <a:pt x="5580" y="3624"/>
                                  </a:lnTo>
                                  <a:moveTo>
                                    <a:pt x="0" y="0"/>
                                  </a:moveTo>
                                  <a:lnTo>
                                    <a:pt x="5580" y="0"/>
                                  </a:lnTo>
                                </a:path>
                              </a:pathLst>
                            </a:custGeom>
                            <a:noFill/>
                            <a:ln w="84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docshape55"/>
                          <wps:cNvSpPr>
                            <a:spLocks/>
                          </wps:cNvSpPr>
                          <wps:spPr bwMode="auto">
                            <a:xfrm>
                              <a:off x="6633" y="16"/>
                              <a:ext cx="2117" cy="1029"/>
                            </a:xfrm>
                            <a:custGeom>
                              <a:avLst/>
                              <a:gdLst>
                                <a:gd name="T0" fmla="+- 0 8716 6633"/>
                                <a:gd name="T1" fmla="*/ T0 w 2117"/>
                                <a:gd name="T2" fmla="+- 0 16 16"/>
                                <a:gd name="T3" fmla="*/ 16 h 1029"/>
                                <a:gd name="T4" fmla="+- 0 6667 6633"/>
                                <a:gd name="T5" fmla="*/ T4 w 2117"/>
                                <a:gd name="T6" fmla="+- 0 16 16"/>
                                <a:gd name="T7" fmla="*/ 16 h 1029"/>
                                <a:gd name="T8" fmla="+- 0 6652 6633"/>
                                <a:gd name="T9" fmla="*/ T8 w 2117"/>
                                <a:gd name="T10" fmla="+- 0 18 16"/>
                                <a:gd name="T11" fmla="*/ 18 h 1029"/>
                                <a:gd name="T12" fmla="+- 0 6642 6633"/>
                                <a:gd name="T13" fmla="*/ T12 w 2117"/>
                                <a:gd name="T14" fmla="+- 0 25 16"/>
                                <a:gd name="T15" fmla="*/ 25 h 1029"/>
                                <a:gd name="T16" fmla="+- 0 6636 6633"/>
                                <a:gd name="T17" fmla="*/ T16 w 2117"/>
                                <a:gd name="T18" fmla="+- 0 35 16"/>
                                <a:gd name="T19" fmla="*/ 35 h 1029"/>
                                <a:gd name="T20" fmla="+- 0 6633 6633"/>
                                <a:gd name="T21" fmla="*/ T20 w 2117"/>
                                <a:gd name="T22" fmla="+- 0 50 16"/>
                                <a:gd name="T23" fmla="*/ 50 h 1029"/>
                                <a:gd name="T24" fmla="+- 0 6633 6633"/>
                                <a:gd name="T25" fmla="*/ T24 w 2117"/>
                                <a:gd name="T26" fmla="+- 0 1011 16"/>
                                <a:gd name="T27" fmla="*/ 1011 h 1029"/>
                                <a:gd name="T28" fmla="+- 0 6636 6633"/>
                                <a:gd name="T29" fmla="*/ T28 w 2117"/>
                                <a:gd name="T30" fmla="+- 0 1026 16"/>
                                <a:gd name="T31" fmla="*/ 1026 h 1029"/>
                                <a:gd name="T32" fmla="+- 0 6642 6633"/>
                                <a:gd name="T33" fmla="*/ T32 w 2117"/>
                                <a:gd name="T34" fmla="+- 0 1036 16"/>
                                <a:gd name="T35" fmla="*/ 1036 h 1029"/>
                                <a:gd name="T36" fmla="+- 0 6652 6633"/>
                                <a:gd name="T37" fmla="*/ T36 w 2117"/>
                                <a:gd name="T38" fmla="+- 0 1042 16"/>
                                <a:gd name="T39" fmla="*/ 1042 h 1029"/>
                                <a:gd name="T40" fmla="+- 0 6667 6633"/>
                                <a:gd name="T41" fmla="*/ T40 w 2117"/>
                                <a:gd name="T42" fmla="+- 0 1044 16"/>
                                <a:gd name="T43" fmla="*/ 1044 h 1029"/>
                                <a:gd name="T44" fmla="+- 0 8716 6633"/>
                                <a:gd name="T45" fmla="*/ T44 w 2117"/>
                                <a:gd name="T46" fmla="+- 0 1044 16"/>
                                <a:gd name="T47" fmla="*/ 1044 h 1029"/>
                                <a:gd name="T48" fmla="+- 0 8731 6633"/>
                                <a:gd name="T49" fmla="*/ T48 w 2117"/>
                                <a:gd name="T50" fmla="+- 0 1042 16"/>
                                <a:gd name="T51" fmla="*/ 1042 h 1029"/>
                                <a:gd name="T52" fmla="+- 0 8741 6633"/>
                                <a:gd name="T53" fmla="*/ T52 w 2117"/>
                                <a:gd name="T54" fmla="+- 0 1036 16"/>
                                <a:gd name="T55" fmla="*/ 1036 h 1029"/>
                                <a:gd name="T56" fmla="+- 0 8748 6633"/>
                                <a:gd name="T57" fmla="*/ T56 w 2117"/>
                                <a:gd name="T58" fmla="+- 0 1026 16"/>
                                <a:gd name="T59" fmla="*/ 1026 h 1029"/>
                                <a:gd name="T60" fmla="+- 0 8750 6633"/>
                                <a:gd name="T61" fmla="*/ T60 w 2117"/>
                                <a:gd name="T62" fmla="+- 0 1011 16"/>
                                <a:gd name="T63" fmla="*/ 1011 h 1029"/>
                                <a:gd name="T64" fmla="+- 0 8750 6633"/>
                                <a:gd name="T65" fmla="*/ T64 w 2117"/>
                                <a:gd name="T66" fmla="+- 0 50 16"/>
                                <a:gd name="T67" fmla="*/ 50 h 1029"/>
                                <a:gd name="T68" fmla="+- 0 8748 6633"/>
                                <a:gd name="T69" fmla="*/ T68 w 2117"/>
                                <a:gd name="T70" fmla="+- 0 35 16"/>
                                <a:gd name="T71" fmla="*/ 35 h 1029"/>
                                <a:gd name="T72" fmla="+- 0 8741 6633"/>
                                <a:gd name="T73" fmla="*/ T72 w 2117"/>
                                <a:gd name="T74" fmla="+- 0 25 16"/>
                                <a:gd name="T75" fmla="*/ 25 h 1029"/>
                                <a:gd name="T76" fmla="+- 0 8731 6633"/>
                                <a:gd name="T77" fmla="*/ T76 w 2117"/>
                                <a:gd name="T78" fmla="+- 0 18 16"/>
                                <a:gd name="T79" fmla="*/ 18 h 1029"/>
                                <a:gd name="T80" fmla="+- 0 8716 6633"/>
                                <a:gd name="T81" fmla="*/ T80 w 2117"/>
                                <a:gd name="T82" fmla="+- 0 16 16"/>
                                <a:gd name="T83" fmla="*/ 16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17" h="1029">
                                  <a:moveTo>
                                    <a:pt x="2083" y="0"/>
                                  </a:moveTo>
                                  <a:lnTo>
                                    <a:pt x="34" y="0"/>
                                  </a:lnTo>
                                  <a:lnTo>
                                    <a:pt x="19" y="2"/>
                                  </a:lnTo>
                                  <a:lnTo>
                                    <a:pt x="9" y="9"/>
                                  </a:lnTo>
                                  <a:lnTo>
                                    <a:pt x="3" y="19"/>
                                  </a:lnTo>
                                  <a:lnTo>
                                    <a:pt x="0" y="34"/>
                                  </a:lnTo>
                                  <a:lnTo>
                                    <a:pt x="0" y="995"/>
                                  </a:lnTo>
                                  <a:lnTo>
                                    <a:pt x="3" y="1010"/>
                                  </a:lnTo>
                                  <a:lnTo>
                                    <a:pt x="9" y="1020"/>
                                  </a:lnTo>
                                  <a:lnTo>
                                    <a:pt x="19" y="1026"/>
                                  </a:lnTo>
                                  <a:lnTo>
                                    <a:pt x="34" y="1028"/>
                                  </a:lnTo>
                                  <a:lnTo>
                                    <a:pt x="2083" y="1028"/>
                                  </a:lnTo>
                                  <a:lnTo>
                                    <a:pt x="2098" y="1026"/>
                                  </a:lnTo>
                                  <a:lnTo>
                                    <a:pt x="2108" y="1020"/>
                                  </a:lnTo>
                                  <a:lnTo>
                                    <a:pt x="2115" y="1010"/>
                                  </a:lnTo>
                                  <a:lnTo>
                                    <a:pt x="2117" y="995"/>
                                  </a:lnTo>
                                  <a:lnTo>
                                    <a:pt x="2117" y="34"/>
                                  </a:lnTo>
                                  <a:lnTo>
                                    <a:pt x="2115" y="19"/>
                                  </a:lnTo>
                                  <a:lnTo>
                                    <a:pt x="2108" y="9"/>
                                  </a:lnTo>
                                  <a:lnTo>
                                    <a:pt x="2098" y="2"/>
                                  </a:lnTo>
                                  <a:lnTo>
                                    <a:pt x="2083"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56"/>
                          <wps:cNvSpPr>
                            <a:spLocks/>
                          </wps:cNvSpPr>
                          <wps:spPr bwMode="auto">
                            <a:xfrm>
                              <a:off x="6633" y="16"/>
                              <a:ext cx="2117" cy="1029"/>
                            </a:xfrm>
                            <a:custGeom>
                              <a:avLst/>
                              <a:gdLst>
                                <a:gd name="T0" fmla="+- 0 6667 6633"/>
                                <a:gd name="T1" fmla="*/ T0 w 2117"/>
                                <a:gd name="T2" fmla="+- 0 1044 16"/>
                                <a:gd name="T3" fmla="*/ 1044 h 1029"/>
                                <a:gd name="T4" fmla="+- 0 8716 6633"/>
                                <a:gd name="T5" fmla="*/ T4 w 2117"/>
                                <a:gd name="T6" fmla="+- 0 1044 16"/>
                                <a:gd name="T7" fmla="*/ 1044 h 1029"/>
                                <a:gd name="T8" fmla="+- 0 8731 6633"/>
                                <a:gd name="T9" fmla="*/ T8 w 2117"/>
                                <a:gd name="T10" fmla="+- 0 1042 16"/>
                                <a:gd name="T11" fmla="*/ 1042 h 1029"/>
                                <a:gd name="T12" fmla="+- 0 8741 6633"/>
                                <a:gd name="T13" fmla="*/ T12 w 2117"/>
                                <a:gd name="T14" fmla="+- 0 1036 16"/>
                                <a:gd name="T15" fmla="*/ 1036 h 1029"/>
                                <a:gd name="T16" fmla="+- 0 8748 6633"/>
                                <a:gd name="T17" fmla="*/ T16 w 2117"/>
                                <a:gd name="T18" fmla="+- 0 1026 16"/>
                                <a:gd name="T19" fmla="*/ 1026 h 1029"/>
                                <a:gd name="T20" fmla="+- 0 8750 6633"/>
                                <a:gd name="T21" fmla="*/ T20 w 2117"/>
                                <a:gd name="T22" fmla="+- 0 1011 16"/>
                                <a:gd name="T23" fmla="*/ 1011 h 1029"/>
                                <a:gd name="T24" fmla="+- 0 8750 6633"/>
                                <a:gd name="T25" fmla="*/ T24 w 2117"/>
                                <a:gd name="T26" fmla="+- 0 50 16"/>
                                <a:gd name="T27" fmla="*/ 50 h 1029"/>
                                <a:gd name="T28" fmla="+- 0 8748 6633"/>
                                <a:gd name="T29" fmla="*/ T28 w 2117"/>
                                <a:gd name="T30" fmla="+- 0 35 16"/>
                                <a:gd name="T31" fmla="*/ 35 h 1029"/>
                                <a:gd name="T32" fmla="+- 0 8741 6633"/>
                                <a:gd name="T33" fmla="*/ T32 w 2117"/>
                                <a:gd name="T34" fmla="+- 0 25 16"/>
                                <a:gd name="T35" fmla="*/ 25 h 1029"/>
                                <a:gd name="T36" fmla="+- 0 8731 6633"/>
                                <a:gd name="T37" fmla="*/ T36 w 2117"/>
                                <a:gd name="T38" fmla="+- 0 18 16"/>
                                <a:gd name="T39" fmla="*/ 18 h 1029"/>
                                <a:gd name="T40" fmla="+- 0 8716 6633"/>
                                <a:gd name="T41" fmla="*/ T40 w 2117"/>
                                <a:gd name="T42" fmla="+- 0 16 16"/>
                                <a:gd name="T43" fmla="*/ 16 h 1029"/>
                                <a:gd name="T44" fmla="+- 0 6667 6633"/>
                                <a:gd name="T45" fmla="*/ T44 w 2117"/>
                                <a:gd name="T46" fmla="+- 0 16 16"/>
                                <a:gd name="T47" fmla="*/ 16 h 1029"/>
                                <a:gd name="T48" fmla="+- 0 6652 6633"/>
                                <a:gd name="T49" fmla="*/ T48 w 2117"/>
                                <a:gd name="T50" fmla="+- 0 18 16"/>
                                <a:gd name="T51" fmla="*/ 18 h 1029"/>
                                <a:gd name="T52" fmla="+- 0 6642 6633"/>
                                <a:gd name="T53" fmla="*/ T52 w 2117"/>
                                <a:gd name="T54" fmla="+- 0 25 16"/>
                                <a:gd name="T55" fmla="*/ 25 h 1029"/>
                                <a:gd name="T56" fmla="+- 0 6636 6633"/>
                                <a:gd name="T57" fmla="*/ T56 w 2117"/>
                                <a:gd name="T58" fmla="+- 0 35 16"/>
                                <a:gd name="T59" fmla="*/ 35 h 1029"/>
                                <a:gd name="T60" fmla="+- 0 6633 6633"/>
                                <a:gd name="T61" fmla="*/ T60 w 2117"/>
                                <a:gd name="T62" fmla="+- 0 50 16"/>
                                <a:gd name="T63" fmla="*/ 50 h 1029"/>
                                <a:gd name="T64" fmla="+- 0 6633 6633"/>
                                <a:gd name="T65" fmla="*/ T64 w 2117"/>
                                <a:gd name="T66" fmla="+- 0 1011 16"/>
                                <a:gd name="T67" fmla="*/ 1011 h 1029"/>
                                <a:gd name="T68" fmla="+- 0 6636 6633"/>
                                <a:gd name="T69" fmla="*/ T68 w 2117"/>
                                <a:gd name="T70" fmla="+- 0 1026 16"/>
                                <a:gd name="T71" fmla="*/ 1026 h 1029"/>
                                <a:gd name="T72" fmla="+- 0 6642 6633"/>
                                <a:gd name="T73" fmla="*/ T72 w 2117"/>
                                <a:gd name="T74" fmla="+- 0 1036 16"/>
                                <a:gd name="T75" fmla="*/ 1036 h 1029"/>
                                <a:gd name="T76" fmla="+- 0 6652 6633"/>
                                <a:gd name="T77" fmla="*/ T76 w 2117"/>
                                <a:gd name="T78" fmla="+- 0 1042 16"/>
                                <a:gd name="T79" fmla="*/ 1042 h 1029"/>
                                <a:gd name="T80" fmla="+- 0 6667 6633"/>
                                <a:gd name="T81" fmla="*/ T80 w 2117"/>
                                <a:gd name="T82" fmla="+- 0 1044 16"/>
                                <a:gd name="T83" fmla="*/ 1044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17" h="1029">
                                  <a:moveTo>
                                    <a:pt x="34" y="1028"/>
                                  </a:moveTo>
                                  <a:lnTo>
                                    <a:pt x="2083" y="1028"/>
                                  </a:lnTo>
                                  <a:lnTo>
                                    <a:pt x="2098" y="1026"/>
                                  </a:lnTo>
                                  <a:lnTo>
                                    <a:pt x="2108" y="1020"/>
                                  </a:lnTo>
                                  <a:lnTo>
                                    <a:pt x="2115" y="1010"/>
                                  </a:lnTo>
                                  <a:lnTo>
                                    <a:pt x="2117" y="995"/>
                                  </a:lnTo>
                                  <a:lnTo>
                                    <a:pt x="2117" y="34"/>
                                  </a:lnTo>
                                  <a:lnTo>
                                    <a:pt x="2115" y="19"/>
                                  </a:lnTo>
                                  <a:lnTo>
                                    <a:pt x="2108" y="9"/>
                                  </a:lnTo>
                                  <a:lnTo>
                                    <a:pt x="2098" y="2"/>
                                  </a:lnTo>
                                  <a:lnTo>
                                    <a:pt x="2083" y="0"/>
                                  </a:lnTo>
                                  <a:lnTo>
                                    <a:pt x="34" y="0"/>
                                  </a:lnTo>
                                  <a:lnTo>
                                    <a:pt x="19" y="2"/>
                                  </a:lnTo>
                                  <a:lnTo>
                                    <a:pt x="9" y="9"/>
                                  </a:lnTo>
                                  <a:lnTo>
                                    <a:pt x="3" y="19"/>
                                  </a:lnTo>
                                  <a:lnTo>
                                    <a:pt x="0" y="34"/>
                                  </a:lnTo>
                                  <a:lnTo>
                                    <a:pt x="0" y="995"/>
                                  </a:lnTo>
                                  <a:lnTo>
                                    <a:pt x="3" y="1010"/>
                                  </a:lnTo>
                                  <a:lnTo>
                                    <a:pt x="9" y="1020"/>
                                  </a:lnTo>
                                  <a:lnTo>
                                    <a:pt x="19" y="1026"/>
                                  </a:lnTo>
                                  <a:lnTo>
                                    <a:pt x="34" y="1028"/>
                                  </a:lnTo>
                                  <a:close/>
                                </a:path>
                              </a:pathLst>
                            </a:custGeom>
                            <a:noFill/>
                            <a:ln w="10584">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105"/>
                          <wps:cNvCnPr>
                            <a:cxnSpLocks noChangeShapeType="1"/>
                          </wps:cNvCnPr>
                          <wps:spPr bwMode="auto">
                            <a:xfrm>
                              <a:off x="6700" y="151"/>
                              <a:ext cx="333" cy="0"/>
                            </a:xfrm>
                            <a:prstGeom prst="line">
                              <a:avLst/>
                            </a:prstGeom>
                            <a:noFill/>
                            <a:ln w="1587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22" name="Line 106"/>
                          <wps:cNvCnPr>
                            <a:cxnSpLocks noChangeShapeType="1"/>
                          </wps:cNvCnPr>
                          <wps:spPr bwMode="auto">
                            <a:xfrm>
                              <a:off x="6700" y="396"/>
                              <a:ext cx="333" cy="0"/>
                            </a:xfrm>
                            <a:prstGeom prst="line">
                              <a:avLst/>
                            </a:prstGeom>
                            <a:noFill/>
                            <a:ln w="15876">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123" name="Line 107"/>
                          <wps:cNvCnPr>
                            <a:cxnSpLocks noChangeShapeType="1"/>
                          </wps:cNvCnPr>
                          <wps:spPr bwMode="auto">
                            <a:xfrm>
                              <a:off x="6700" y="640"/>
                              <a:ext cx="333" cy="0"/>
                            </a:xfrm>
                            <a:prstGeom prst="line">
                              <a:avLst/>
                            </a:prstGeom>
                            <a:noFill/>
                            <a:ln w="15876">
                              <a:solidFill>
                                <a:srgbClr val="2BA02B"/>
                              </a:solidFill>
                              <a:prstDash val="solid"/>
                              <a:round/>
                              <a:headEnd/>
                              <a:tailEnd/>
                            </a:ln>
                            <a:extLst>
                              <a:ext uri="{909E8E84-426E-40DD-AFC4-6F175D3DCCD1}">
                                <a14:hiddenFill xmlns:a14="http://schemas.microsoft.com/office/drawing/2010/main">
                                  <a:noFill/>
                                </a14:hiddenFill>
                              </a:ext>
                            </a:extLst>
                          </wps:spPr>
                          <wps:bodyPr/>
                        </wps:wsp>
                        <wps:wsp>
                          <wps:cNvPr id="124" name="Line 108"/>
                          <wps:cNvCnPr>
                            <a:cxnSpLocks noChangeShapeType="1"/>
                          </wps:cNvCnPr>
                          <wps:spPr bwMode="auto">
                            <a:xfrm>
                              <a:off x="6700" y="885"/>
                              <a:ext cx="333" cy="0"/>
                            </a:xfrm>
                            <a:prstGeom prst="line">
                              <a:avLst/>
                            </a:prstGeom>
                            <a:noFill/>
                            <a:ln w="15876">
                              <a:solidFill>
                                <a:srgbClr val="D62728"/>
                              </a:solidFill>
                              <a:prstDash val="solid"/>
                              <a:round/>
                              <a:headEnd/>
                              <a:tailEnd/>
                            </a:ln>
                            <a:extLst>
                              <a:ext uri="{909E8E84-426E-40DD-AFC4-6F175D3DCCD1}">
                                <a14:hiddenFill xmlns:a14="http://schemas.microsoft.com/office/drawing/2010/main">
                                  <a:noFill/>
                                </a14:hiddenFill>
                              </a:ext>
                            </a:extLst>
                          </wps:spPr>
                          <wps:bodyPr/>
                        </wps:wsp>
                        <wps:wsp>
                          <wps:cNvPr id="125" name="docshape57"/>
                          <wps:cNvSpPr txBox="1">
                            <a:spLocks noChangeArrowheads="1"/>
                          </wps:cNvSpPr>
                          <wps:spPr bwMode="auto">
                            <a:xfrm>
                              <a:off x="3194" y="-74"/>
                              <a:ext cx="5652" cy="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795E9" w14:textId="77777777" w:rsidR="00F140C9" w:rsidRDefault="00F140C9" w:rsidP="00F140C9">
                                <w:pPr>
                                  <w:spacing w:before="122" w:line="302" w:lineRule="auto"/>
                                  <w:ind w:left="3972" w:right="157"/>
                                  <w:rPr>
                                    <w:rFonts w:ascii="Verdana"/>
                                    <w:sz w:val="16"/>
                                  </w:rPr>
                                </w:pPr>
                                <w:r>
                                  <w:rPr>
                                    <w:rFonts w:ascii="Verdana"/>
                                    <w:w w:val="105"/>
                                    <w:sz w:val="16"/>
                                  </w:rPr>
                                  <w:t>House size = 2.0</w:t>
                                </w:r>
                                <w:r>
                                  <w:rPr>
                                    <w:rFonts w:ascii="Verdana"/>
                                    <w:spacing w:val="1"/>
                                    <w:w w:val="105"/>
                                    <w:sz w:val="16"/>
                                  </w:rPr>
                                  <w:t xml:space="preserve"> </w:t>
                                </w:r>
                                <w:r>
                                  <w:rPr>
                                    <w:rFonts w:ascii="Verdana"/>
                                    <w:w w:val="105"/>
                                    <w:sz w:val="16"/>
                                  </w:rPr>
                                  <w:t>House size = 6.0</w:t>
                                </w:r>
                                <w:r>
                                  <w:rPr>
                                    <w:rFonts w:ascii="Verdana"/>
                                    <w:spacing w:val="1"/>
                                    <w:w w:val="105"/>
                                    <w:sz w:val="16"/>
                                  </w:rPr>
                                  <w:t xml:space="preserve"> </w:t>
                                </w: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3"/>
                                    <w:w w:val="105"/>
                                    <w:sz w:val="16"/>
                                  </w:rPr>
                                  <w:t xml:space="preserve"> </w:t>
                                </w:r>
                                <w:r>
                                  <w:rPr>
                                    <w:rFonts w:ascii="Verdana"/>
                                    <w:w w:val="105"/>
                                    <w:sz w:val="16"/>
                                  </w:rPr>
                                  <w:t>=</w:t>
                                </w:r>
                                <w:r>
                                  <w:rPr>
                                    <w:rFonts w:ascii="Verdana"/>
                                    <w:spacing w:val="-12"/>
                                    <w:w w:val="105"/>
                                    <w:sz w:val="16"/>
                                  </w:rPr>
                                  <w:t xml:space="preserve"> </w:t>
                                </w:r>
                                <w:r>
                                  <w:rPr>
                                    <w:rFonts w:ascii="Verdana"/>
                                    <w:w w:val="105"/>
                                    <w:sz w:val="16"/>
                                  </w:rPr>
                                  <w:t>10.0</w:t>
                                </w:r>
                                <w:r>
                                  <w:rPr>
                                    <w:rFonts w:ascii="Verdana"/>
                                    <w:spacing w:val="-57"/>
                                    <w:w w:val="105"/>
                                    <w:sz w:val="16"/>
                                  </w:rPr>
                                  <w:t xml:space="preserve"> </w:t>
                                </w:r>
                                <w:r>
                                  <w:rPr>
                                    <w:rFonts w:ascii="Verdana"/>
                                    <w:w w:val="105"/>
                                    <w:sz w:val="16"/>
                                  </w:rPr>
                                  <w:t>Rental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55CF75" id="Group 74" o:spid="_x0000_s1086" style="position:absolute;left:0;text-align:left;margin-left:159.7pt;margin-top:-3.7pt;width:282.6pt;height:184.5pt;z-index:251756544;mso-position-horizontal-relative:page" coordorigin="3194,-74" coordsize="5652,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">
                  <v:line id="Line 59" o:spid="_x0000_s1087" style="position:absolute;visibility:visible;mso-wrap-style:square" from="3544,3557" to="3544,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" strokecolor="#afafaf" strokeweight=".23519mm"/>
                  <v:shape id="docshape37" o:spid="_x0000_s1088" style="position:absolute;left:3543;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" path="m,l,58e" fillcolor="black" stroked="f">
                    <v:path arrowok="t" o:connecttype="custom" o:connectlocs="0,3557;0,3615" o:connectangles="0,0"/>
                  </v:shape>
                  <v:line id="Line 61" o:spid="_x0000_s1089" style="position:absolute;visibility:visible;mso-wrap-style:square" from="3544,3557" to="354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" strokeweight=".23519mm"/>
                  <v:line id="Line 62" o:spid="_x0000_s1090" style="position:absolute;visibility:visible;mso-wrap-style:square" from="4602,3557" to="4602,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" strokecolor="#afafaf" strokeweight=".23519mm"/>
                  <v:shape id="docshape38" o:spid="_x0000_s1091" style="position:absolute;left:4601;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" path="m,l,58e" fillcolor="black" stroked="f">
                    <v:path arrowok="t" o:connecttype="custom" o:connectlocs="0,3557;0,3615" o:connectangles="0,0"/>
                  </v:shape>
                  <v:line id="Line 64" o:spid="_x0000_s1092" style="position:absolute;visibility:visible;mso-wrap-style:square" from="4602,3557" to="4602,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" strokeweight=".23519mm"/>
                  <v:line id="Line 65" o:spid="_x0000_s1093" style="position:absolute;visibility:visible;mso-wrap-style:square" from="5659,3557" to="5659,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" strokecolor="#afafaf" strokeweight=".23519mm"/>
                  <v:shape id="docshape39" o:spid="_x0000_s1094" style="position:absolute;left:5659;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" path="m,l,58e" fillcolor="black" stroked="f">
                    <v:path arrowok="t" o:connecttype="custom" o:connectlocs="0,3557;0,3615" o:connectangles="0,0"/>
                  </v:shape>
                  <v:line id="Line 67" o:spid="_x0000_s1095" style="position:absolute;visibility:visible;mso-wrap-style:square" from="5659,3557" to="5659,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" strokeweight=".23519mm"/>
                  <v:line id="Line 68" o:spid="_x0000_s1096" style="position:absolute;visibility:visible;mso-wrap-style:square" from="6717,3557" to="6717,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" strokecolor="#afafaf" strokeweight=".23519mm"/>
                  <v:shape id="docshape40" o:spid="_x0000_s1097" style="position:absolute;left:6717;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" path="m,l,58e" fillcolor="black" stroked="f">
                    <v:path arrowok="t" o:connecttype="custom" o:connectlocs="0,3557;0,3615" o:connectangles="0,0"/>
                  </v:shape>
                  <v:line id="Line 70" o:spid="_x0000_s1098" style="position:absolute;visibility:visible;mso-wrap-style:square" from="6717,3557" to="6717,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" strokeweight=".23519mm"/>
                  <v:line id="Line 71" o:spid="_x0000_s1099" style="position:absolute;visibility:visible;mso-wrap-style:square" from="7775,3557" to="7775,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" strokecolor="#afafaf" strokeweight=".23519mm"/>
                  <v:shape id="docshape41" o:spid="_x0000_s1100" style="position:absolute;left:7775;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" path="m,l,58e" fillcolor="black" stroked="f">
                    <v:path arrowok="t" o:connecttype="custom" o:connectlocs="0,3557;0,3615" o:connectangles="0,0"/>
                  </v:shape>
                  <v:line id="Line 73" o:spid="_x0000_s1101" style="position:absolute;visibility:visible;mso-wrap-style:square" from="7775,3557" to="7775,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" strokeweight=".23519mm"/>
                  <v:line id="Line 74" o:spid="_x0000_s1102" style="position:absolute;visibility:visible;mso-wrap-style:square" from="8833,3557" to="8833,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" strokecolor="#afafaf" strokeweight=".23519mm"/>
                  <v:shape id="docshape42" o:spid="_x0000_s1103" style="position:absolute;left:8833;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" path="m,l,58e" fillcolor="black" stroked="f">
                    <v:path arrowok="t" o:connecttype="custom" o:connectlocs="0,3557;0,3615" o:connectangles="0,0"/>
                  </v:shape>
                  <v:line id="Line 76" o:spid="_x0000_s1104" style="position:absolute;visibility:visible;mso-wrap-style:square" from="8833,3557" to="8833,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" strokeweight=".23519mm"/>
                  <v:line id="Line 77" o:spid="_x0000_s1105" style="position:absolute;visibility:visible;mso-wrap-style:square" from="3253,3164" to="883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" strokecolor="#afafaf" strokeweight=".23519mm"/>
                  <v:shape id="docshape43" o:spid="_x0000_s1106" style="position:absolute;left:3194;top:316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" path="m59,l,e" fillcolor="black" stroked="f">
                    <v:path arrowok="t" o:connecttype="custom" o:connectlocs="59,0;0,0" o:connectangles="0,0"/>
                  </v:shape>
                  <v:line id="Line 79" o:spid="_x0000_s1107" style="position:absolute;visibility:visible;mso-wrap-style:square" from="3253,3164" to="325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" strokeweight=".23519mm"/>
                  <v:line id="Line 80" o:spid="_x0000_s1108" style="position:absolute;visibility:visible;mso-wrap-style:square" from="3253,2653" to="8833,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" strokecolor="#afafaf" strokeweight=".23519mm"/>
                  <v:shape id="docshape44" o:spid="_x0000_s1109" style="position:absolute;left:3194;top:265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" path="m59,l,e" fillcolor="black" stroked="f">
                    <v:path arrowok="t" o:connecttype="custom" o:connectlocs="59,0;0,0" o:connectangles="0,0"/>
                  </v:shape>
                  <v:line id="Line 82" o:spid="_x0000_s1110" style="position:absolute;visibility:visible;mso-wrap-style:square" from="3253,2653" to="3253,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" strokeweight=".23519mm"/>
                  <v:line id="Line 83" o:spid="_x0000_s1111" style="position:absolute;visibility:visible;mso-wrap-style:square" from="3253,2142" to="8833,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" strokecolor="#afafaf" strokeweight=".23519mm"/>
                  <v:shape id="docshape45" o:spid="_x0000_s1112" style="position:absolute;left:3194;top:214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" path="m59,l,e" fillcolor="black" stroked="f">
                    <v:path arrowok="t" o:connecttype="custom" o:connectlocs="59,0;0,0" o:connectangles="0,0"/>
                  </v:shape>
                  <v:line id="Line 85" o:spid="_x0000_s1113" style="position:absolute;visibility:visible;mso-wrap-style:square" from="3253,2142" to="3253,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" strokeweight=".23519mm"/>
                  <v:line id="Line 86" o:spid="_x0000_s1114" style="position:absolute;visibility:visible;mso-wrap-style:square" from="3253,1631" to="8833,1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" strokecolor="#afafaf" strokeweight=".23519mm"/>
                  <v:shape id="docshape46" o:spid="_x0000_s1115" style="position:absolute;left:3194;top:163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" path="m59,l,e" fillcolor="black" stroked="f">
                    <v:path arrowok="t" o:connecttype="custom" o:connectlocs="59,0;0,0" o:connectangles="0,0"/>
                  </v:shape>
                  <v:line id="Line 88" o:spid="_x0000_s1116" style="position:absolute;visibility:visible;mso-wrap-style:square" from="3253,1631" to="3253,1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" strokeweight=".23519mm"/>
                  <v:line id="Line 89" o:spid="_x0000_s1117" style="position:absolute;visibility:visible;mso-wrap-style:square" from="3253,1120" to="8833,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" strokecolor="#afafaf" strokeweight=".23519mm"/>
                  <v:shape id="docshape47" o:spid="_x0000_s1118" style="position:absolute;left:3194;top:111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" path="m59,l,e" fillcolor="black" stroked="f">
                    <v:path arrowok="t" o:connecttype="custom" o:connectlocs="59,0;0,0" o:connectangles="0,0"/>
                  </v:shape>
                  <v:line id="Line 91" o:spid="_x0000_s1119" style="position:absolute;visibility:visible;mso-wrap-style:square" from="3253,1120" to="3253,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" strokeweight=".23519mm"/>
                  <v:line id="Line 92" o:spid="_x0000_s1120" style="position:absolute;visibility:visible;mso-wrap-style:square" from="3253,609" to="883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" strokecolor="#afafaf" strokeweight=".23519mm"/>
                  <v:shape id="docshape48" o:spid="_x0000_s1121" style="position:absolute;left:3194;top:60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" path="m59,l,e" fillcolor="black" stroked="f">
                    <v:path arrowok="t" o:connecttype="custom" o:connectlocs="59,0;0,0" o:connectangles="0,0"/>
                  </v:shape>
                  <v:line id="Line 94" o:spid="_x0000_s1122" style="position:absolute;visibility:visible;mso-wrap-style:square" from="3253,609" to="325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" strokeweight=".23519mm"/>
                  <v:line id="Line 95" o:spid="_x0000_s1123" style="position:absolute;visibility:visible;mso-wrap-style:square" from="3253,98" to="88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" strokecolor="#afafaf" strokeweight=".23519mm"/>
                  <v:shape id="docshape49" o:spid="_x0000_s1124" style="position:absolute;left:3194;top:9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" path="m59,l,e" fillcolor="black" stroked="f">
                    <v:path arrowok="t" o:connecttype="custom" o:connectlocs="59,0;0,0" o:connectangles="0,0"/>
                  </v:shape>
                  <v:line id="Line 97" o:spid="_x0000_s1125" style="position:absolute;visibility:visible;mso-wrap-style:square" from="3253,98" to="32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" strokeweight=".23519mm"/>
                  <v:shape id="docshape50" o:spid="_x0000_s1126" style="position:absolute;left:3702;top:97;width:5131;height:3197;visibility:visible;mso-wrap-style:square;v-text-anchor:top" coordsize="5131,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" path="m,l53,r54,l160,r54,860l267,1371r53,329l374,1930r53,170l481,2231r53,105l588,2421r53,71l694,2552r54,51l801,2648r54,39l908,2721r54,31l1015,2780r107,47l1229,2866r107,33l1442,2928r107,25l1656,2975r107,18l1870,3010r107,15l2084,3039r106,12l2297,3062r107,11l2511,3082r107,9l2725,3099r107,7l2938,3113r107,7l3152,3126r107,6l3366,3137r107,5l3580,3147r106,5l3793,3156r107,4l4007,3164r107,4l4221,3171r107,4l4434,3178r107,3l4648,3184r107,3l4862,3190r107,2l5076,3195r53,1l5130,3196e" filled="f" strokecolor="#1f77b3" strokeweight=".441mm">
                    <v:path arrowok="t" o:connecttype="custom" o:connectlocs="0,98;53,98;107,98;160,98;214,958;267,1469;320,1798;374,2028;427,2198;481,2329;534,2434;588,2519;641,2590;694,2650;748,2701;801,2746;855,2785;908,2819;962,2850;1015,2878;1122,2925;1229,2964;1336,2997;1442,3026;1549,3051;1656,3073;1763,3091;1870,3108;1977,3123;2084,3137;2190,3149;2297,3160;2404,3171;2511,3180;2618,3189;2725,3197;2832,3204;2938,3211;3045,3218;3152,3224;3259,3230;3366,3235;3473,3240;3580,3245;3686,3250;3793,3254;3900,3258;4007,3262;4114,3266;4221,3269;4328,3273;4434,3276;4541,3279;4648,3282;4755,3285;4862,3288;4969,3290;5076,3293;5129,3294;5130,3294" o:connectangles="0,0,0,0,0,0,0,0,0,0,0,0,0,0,0,0,0,0,0,0,0,0,0,0,0,0,0,0,0,0,0,0,0,0,0,0,0,0,0,0,0,0,0,0,0,0,0,0,0,0,0,0,0,0,0,0,0,0,0,0"/>
                  </v:shape>
                  <v:shape id="docshape51" o:spid="_x0000_s1127" style="position:absolute;left:3914;top:97;width:4919;height:3056;visibility:visible;mso-wrap-style:square;v-text-anchor:top" coordsize="4919,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" path="m,l,,373,r54,307l480,709r54,303l587,1249r54,191l694,1596r53,132l801,1839r53,96l908,2019r53,73l1015,2158r53,57l1121,2268r54,47l1228,2358r54,39l1335,2433r54,33l1442,2496r53,29l1602,2576r107,44l1816,2658r107,35l2030,2724r107,28l2243,2778r107,22l2457,2821r107,19l2671,2858r107,16l2885,2889r106,14l3098,2917r107,12l3312,2941r107,11l3526,2962r107,10l3739,2981r107,8l3953,2997r107,8l4167,3012r107,7l4381,3026r106,6l4594,3038r107,6l4808,3049r107,6l4918,3055e" filled="f" strokecolor="#ff7f0e" strokeweight=".441mm">
                    <v:path arrowok="t" o:connecttype="custom" o:connectlocs="0,98;0,98;373,98;427,405;480,807;534,1110;587,1347;641,1538;694,1694;747,1826;801,1937;854,2033;908,2117;961,2190;1015,2256;1068,2313;1121,2366;1175,2413;1228,2456;1282,2495;1335,2531;1389,2564;1442,2594;1495,2623;1602,2674;1709,2718;1816,2756;1923,2791;2030,2822;2137,2850;2243,2876;2350,2898;2457,2919;2564,2938;2671,2956;2778,2972;2885,2987;2991,3001;3098,3015;3205,3027;3312,3039;3419,3050;3526,3060;3633,3070;3739,3079;3846,3087;3953,3095;4060,3103;4167,3110;4274,3117;4381,3124;4487,3130;4594,3136;4701,3142;4808,3147;4915,3153;4918,3153" o:connectangles="0,0,0,0,0,0,0,0,0,0,0,0,0,0,0,0,0,0,0,0,0,0,0,0,0,0,0,0,0,0,0,0,0,0,0,0,0,0,0,0,0,0,0,0,0,0,0,0,0,0,0,0,0,0,0,0,0"/>
                  </v:shape>
                  <v:shape id="docshape52" o:spid="_x0000_s1128" style="position:absolute;left:4126;top:97;width:4707;height:2910;visibility:visible;mso-wrap-style:square;v-text-anchor:top" coordsize="4707,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" path="m,l,,588,r53,69l695,390r53,261l801,867r54,181l908,1203r54,135l1015,1455r54,103l1122,1650r53,82l1229,1806r53,67l1336,1934r53,55l1443,2040r53,48l1549,2131r54,40l1656,2209r54,35l1763,2276r54,31l1870,2336r107,52l2084,2435r107,42l2297,2515r107,35l2511,2581r107,29l2725,2636r107,24l2939,2683r106,21l3152,2724r107,18l3366,2760r107,16l3580,2791r107,14l3793,2818r107,13l4007,2843r107,11l4221,2865r107,11l4435,2885r106,10l4648,2904r54,4l4707,2909e" filled="f" strokecolor="#2ba02b" strokeweight=".441mm">
                    <v:path arrowok="t" o:connecttype="custom" o:connectlocs="0,98;0,98;588,98;641,167;695,488;748,749;801,965;855,1146;908,1301;962,1436;1015,1553;1069,1656;1122,1748;1175,1830;1229,1904;1282,1971;1336,2032;1389,2087;1443,2138;1496,2186;1549,2229;1603,2269;1656,2307;1710,2342;1763,2374;1817,2405;1870,2434;1977,2486;2084,2533;2191,2575;2297,2613;2404,2648;2511,2679;2618,2708;2725,2734;2832,2758;2939,2781;3045,2802;3152,2822;3259,2840;3366,2858;3473,2874;3580,2889;3687,2903;3793,2916;3900,2929;4007,2941;4114,2952;4221,2963;4328,2974;4435,2983;4541,2993;4648,3002;4702,3006;4707,3007" o:connectangles="0,0,0,0,0,0,0,0,0,0,0,0,0,0,0,0,0,0,0,0,0,0,0,0,0,0,0,0,0,0,0,0,0,0,0,0,0,0,0,0,0,0,0,0,0,0,0,0,0,0,0,0,0,0,0"/>
                  </v:shape>
                  <v:shape id="docshape53" o:spid="_x0000_s1129" style="position:absolute;left:3543;top:97;width:5290;height:3295;visibility:visible;mso-wrap-style:square;v-text-anchor:top" coordsize="5290,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" path="m,l53,r54,l160,1575r53,586l267,2453r53,176l374,2746r53,83l481,2892r53,49l587,2980r54,32l748,3060r107,36l961,3124r107,22l1175,3164r107,14l1389,3191r107,10l1603,3210r106,7l1816,3224r107,6l2030,3236r107,4l2244,3245r107,4l2457,3252r107,4l2671,3259r107,2l2885,3264r107,2l3099,3269r106,2l3312,3273r107,1l3526,3276r107,2l3740,3279r106,2l3953,3282r107,1l4167,3285r107,1l4381,3287r107,1l4594,3289r107,1l4808,3291r107,1l5022,3292r107,1l5236,3294r53,e" filled="f" strokecolor="#d62728" strokeweight=".441mm">
                    <v:path arrowok="t" o:connecttype="custom" o:connectlocs="0,98;53,98;107,98;160,1673;213,2259;267,2551;320,2727;374,2844;427,2927;481,2990;534,3039;587,3078;641,3110;748,3158;855,3194;961,3222;1068,3244;1175,3262;1282,3276;1389,3289;1496,3299;1603,3308;1709,3315;1816,3322;1923,3328;2030,3334;2137,3338;2244,3343;2351,3347;2457,3350;2564,3354;2671,3357;2778,3359;2885,3362;2992,3364;3099,3367;3205,3369;3312,3371;3419,3372;3526,3374;3633,3376;3740,3377;3846,3379;3953,3380;4060,3381;4167,3383;4274,3384;4381,3385;4488,3386;4594,3387;4701,3388;4808,3389;4915,3390;5022,3390;5129,3391;5236,3392;5289,3392" o:connectangles="0,0,0,0,0,0,0,0,0,0,0,0,0,0,0,0,0,0,0,0,0,0,0,0,0,0,0,0,0,0,0,0,0,0,0,0,0,0,0,0,0,0,0,0,0,0,0,0,0,0,0,0,0,0,0,0,0"/>
                  </v:shape>
                  <v:shape id="docshape54" o:spid="_x0000_s1130" style="position:absolute;left:3252;top:-68;width:5581;height:3625;visibility:visible;mso-wrap-style:square;v-text-anchor:top" coordsize="5581,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" path="m,3624l,m5580,3624l5580,m,3624r5580,m,l5580,e" filled="f" strokeweight=".23519mm">
                    <v:path arrowok="t" o:connecttype="custom" o:connectlocs="0,3557;0,-67;5580,3557;5580,-67;0,3557;5580,3557;0,-67;5580,-67" o:connectangles="0,0,0,0,0,0,0,0"/>
                  </v:shape>
                  <v:shape id="docshape55" o:spid="_x0000_s1131" style="position:absolute;left:6633;top:16;width:2117;height:1029;visibility:visible;mso-wrap-style:square;v-text-anchor:top" coordsize="2117,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" path="m2083,l34,,19,2,9,9,3,19,,34,,995r3,15l9,1020r10,6l34,1028r2049,l2098,1026r10,-6l2115,1010r2,-15l2117,34r-2,-15l2108,9,2098,2,2083,xe" stroked="f">
                    <v:fill opacity="52428f"/>
                    <v:path arrowok="t" o:connecttype="custom" o:connectlocs="2083,16;34,16;19,18;9,25;3,35;0,50;0,1011;3,1026;9,1036;19,1042;34,1044;2083,1044;2098,1042;2108,1036;2115,1026;2117,1011;2117,50;2115,35;2108,25;2098,18;2083,16" o:connectangles="0,0,0,0,0,0,0,0,0,0,0,0,0,0,0,0,0,0,0,0,0"/>
                  </v:shape>
                  <v:shape id="docshape56" o:spid="_x0000_s1132" style="position:absolute;left:6633;top:16;width:2117;height:1029;visibility:visible;mso-wrap-style:square;v-text-anchor:top" coordsize="2117,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" path="m34,1028r2049,l2098,1026r10,-6l2115,1010r2,-15l2117,34r-2,-15l2108,9,2098,2,2083,,34,,19,2,9,9,3,19,,34,,995r3,15l9,1020r10,6l34,1028xe" filled="f" strokecolor="#ccc" strokeweight=".294mm">
                    <v:path arrowok="t" o:connecttype="custom" o:connectlocs="34,1044;2083,1044;2098,1042;2108,1036;2115,1026;2117,1011;2117,50;2115,35;2108,25;2098,18;2083,16;34,16;19,18;9,25;3,35;0,50;0,1011;3,1026;9,1036;19,1042;34,1044" o:connectangles="0,0,0,0,0,0,0,0,0,0,0,0,0,0,0,0,0,0,0,0,0"/>
                  </v:shape>
                  <v:line id="Line 105" o:spid="_x0000_s1133" style="position:absolute;visibility:visible;mso-wrap-style:square" from="6700,151" to="7033,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" strokecolor="#1f77b3" strokeweight=".441mm"/>
                  <v:line id="Line 106" o:spid="_x0000_s1134" style="position:absolute;visibility:visible;mso-wrap-style:square" from="6700,396" to="703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" strokecolor="#ff7f0e" strokeweight=".441mm"/>
                  <v:line id="Line 107" o:spid="_x0000_s1135" style="position:absolute;visibility:visible;mso-wrap-style:square" from="6700,640" to="703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" strokecolor="#2ba02b" strokeweight=".441mm"/>
                  <v:line id="Line 108" o:spid="_x0000_s1136" style="position:absolute;visibility:visible;mso-wrap-style:square" from="6700,885" to="703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" strokecolor="#d62728" strokeweight=".441mm"/>
                  <v:shape id="docshape57" o:spid="_x0000_s1137" type="#_x0000_t202" style="position:absolute;left:3194;top:-74;width:5652;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79C795E9" w14:textId="77777777" w:rsidR="00F140C9" w:rsidRDefault="00F140C9" w:rsidP="00F140C9">
                          <w:pPr>
                            <w:spacing w:before="122" w:line="302" w:lineRule="auto"/>
                            <w:ind w:left="3972" w:right="157"/>
                            <w:rPr>
                              <w:rFonts w:ascii="Verdana"/>
                              <w:sz w:val="16"/>
                            </w:rPr>
                          </w:pPr>
                          <w:r>
                            <w:rPr>
                              <w:rFonts w:ascii="Verdana"/>
                              <w:w w:val="105"/>
                              <w:sz w:val="16"/>
                            </w:rPr>
                            <w:t>House size = 2.0</w:t>
                          </w:r>
                          <w:r>
                            <w:rPr>
                              <w:rFonts w:ascii="Verdana"/>
                              <w:spacing w:val="1"/>
                              <w:w w:val="105"/>
                              <w:sz w:val="16"/>
                            </w:rPr>
                            <w:t xml:space="preserve"> </w:t>
                          </w:r>
                          <w:r>
                            <w:rPr>
                              <w:rFonts w:ascii="Verdana"/>
                              <w:w w:val="105"/>
                              <w:sz w:val="16"/>
                            </w:rPr>
                            <w:t>House size = 6.0</w:t>
                          </w:r>
                          <w:r>
                            <w:rPr>
                              <w:rFonts w:ascii="Verdana"/>
                              <w:spacing w:val="1"/>
                              <w:w w:val="105"/>
                              <w:sz w:val="16"/>
                            </w:rPr>
                            <w:t xml:space="preserve"> </w:t>
                          </w: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3"/>
                              <w:w w:val="105"/>
                              <w:sz w:val="16"/>
                            </w:rPr>
                            <w:t xml:space="preserve"> </w:t>
                          </w:r>
                          <w:r>
                            <w:rPr>
                              <w:rFonts w:ascii="Verdana"/>
                              <w:w w:val="105"/>
                              <w:sz w:val="16"/>
                            </w:rPr>
                            <w:t>=</w:t>
                          </w:r>
                          <w:r>
                            <w:rPr>
                              <w:rFonts w:ascii="Verdana"/>
                              <w:spacing w:val="-12"/>
                              <w:w w:val="105"/>
                              <w:sz w:val="16"/>
                            </w:rPr>
                            <w:t xml:space="preserve"> </w:t>
                          </w:r>
                          <w:r>
                            <w:rPr>
                              <w:rFonts w:ascii="Verdana"/>
                              <w:w w:val="105"/>
                              <w:sz w:val="16"/>
                            </w:rPr>
                            <w:t>10.0</w:t>
                          </w:r>
                          <w:r>
                            <w:rPr>
                              <w:rFonts w:ascii="Verdana"/>
                              <w:spacing w:val="-57"/>
                              <w:w w:val="105"/>
                              <w:sz w:val="16"/>
                            </w:rPr>
                            <w:t xml:space="preserve"> </w:t>
                          </w:r>
                          <w:r>
                            <w:rPr>
                              <w:rFonts w:ascii="Verdana"/>
                              <w:w w:val="105"/>
                              <w:sz w:val="16"/>
                            </w:rPr>
                            <w:t>Rental</w:t>
                          </w:r>
                        </w:p>
                      </w:txbxContent>
                    </v:textbox>
                  </v:shape>
                  <w10:wrap anchorx="page"/>
                </v:group>
              </w:pict>
            </mc:Fallback>
          </mc:AlternateContent>
        </w:r>
        <w:r>
          <w:rPr>
            <w:rFonts w:ascii="Verdana"/>
            <w:sz w:val="16"/>
          </w:rPr>
          <w:t>1.0</w:t>
        </w:r>
      </w:ins>
    </w:p>
    <w:p w14:paraId="006338F0" w14:textId="77777777" w:rsidR="00F140C9" w:rsidRDefault="00F140C9">
      <w:pPr>
        <w:pStyle w:val="BodyText"/>
        <w:spacing w:before="7"/>
        <w:jc w:val="both"/>
        <w:rPr>
          <w:ins w:id="385" w:author="Lujan, Alan" w:date="2021-12-15T10:26:00Z"/>
          <w:rFonts w:ascii="Verdana"/>
          <w:sz w:val="20"/>
        </w:rPr>
        <w:pPrChange w:id="386" w:author="Lujan, Alan" w:date="2021-12-15T10:49:00Z">
          <w:pPr>
            <w:pStyle w:val="BodyText"/>
            <w:spacing w:before="7"/>
          </w:pPr>
        </w:pPrChange>
      </w:pPr>
    </w:p>
    <w:p w14:paraId="798BF76C" w14:textId="77777777" w:rsidR="00F140C9" w:rsidRDefault="00F140C9" w:rsidP="00843F4B">
      <w:pPr>
        <w:spacing w:before="66"/>
        <w:ind w:left="1491"/>
        <w:rPr>
          <w:ins w:id="387" w:author="Lujan, Alan" w:date="2021-12-15T10:26:00Z"/>
          <w:rFonts w:ascii="Verdana"/>
          <w:sz w:val="16"/>
        </w:rPr>
      </w:pPr>
      <w:ins w:id="388" w:author="Lujan, Alan" w:date="2021-12-15T10:26:00Z">
        <w:r>
          <w:rPr>
            <w:rFonts w:ascii="Verdana"/>
            <w:sz w:val="16"/>
          </w:rPr>
          <w:t>0.9</w:t>
        </w:r>
      </w:ins>
    </w:p>
    <w:p w14:paraId="099FD8D5" w14:textId="77777777" w:rsidR="00F140C9" w:rsidRDefault="00F140C9">
      <w:pPr>
        <w:pStyle w:val="BodyText"/>
        <w:spacing w:before="8"/>
        <w:jc w:val="both"/>
        <w:rPr>
          <w:ins w:id="389" w:author="Lujan, Alan" w:date="2021-12-15T10:26:00Z"/>
          <w:rFonts w:ascii="Verdana"/>
          <w:sz w:val="20"/>
        </w:rPr>
        <w:pPrChange w:id="390" w:author="Lujan, Alan" w:date="2021-12-15T10:49:00Z">
          <w:pPr>
            <w:pStyle w:val="BodyText"/>
            <w:spacing w:before="8"/>
          </w:pPr>
        </w:pPrChange>
      </w:pPr>
    </w:p>
    <w:p w14:paraId="544E2923" w14:textId="41E4809D" w:rsidR="00F140C9" w:rsidRDefault="00F140C9" w:rsidP="00843F4B">
      <w:pPr>
        <w:spacing w:before="66"/>
        <w:ind w:left="1491"/>
        <w:rPr>
          <w:ins w:id="391" w:author="Lujan, Alan" w:date="2021-12-15T10:26:00Z"/>
          <w:rFonts w:ascii="Verdana"/>
          <w:sz w:val="16"/>
        </w:rPr>
      </w:pPr>
      <w:ins w:id="392" w:author="Lujan, Alan" w:date="2021-12-15T10:26:00Z">
        <w:r>
          <w:rPr>
            <w:rFonts w:ascii="Book Antiqua"/>
            <w:noProof/>
            <w:sz w:val="22"/>
          </w:rPr>
          <mc:AlternateContent>
            <mc:Choice Requires="wps">
              <w:drawing>
                <wp:anchor distT="0" distB="0" distL="114300" distR="114300" simplePos="0" relativeHeight="251757568" behindDoc="0" locked="0" layoutInCell="1" allowOverlap="1" wp14:anchorId="2704AF58" wp14:editId="09955B84">
                  <wp:simplePos x="0" y="0"/>
                  <wp:positionH relativeFrom="page">
                    <wp:posOffset>1665605</wp:posOffset>
                  </wp:positionH>
                  <wp:positionV relativeFrom="paragraph">
                    <wp:posOffset>-55245</wp:posOffset>
                  </wp:positionV>
                  <wp:extent cx="128270" cy="1112520"/>
                  <wp:effectExtent l="0" t="1270" r="0" b="63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11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709C" w14:textId="77777777" w:rsidR="00F140C9" w:rsidRDefault="00F140C9" w:rsidP="00F140C9">
                              <w:pPr>
                                <w:spacing w:line="180" w:lineRule="exact"/>
                                <w:ind w:left="20"/>
                                <w:rPr>
                                  <w:rFonts w:ascii="Verdana"/>
                                  <w:sz w:val="16"/>
                                </w:rPr>
                              </w:pPr>
                              <w:r>
                                <w:rPr>
                                  <w:rFonts w:ascii="Verdana"/>
                                  <w:spacing w:val="-1"/>
                                  <w:w w:val="105"/>
                                  <w:sz w:val="16"/>
                                </w:rPr>
                                <w:t>Risky</w:t>
                              </w:r>
                              <w:r>
                                <w:rPr>
                                  <w:rFonts w:ascii="Verdana"/>
                                  <w:spacing w:val="-13"/>
                                  <w:w w:val="105"/>
                                  <w:sz w:val="16"/>
                                </w:rPr>
                                <w:t xml:space="preserve"> </w:t>
                              </w:r>
                              <w:r>
                                <w:rPr>
                                  <w:rFonts w:ascii="Verdana"/>
                                  <w:spacing w:val="-1"/>
                                  <w:w w:val="105"/>
                                  <w:sz w:val="16"/>
                                </w:rPr>
                                <w:t>Portfolio</w:t>
                              </w:r>
                              <w:r>
                                <w:rPr>
                                  <w:rFonts w:ascii="Verdana"/>
                                  <w:spacing w:val="-12"/>
                                  <w:w w:val="105"/>
                                  <w:sz w:val="16"/>
                                </w:rPr>
                                <w:t xml:space="preserve"> </w:t>
                              </w:r>
                              <w:r>
                                <w:rPr>
                                  <w:rFonts w:ascii="Verdana"/>
                                  <w:spacing w:val="-1"/>
                                  <w:w w:val="105"/>
                                  <w:sz w:val="16"/>
                                </w:rPr>
                                <w:t>Share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4AF58" id="Text Box 73" o:spid="_x0000_s1138" type="#_x0000_t202" style="position:absolute;left:0;text-align:left;margin-left:131.15pt;margin-top:-4.35pt;width:10.1pt;height:87.6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" filled="f" stroked="f">
                  <v:textbox style="layout-flow:vertical;mso-layout-flow-alt:bottom-to-top" inset="0,0,0,0">
                    <w:txbxContent>
                      <w:p w14:paraId="3A76709C" w14:textId="77777777" w:rsidR="00F140C9" w:rsidRDefault="00F140C9" w:rsidP="00F140C9">
                        <w:pPr>
                          <w:spacing w:line="180" w:lineRule="exact"/>
                          <w:ind w:left="20"/>
                          <w:rPr>
                            <w:rFonts w:ascii="Verdana"/>
                            <w:sz w:val="16"/>
                          </w:rPr>
                        </w:pPr>
                        <w:r>
                          <w:rPr>
                            <w:rFonts w:ascii="Verdana"/>
                            <w:spacing w:val="-1"/>
                            <w:w w:val="105"/>
                            <w:sz w:val="16"/>
                          </w:rPr>
                          <w:t>Risky</w:t>
                        </w:r>
                        <w:r>
                          <w:rPr>
                            <w:rFonts w:ascii="Verdana"/>
                            <w:spacing w:val="-13"/>
                            <w:w w:val="105"/>
                            <w:sz w:val="16"/>
                          </w:rPr>
                          <w:t xml:space="preserve"> </w:t>
                        </w:r>
                        <w:r>
                          <w:rPr>
                            <w:rFonts w:ascii="Verdana"/>
                            <w:spacing w:val="-1"/>
                            <w:w w:val="105"/>
                            <w:sz w:val="16"/>
                          </w:rPr>
                          <w:t>Portfolio</w:t>
                        </w:r>
                        <w:r>
                          <w:rPr>
                            <w:rFonts w:ascii="Verdana"/>
                            <w:spacing w:val="-12"/>
                            <w:w w:val="105"/>
                            <w:sz w:val="16"/>
                          </w:rPr>
                          <w:t xml:space="preserve"> </w:t>
                        </w:r>
                        <w:r>
                          <w:rPr>
                            <w:rFonts w:ascii="Verdana"/>
                            <w:spacing w:val="-1"/>
                            <w:w w:val="105"/>
                            <w:sz w:val="16"/>
                          </w:rPr>
                          <w:t>Share</w:t>
                        </w:r>
                      </w:p>
                    </w:txbxContent>
                  </v:textbox>
                  <w10:wrap anchorx="page"/>
                </v:shape>
              </w:pict>
            </mc:Fallback>
          </mc:AlternateContent>
        </w:r>
        <w:r>
          <w:rPr>
            <w:rFonts w:ascii="Verdana"/>
            <w:sz w:val="16"/>
          </w:rPr>
          <w:t>0.8</w:t>
        </w:r>
      </w:ins>
    </w:p>
    <w:p w14:paraId="558D01AD" w14:textId="77777777" w:rsidR="00F140C9" w:rsidRDefault="00F140C9">
      <w:pPr>
        <w:pStyle w:val="BodyText"/>
        <w:spacing w:before="8"/>
        <w:jc w:val="both"/>
        <w:rPr>
          <w:ins w:id="393" w:author="Lujan, Alan" w:date="2021-12-15T10:26:00Z"/>
          <w:rFonts w:ascii="Verdana"/>
          <w:sz w:val="20"/>
        </w:rPr>
        <w:pPrChange w:id="394" w:author="Lujan, Alan" w:date="2021-12-15T10:49:00Z">
          <w:pPr>
            <w:pStyle w:val="BodyText"/>
            <w:spacing w:before="8"/>
          </w:pPr>
        </w:pPrChange>
      </w:pPr>
    </w:p>
    <w:p w14:paraId="1D861B26" w14:textId="77777777" w:rsidR="00F140C9" w:rsidRDefault="00F140C9" w:rsidP="00843F4B">
      <w:pPr>
        <w:spacing w:before="66"/>
        <w:ind w:left="1491"/>
        <w:rPr>
          <w:ins w:id="395" w:author="Lujan, Alan" w:date="2021-12-15T10:26:00Z"/>
          <w:rFonts w:ascii="Verdana"/>
          <w:sz w:val="16"/>
        </w:rPr>
      </w:pPr>
      <w:ins w:id="396" w:author="Lujan, Alan" w:date="2021-12-15T10:26:00Z">
        <w:r>
          <w:rPr>
            <w:rFonts w:ascii="Verdana"/>
            <w:sz w:val="16"/>
          </w:rPr>
          <w:t>0.7</w:t>
        </w:r>
      </w:ins>
    </w:p>
    <w:p w14:paraId="3CCC375A" w14:textId="77777777" w:rsidR="00F140C9" w:rsidRDefault="00F140C9">
      <w:pPr>
        <w:pStyle w:val="BodyText"/>
        <w:spacing w:before="7"/>
        <w:jc w:val="both"/>
        <w:rPr>
          <w:ins w:id="397" w:author="Lujan, Alan" w:date="2021-12-15T10:26:00Z"/>
          <w:rFonts w:ascii="Verdana"/>
          <w:sz w:val="20"/>
        </w:rPr>
        <w:pPrChange w:id="398" w:author="Lujan, Alan" w:date="2021-12-15T10:49:00Z">
          <w:pPr>
            <w:pStyle w:val="BodyText"/>
            <w:spacing w:before="7"/>
          </w:pPr>
        </w:pPrChange>
      </w:pPr>
    </w:p>
    <w:p w14:paraId="01745A88" w14:textId="77777777" w:rsidR="00F140C9" w:rsidRDefault="00F140C9" w:rsidP="00843F4B">
      <w:pPr>
        <w:spacing w:before="66"/>
        <w:ind w:left="1491"/>
        <w:rPr>
          <w:ins w:id="399" w:author="Lujan, Alan" w:date="2021-12-15T10:26:00Z"/>
          <w:rFonts w:ascii="Verdana"/>
          <w:sz w:val="16"/>
        </w:rPr>
      </w:pPr>
      <w:ins w:id="400" w:author="Lujan, Alan" w:date="2021-12-15T10:26:00Z">
        <w:r>
          <w:rPr>
            <w:rFonts w:ascii="Verdana"/>
            <w:sz w:val="16"/>
          </w:rPr>
          <w:t>0.6</w:t>
        </w:r>
      </w:ins>
    </w:p>
    <w:p w14:paraId="67C1B6EC" w14:textId="77777777" w:rsidR="00F140C9" w:rsidRDefault="00F140C9">
      <w:pPr>
        <w:pStyle w:val="BodyText"/>
        <w:spacing w:before="8"/>
        <w:jc w:val="both"/>
        <w:rPr>
          <w:ins w:id="401" w:author="Lujan, Alan" w:date="2021-12-15T10:26:00Z"/>
          <w:rFonts w:ascii="Verdana"/>
          <w:sz w:val="20"/>
        </w:rPr>
        <w:pPrChange w:id="402" w:author="Lujan, Alan" w:date="2021-12-15T10:49:00Z">
          <w:pPr>
            <w:pStyle w:val="BodyText"/>
            <w:spacing w:before="8"/>
          </w:pPr>
        </w:pPrChange>
      </w:pPr>
    </w:p>
    <w:p w14:paraId="0D935953" w14:textId="77777777" w:rsidR="00F140C9" w:rsidRDefault="00F140C9" w:rsidP="00843F4B">
      <w:pPr>
        <w:spacing w:before="66"/>
        <w:ind w:left="1491"/>
        <w:rPr>
          <w:ins w:id="403" w:author="Lujan, Alan" w:date="2021-12-15T10:26:00Z"/>
          <w:rFonts w:ascii="Verdana"/>
          <w:sz w:val="16"/>
        </w:rPr>
      </w:pPr>
      <w:ins w:id="404" w:author="Lujan, Alan" w:date="2021-12-15T10:26:00Z">
        <w:r>
          <w:rPr>
            <w:rFonts w:ascii="Verdana"/>
            <w:sz w:val="16"/>
          </w:rPr>
          <w:t>0.5</w:t>
        </w:r>
      </w:ins>
    </w:p>
    <w:p w14:paraId="68D67F12" w14:textId="77777777" w:rsidR="00F140C9" w:rsidRDefault="00F140C9">
      <w:pPr>
        <w:pStyle w:val="BodyText"/>
        <w:spacing w:before="7"/>
        <w:jc w:val="both"/>
        <w:rPr>
          <w:ins w:id="405" w:author="Lujan, Alan" w:date="2021-12-15T10:26:00Z"/>
          <w:rFonts w:ascii="Verdana"/>
          <w:sz w:val="20"/>
        </w:rPr>
        <w:pPrChange w:id="406" w:author="Lujan, Alan" w:date="2021-12-15T10:49:00Z">
          <w:pPr>
            <w:pStyle w:val="BodyText"/>
            <w:spacing w:before="7"/>
          </w:pPr>
        </w:pPrChange>
      </w:pPr>
    </w:p>
    <w:p w14:paraId="07D5BF0B" w14:textId="77777777" w:rsidR="00F140C9" w:rsidRDefault="00F140C9" w:rsidP="00843F4B">
      <w:pPr>
        <w:spacing w:before="66"/>
        <w:ind w:left="1491"/>
        <w:rPr>
          <w:ins w:id="407" w:author="Lujan, Alan" w:date="2021-12-15T10:26:00Z"/>
          <w:rFonts w:ascii="Verdana"/>
          <w:sz w:val="16"/>
        </w:rPr>
      </w:pPr>
      <w:ins w:id="408" w:author="Lujan, Alan" w:date="2021-12-15T10:26:00Z">
        <w:r>
          <w:rPr>
            <w:rFonts w:ascii="Verdana"/>
            <w:sz w:val="16"/>
          </w:rPr>
          <w:t>0.4</w:t>
        </w:r>
      </w:ins>
    </w:p>
    <w:p w14:paraId="2E0EB2E2" w14:textId="77777777" w:rsidR="00F140C9" w:rsidRDefault="00F140C9">
      <w:pPr>
        <w:pStyle w:val="BodyText"/>
        <w:spacing w:before="9"/>
        <w:jc w:val="both"/>
        <w:rPr>
          <w:ins w:id="409" w:author="Lujan, Alan" w:date="2021-12-15T10:26:00Z"/>
          <w:rFonts w:ascii="Verdana"/>
          <w:sz w:val="25"/>
        </w:rPr>
        <w:pPrChange w:id="410" w:author="Lujan, Alan" w:date="2021-12-15T10:49:00Z">
          <w:pPr>
            <w:pStyle w:val="BodyText"/>
            <w:spacing w:before="9"/>
          </w:pPr>
        </w:pPrChange>
      </w:pPr>
    </w:p>
    <w:p w14:paraId="04F15030" w14:textId="77777777" w:rsidR="00F140C9" w:rsidRDefault="00F140C9" w:rsidP="00843F4B">
      <w:pPr>
        <w:tabs>
          <w:tab w:val="left" w:pos="3115"/>
          <w:tab w:val="left" w:pos="4173"/>
          <w:tab w:val="left" w:pos="5231"/>
          <w:tab w:val="left" w:pos="6289"/>
          <w:tab w:val="left" w:pos="7293"/>
        </w:tabs>
        <w:spacing w:before="66"/>
        <w:ind w:left="2110"/>
        <w:rPr>
          <w:ins w:id="411" w:author="Lujan, Alan" w:date="2021-12-15T10:26:00Z"/>
          <w:rFonts w:ascii="Verdana"/>
          <w:sz w:val="16"/>
        </w:rPr>
      </w:pPr>
      <w:ins w:id="412" w:author="Lujan, Alan" w:date="2021-12-15T10:26:00Z">
        <w:r>
          <w:rPr>
            <w:rFonts w:ascii="Verdana"/>
            <w:w w:val="105"/>
            <w:sz w:val="16"/>
          </w:rPr>
          <w:t>0</w:t>
        </w:r>
        <w:r>
          <w:rPr>
            <w:rFonts w:ascii="Verdana"/>
            <w:w w:val="105"/>
            <w:sz w:val="16"/>
          </w:rPr>
          <w:tab/>
          <w:t>20</w:t>
        </w:r>
        <w:r>
          <w:rPr>
            <w:rFonts w:ascii="Verdana"/>
            <w:w w:val="105"/>
            <w:sz w:val="16"/>
          </w:rPr>
          <w:tab/>
          <w:t>40</w:t>
        </w:r>
        <w:r>
          <w:rPr>
            <w:rFonts w:ascii="Verdana"/>
            <w:w w:val="105"/>
            <w:sz w:val="16"/>
          </w:rPr>
          <w:tab/>
          <w:t>60</w:t>
        </w:r>
        <w:r>
          <w:rPr>
            <w:rFonts w:ascii="Verdana"/>
            <w:w w:val="105"/>
            <w:sz w:val="16"/>
          </w:rPr>
          <w:tab/>
          <w:t>80</w:t>
        </w:r>
        <w:r>
          <w:rPr>
            <w:rFonts w:ascii="Verdana"/>
            <w:w w:val="105"/>
            <w:sz w:val="16"/>
          </w:rPr>
          <w:tab/>
          <w:t>100</w:t>
        </w:r>
      </w:ins>
    </w:p>
    <w:p w14:paraId="389DEAE0" w14:textId="77777777" w:rsidR="00F140C9" w:rsidRDefault="00F140C9" w:rsidP="001C49D2">
      <w:pPr>
        <w:spacing w:before="33"/>
        <w:ind w:left="180"/>
        <w:jc w:val="center"/>
        <w:rPr>
          <w:ins w:id="413" w:author="Lujan, Alan" w:date="2021-12-15T10:26:00Z"/>
          <w:rFonts w:ascii="Verdana"/>
          <w:sz w:val="16"/>
        </w:rPr>
      </w:pPr>
      <w:ins w:id="414" w:author="Lujan, Alan" w:date="2021-12-15T10:26:00Z">
        <w:r>
          <w:rPr>
            <w:rFonts w:ascii="Verdana"/>
            <w:w w:val="105"/>
            <w:sz w:val="16"/>
          </w:rPr>
          <w:t>Beginning</w:t>
        </w:r>
        <w:r>
          <w:rPr>
            <w:rFonts w:ascii="Verdana"/>
            <w:spacing w:val="-8"/>
            <w:w w:val="105"/>
            <w:sz w:val="16"/>
          </w:rPr>
          <w:t xml:space="preserve"> </w:t>
        </w:r>
        <w:r>
          <w:rPr>
            <w:rFonts w:ascii="Verdana"/>
            <w:w w:val="105"/>
            <w:sz w:val="16"/>
          </w:rPr>
          <w:t>of</w:t>
        </w:r>
        <w:r>
          <w:rPr>
            <w:rFonts w:ascii="Verdana"/>
            <w:spacing w:val="-7"/>
            <w:w w:val="105"/>
            <w:sz w:val="16"/>
          </w:rPr>
          <w:t xml:space="preserve"> </w:t>
        </w:r>
        <w:r>
          <w:rPr>
            <w:rFonts w:ascii="Verdana"/>
            <w:w w:val="105"/>
            <w:sz w:val="16"/>
          </w:rPr>
          <w:t>Period</w:t>
        </w:r>
        <w:r>
          <w:rPr>
            <w:rFonts w:ascii="Verdana"/>
            <w:spacing w:val="-8"/>
            <w:w w:val="105"/>
            <w:sz w:val="16"/>
          </w:rPr>
          <w:t xml:space="preserve"> </w:t>
        </w:r>
        <w:r>
          <w:rPr>
            <w:rFonts w:ascii="Verdana"/>
            <w:w w:val="105"/>
            <w:sz w:val="16"/>
          </w:rPr>
          <w:t>Net</w:t>
        </w:r>
        <w:r>
          <w:rPr>
            <w:rFonts w:ascii="Verdana"/>
            <w:spacing w:val="-8"/>
            <w:w w:val="105"/>
            <w:sz w:val="16"/>
          </w:rPr>
          <w:t xml:space="preserve"> </w:t>
        </w:r>
        <w:r>
          <w:rPr>
            <w:rFonts w:ascii="Verdana"/>
            <w:w w:val="105"/>
            <w:sz w:val="16"/>
          </w:rPr>
          <w:t>Wealth</w:t>
        </w:r>
      </w:ins>
    </w:p>
    <w:p w14:paraId="1D485803" w14:textId="77777777" w:rsidR="00F140C9" w:rsidRDefault="00F140C9">
      <w:pPr>
        <w:pStyle w:val="BodyText"/>
        <w:spacing w:before="6"/>
        <w:jc w:val="both"/>
        <w:rPr>
          <w:ins w:id="415" w:author="Lujan, Alan" w:date="2021-12-15T10:26:00Z"/>
          <w:rFonts w:ascii="Verdana"/>
          <w:sz w:val="22"/>
        </w:rPr>
        <w:pPrChange w:id="416" w:author="Lujan, Alan" w:date="2021-12-15T10:49:00Z">
          <w:pPr>
            <w:pStyle w:val="BodyText"/>
            <w:spacing w:before="6"/>
          </w:pPr>
        </w:pPrChange>
      </w:pPr>
    </w:p>
    <w:p w14:paraId="7B652D40" w14:textId="77777777" w:rsidR="00F140C9" w:rsidRDefault="00F140C9">
      <w:pPr>
        <w:pStyle w:val="BodyText"/>
        <w:ind w:left="2073"/>
        <w:jc w:val="both"/>
        <w:rPr>
          <w:ins w:id="417" w:author="Lujan, Alan" w:date="2021-12-15T10:26:00Z"/>
        </w:rPr>
        <w:pPrChange w:id="418" w:author="Lujan, Alan" w:date="2021-12-15T10:49:00Z">
          <w:pPr>
            <w:pStyle w:val="BodyText"/>
            <w:ind w:left="2073"/>
          </w:pPr>
        </w:pPrChange>
      </w:pPr>
      <w:ins w:id="419" w:author="Lujan, Alan" w:date="2021-12-15T10:26:00Z">
        <w:r>
          <w:rPr>
            <w:b/>
          </w:rPr>
          <w:t>Figure</w:t>
        </w:r>
        <w:r>
          <w:rPr>
            <w:b/>
            <w:spacing w:val="12"/>
          </w:rPr>
          <w:t xml:space="preserve"> </w:t>
        </w:r>
        <w:r>
          <w:rPr>
            <w:b/>
          </w:rPr>
          <w:t>2</w:t>
        </w:r>
        <w:r>
          <w:rPr>
            <w:b/>
            <w:spacing w:val="26"/>
          </w:rPr>
          <w:t xml:space="preserve"> </w:t>
        </w:r>
        <w:bookmarkStart w:id="420" w:name="_bookmark8"/>
        <w:bookmarkEnd w:id="420"/>
        <w:r>
          <w:t>Risky</w:t>
        </w:r>
        <w:r>
          <w:rPr>
            <w:spacing w:val="3"/>
          </w:rPr>
          <w:t xml:space="preserve"> </w:t>
        </w:r>
        <w:r>
          <w:t>Share</w:t>
        </w:r>
        <w:r>
          <w:rPr>
            <w:spacing w:val="3"/>
          </w:rPr>
          <w:t xml:space="preserve"> </w:t>
        </w:r>
        <w:r>
          <w:t>conditional</w:t>
        </w:r>
        <w:r>
          <w:rPr>
            <w:spacing w:val="3"/>
          </w:rPr>
          <w:t xml:space="preserve"> </w:t>
        </w:r>
        <w:r>
          <w:t>on</w:t>
        </w:r>
        <w:r>
          <w:rPr>
            <w:spacing w:val="3"/>
          </w:rPr>
          <w:t xml:space="preserve"> </w:t>
        </w:r>
        <w:r>
          <w:t>net</w:t>
        </w:r>
        <w:r>
          <w:rPr>
            <w:spacing w:val="3"/>
          </w:rPr>
          <w:t xml:space="preserve"> </w:t>
        </w:r>
        <w:r>
          <w:t>worth</w:t>
        </w:r>
      </w:ins>
    </w:p>
    <w:p w14:paraId="0FF4D6E2" w14:textId="408875F1" w:rsidR="00F140C9" w:rsidRDefault="00F140C9" w:rsidP="00843F4B">
      <w:pPr>
        <w:pStyle w:val="BodyText"/>
        <w:spacing w:before="1" w:line="290" w:lineRule="auto"/>
        <w:ind w:left="108" w:right="105" w:firstLine="234"/>
        <w:jc w:val="both"/>
        <w:rPr>
          <w:ins w:id="421" w:author="Lujan, Alan" w:date="2021-12-15T10:26:00Z"/>
        </w:rPr>
      </w:pPr>
    </w:p>
    <w:p w14:paraId="4E2184AD" w14:textId="77777777" w:rsidR="00F140C9" w:rsidRDefault="00F140C9">
      <w:pPr>
        <w:pStyle w:val="BodyText"/>
        <w:spacing w:before="1" w:line="290" w:lineRule="auto"/>
        <w:ind w:left="108" w:right="105" w:firstLine="234"/>
        <w:jc w:val="both"/>
        <w:rPr>
          <w:ins w:id="422" w:author="Lujan, Alan" w:date="2021-12-15T10:25:00Z"/>
        </w:rPr>
        <w:pPrChange w:id="423" w:author="Lujan, Alan" w:date="2021-12-15T10:49:00Z">
          <w:pPr>
            <w:pStyle w:val="BodyText"/>
            <w:spacing w:line="290" w:lineRule="auto"/>
            <w:ind w:left="108" w:right="105"/>
            <w:jc w:val="both"/>
          </w:pPr>
        </w:pPrChange>
      </w:pPr>
    </w:p>
    <w:p w14:paraId="3F11ED53" w14:textId="77777777" w:rsidR="0075328B" w:rsidRDefault="0075328B" w:rsidP="00843F4B">
      <w:pPr>
        <w:pStyle w:val="BodyText"/>
        <w:spacing w:before="1" w:line="290" w:lineRule="auto"/>
        <w:ind w:left="108" w:right="106" w:firstLine="234"/>
        <w:jc w:val="both"/>
        <w:rPr>
          <w:ins w:id="424" w:author="Lujan, Alan" w:date="2021-12-15T10:25:00Z"/>
        </w:rPr>
      </w:pPr>
      <w:ins w:id="425" w:author="Lujan, Alan" w:date="2021-12-15T10:25:00Z">
        <w:r>
          <w:rPr>
            <w:w w:val="95"/>
          </w:rPr>
          <w:t>Additionally, an interesting observation is that according to the model retired house-</w:t>
        </w:r>
        <w:r>
          <w:rPr>
            <w:spacing w:val="1"/>
            <w:w w:val="95"/>
          </w:rPr>
          <w:t xml:space="preserve"> </w:t>
        </w:r>
        <w:r>
          <w:rPr>
            <w:w w:val="95"/>
          </w:rPr>
          <w:t>holds</w:t>
        </w:r>
        <w:r>
          <w:rPr>
            <w:spacing w:val="12"/>
            <w:w w:val="95"/>
          </w:rPr>
          <w:t xml:space="preserve"> </w:t>
        </w:r>
        <w:r>
          <w:rPr>
            <w:w w:val="95"/>
          </w:rPr>
          <w:t>who</w:t>
        </w:r>
        <w:r>
          <w:rPr>
            <w:spacing w:val="13"/>
            <w:w w:val="95"/>
          </w:rPr>
          <w:t xml:space="preserve"> </w:t>
        </w:r>
        <w:r>
          <w:rPr>
            <w:w w:val="95"/>
          </w:rPr>
          <w:t>are</w:t>
        </w:r>
        <w:r>
          <w:rPr>
            <w:spacing w:val="14"/>
            <w:w w:val="95"/>
          </w:rPr>
          <w:t xml:space="preserve"> </w:t>
        </w:r>
        <w:r>
          <w:rPr>
            <w:w w:val="95"/>
          </w:rPr>
          <w:t>about</w:t>
        </w:r>
        <w:r>
          <w:rPr>
            <w:spacing w:val="14"/>
            <w:w w:val="95"/>
          </w:rPr>
          <w:t xml:space="preserve"> </w:t>
        </w:r>
        <w:r>
          <w:rPr>
            <w:w w:val="95"/>
          </w:rPr>
          <w:t>to</w:t>
        </w:r>
        <w:r>
          <w:rPr>
            <w:spacing w:val="13"/>
            <w:w w:val="95"/>
          </w:rPr>
          <w:t xml:space="preserve"> </w:t>
        </w:r>
        <w:r>
          <w:rPr>
            <w:w w:val="95"/>
          </w:rPr>
          <w:t>sell</w:t>
        </w:r>
        <w:r>
          <w:rPr>
            <w:spacing w:val="14"/>
            <w:w w:val="95"/>
          </w:rPr>
          <w:t xml:space="preserve"> </w:t>
        </w:r>
        <w:r>
          <w:rPr>
            <w:w w:val="95"/>
          </w:rPr>
          <w:t>their</w:t>
        </w:r>
        <w:r>
          <w:rPr>
            <w:spacing w:val="13"/>
            <w:w w:val="95"/>
          </w:rPr>
          <w:t xml:space="preserve"> </w:t>
        </w:r>
        <w:r>
          <w:rPr>
            <w:w w:val="95"/>
          </w:rPr>
          <w:t>homes</w:t>
        </w:r>
        <w:r>
          <w:rPr>
            <w:spacing w:val="12"/>
            <w:w w:val="95"/>
          </w:rPr>
          <w:t xml:space="preserve"> </w:t>
        </w:r>
        <w:r>
          <w:rPr>
            <w:w w:val="95"/>
          </w:rPr>
          <w:t>are</w:t>
        </w:r>
        <w:r>
          <w:rPr>
            <w:spacing w:val="14"/>
            <w:w w:val="95"/>
          </w:rPr>
          <w:t xml:space="preserve"> </w:t>
        </w:r>
        <w:r>
          <w:rPr>
            <w:w w:val="95"/>
          </w:rPr>
          <w:t>willing</w:t>
        </w:r>
        <w:r>
          <w:rPr>
            <w:spacing w:val="13"/>
            <w:w w:val="95"/>
          </w:rPr>
          <w:t xml:space="preserve"> </w:t>
        </w:r>
        <w:r>
          <w:rPr>
            <w:w w:val="95"/>
          </w:rPr>
          <w:t>to</w:t>
        </w:r>
        <w:r>
          <w:rPr>
            <w:spacing w:val="13"/>
            <w:w w:val="95"/>
          </w:rPr>
          <w:t xml:space="preserve"> </w:t>
        </w:r>
        <w:r>
          <w:rPr>
            <w:w w:val="95"/>
          </w:rPr>
          <w:t>risk</w:t>
        </w:r>
        <w:r>
          <w:rPr>
            <w:spacing w:val="13"/>
            <w:w w:val="95"/>
          </w:rPr>
          <w:t xml:space="preserve"> </w:t>
        </w:r>
        <w:r>
          <w:rPr>
            <w:w w:val="95"/>
          </w:rPr>
          <w:t>at</w:t>
        </w:r>
        <w:r>
          <w:rPr>
            <w:spacing w:val="14"/>
            <w:w w:val="95"/>
          </w:rPr>
          <w:t xml:space="preserve"> </w:t>
        </w:r>
        <w:r>
          <w:rPr>
            <w:w w:val="95"/>
          </w:rPr>
          <w:t>least</w:t>
        </w:r>
        <w:r>
          <w:rPr>
            <w:spacing w:val="13"/>
            <w:w w:val="95"/>
          </w:rPr>
          <w:t xml:space="preserve"> </w:t>
        </w:r>
        <w:r>
          <w:rPr>
            <w:w w:val="95"/>
          </w:rPr>
          <w:t>the</w:t>
        </w:r>
        <w:r>
          <w:rPr>
            <w:spacing w:val="13"/>
            <w:w w:val="95"/>
          </w:rPr>
          <w:t xml:space="preserve"> </w:t>
        </w:r>
        <w:r>
          <w:rPr>
            <w:w w:val="95"/>
          </w:rPr>
          <w:t>full</w:t>
        </w:r>
        <w:r>
          <w:rPr>
            <w:spacing w:val="13"/>
            <w:w w:val="95"/>
          </w:rPr>
          <w:t xml:space="preserve"> </w:t>
        </w:r>
        <w:r>
          <w:rPr>
            <w:w w:val="95"/>
          </w:rPr>
          <w:t>home</w:t>
        </w:r>
        <w:r>
          <w:rPr>
            <w:spacing w:val="12"/>
            <w:w w:val="95"/>
          </w:rPr>
          <w:t xml:space="preserve"> </w:t>
        </w:r>
        <w:r>
          <w:rPr>
            <w:w w:val="95"/>
          </w:rPr>
          <w:t>equity</w:t>
        </w:r>
      </w:ins>
    </w:p>
    <w:p w14:paraId="2DCA580E" w14:textId="77777777" w:rsidR="0075328B" w:rsidRDefault="0075328B" w:rsidP="00843F4B">
      <w:pPr>
        <w:pStyle w:val="BodyText"/>
        <w:spacing w:before="3" w:line="182" w:lineRule="auto"/>
        <w:ind w:left="108" w:right="105"/>
        <w:jc w:val="both"/>
        <w:rPr>
          <w:ins w:id="426" w:author="Lujan, Alan" w:date="2021-12-15T10:25:00Z"/>
        </w:rPr>
      </w:pPr>
      <w:ins w:id="427" w:author="Lujan, Alan" w:date="2021-12-15T10:25:00Z">
        <w:r>
          <w:rPr>
            <w:w w:val="95"/>
          </w:rPr>
          <w:t xml:space="preserve">(expected value of their homes </w:t>
        </w:r>
        <w:r>
          <w:rPr>
            <w:rFonts w:ascii="Javanese Text"/>
            <w:w w:val="95"/>
          </w:rPr>
          <w:t>E</w:t>
        </w:r>
        <w:r>
          <w:rPr>
            <w:rFonts w:ascii="Garamond"/>
            <w:w w:val="95"/>
          </w:rPr>
          <w:t>[</w:t>
        </w:r>
        <w:r>
          <w:rPr>
            <w:rFonts w:ascii="Times New Roman"/>
            <w:i/>
            <w:w w:val="95"/>
          </w:rPr>
          <w:t>Q</w:t>
        </w:r>
        <w:r>
          <w:rPr>
            <w:rFonts w:ascii="Garamond"/>
            <w:w w:val="95"/>
          </w:rPr>
          <w:t>]</w:t>
        </w:r>
        <w:r>
          <w:rPr>
            <w:rFonts w:ascii="Times New Roman"/>
            <w:i/>
            <w:w w:val="95"/>
          </w:rPr>
          <w:t>h</w:t>
        </w:r>
        <w:r>
          <w:rPr>
            <w:w w:val="95"/>
          </w:rPr>
          <w:t>) for certain when they have low liquidity. In other</w:t>
        </w:r>
        <w:r>
          <w:rPr>
            <w:spacing w:val="1"/>
            <w:w w:val="95"/>
          </w:rPr>
          <w:t xml:space="preserve"> </w:t>
        </w:r>
        <w:r>
          <w:rPr>
            <w:spacing w:val="-1"/>
          </w:rPr>
          <w:t>words,</w:t>
        </w:r>
        <w:r>
          <w:rPr>
            <w:spacing w:val="-6"/>
          </w:rPr>
          <w:t xml:space="preserve"> </w:t>
        </w:r>
        <w:r>
          <w:rPr>
            <w:spacing w:val="-1"/>
          </w:rPr>
          <w:t>their</w:t>
        </w:r>
        <w:r>
          <w:rPr>
            <w:spacing w:val="-6"/>
          </w:rPr>
          <w:t xml:space="preserve"> </w:t>
        </w:r>
        <w:r>
          <w:rPr>
            <w:spacing w:val="-1"/>
          </w:rPr>
          <w:t>risky</w:t>
        </w:r>
        <w:r>
          <w:rPr>
            <w:spacing w:val="-7"/>
          </w:rPr>
          <w:t xml:space="preserve"> </w:t>
        </w:r>
        <w:r>
          <w:rPr>
            <w:spacing w:val="-1"/>
          </w:rPr>
          <w:t>share</w:t>
        </w:r>
        <w:r>
          <w:rPr>
            <w:spacing w:val="-7"/>
          </w:rPr>
          <w:t xml:space="preserve"> </w:t>
        </w:r>
        <w:r>
          <w:rPr>
            <w:spacing w:val="-1"/>
          </w:rPr>
          <w:t>is</w:t>
        </w:r>
        <w:r>
          <w:rPr>
            <w:spacing w:val="-6"/>
          </w:rPr>
          <w:t xml:space="preserve"> </w:t>
        </w:r>
        <w:r>
          <w:rPr>
            <w:spacing w:val="-1"/>
          </w:rPr>
          <w:t>equal</w:t>
        </w:r>
        <w:r>
          <w:rPr>
            <w:spacing w:val="-7"/>
          </w:rPr>
          <w:t xml:space="preserve"> </w:t>
        </w:r>
        <w:r>
          <w:rPr>
            <w:spacing w:val="-1"/>
          </w:rPr>
          <w:t>to</w:t>
        </w:r>
        <w:r>
          <w:rPr>
            <w:spacing w:val="-7"/>
          </w:rPr>
          <w:t xml:space="preserve"> </w:t>
        </w:r>
        <w:r>
          <w:rPr>
            <w:spacing w:val="-1"/>
          </w:rPr>
          <w:t>1</w:t>
        </w:r>
        <w:r>
          <w:rPr>
            <w:spacing w:val="-6"/>
          </w:rPr>
          <w:t xml:space="preserve"> </w:t>
        </w:r>
        <w:r>
          <w:rPr>
            <w:spacing w:val="-1"/>
          </w:rPr>
          <w:t>at</w:t>
        </w:r>
        <w:r>
          <w:rPr>
            <w:spacing w:val="-7"/>
          </w:rPr>
          <w:t xml:space="preserve"> </w:t>
        </w:r>
        <w:r>
          <w:rPr>
            <w:spacing w:val="-1"/>
          </w:rPr>
          <w:t>least</w:t>
        </w:r>
        <w:r>
          <w:rPr>
            <w:spacing w:val="-7"/>
          </w:rPr>
          <w:t xml:space="preserve"> </w:t>
        </w:r>
        <w:r>
          <w:t>up</w:t>
        </w:r>
        <w:r>
          <w:rPr>
            <w:spacing w:val="-6"/>
          </w:rPr>
          <w:t xml:space="preserve"> </w:t>
        </w:r>
        <w:r>
          <w:t>to</w:t>
        </w:r>
        <w:r>
          <w:rPr>
            <w:spacing w:val="-7"/>
          </w:rPr>
          <w:t xml:space="preserve"> </w:t>
        </w:r>
        <w:r>
          <w:t>the</w:t>
        </w:r>
        <w:r>
          <w:rPr>
            <w:spacing w:val="-6"/>
          </w:rPr>
          <w:t xml:space="preserve"> </w:t>
        </w:r>
        <w:r>
          <w:t>point</w:t>
        </w:r>
        <w:r>
          <w:rPr>
            <w:spacing w:val="-7"/>
          </w:rPr>
          <w:t xml:space="preserve"> </w:t>
        </w:r>
        <w:r>
          <w:t>where</w:t>
        </w:r>
        <w:r>
          <w:rPr>
            <w:spacing w:val="-7"/>
          </w:rPr>
          <w:t xml:space="preserve"> </w:t>
        </w:r>
        <w:r>
          <w:t>their</w:t>
        </w:r>
        <w:r>
          <w:rPr>
            <w:spacing w:val="-6"/>
          </w:rPr>
          <w:t xml:space="preserve"> </w:t>
        </w:r>
        <w:r>
          <w:t>liquid</w:t>
        </w:r>
        <w:r>
          <w:rPr>
            <w:spacing w:val="-7"/>
          </w:rPr>
          <w:t xml:space="preserve"> </w:t>
        </w:r>
        <w:r>
          <w:t>wealth</w:t>
        </w:r>
      </w:ins>
    </w:p>
    <w:p w14:paraId="46A0CED4" w14:textId="2531E4AB" w:rsidR="0075328B" w:rsidRDefault="0075328B" w:rsidP="00843F4B">
      <w:pPr>
        <w:pStyle w:val="BodyText"/>
        <w:spacing w:before="79" w:line="290" w:lineRule="auto"/>
        <w:ind w:left="108" w:right="104"/>
        <w:jc w:val="both"/>
        <w:rPr>
          <w:ins w:id="428" w:author="Lujan, Alan" w:date="2021-12-15T10:27:00Z"/>
        </w:rPr>
      </w:pPr>
      <w:ins w:id="429" w:author="Lujan, Alan" w:date="2021-12-15T10:25:00Z">
        <w:r>
          <w:rPr>
            <w:spacing w:val="-2"/>
          </w:rPr>
          <w:t>is</w:t>
        </w:r>
        <w:r>
          <w:rPr>
            <w:spacing w:val="-7"/>
          </w:rPr>
          <w:t xml:space="preserve"> </w:t>
        </w:r>
        <w:r>
          <w:rPr>
            <w:spacing w:val="-2"/>
          </w:rPr>
          <w:t>equal</w:t>
        </w:r>
        <w:r>
          <w:rPr>
            <w:spacing w:val="-7"/>
          </w:rPr>
          <w:t xml:space="preserve"> </w:t>
        </w:r>
        <w:r>
          <w:rPr>
            <w:spacing w:val="-2"/>
          </w:rPr>
          <w:t>to</w:t>
        </w:r>
        <w:r>
          <w:rPr>
            <w:spacing w:val="-6"/>
          </w:rPr>
          <w:t xml:space="preserve"> </w:t>
        </w:r>
        <w:r>
          <w:rPr>
            <w:spacing w:val="-2"/>
          </w:rPr>
          <w:t>their</w:t>
        </w:r>
        <w:r>
          <w:rPr>
            <w:spacing w:val="-7"/>
          </w:rPr>
          <w:t xml:space="preserve"> </w:t>
        </w:r>
        <w:r>
          <w:rPr>
            <w:spacing w:val="-2"/>
          </w:rPr>
          <w:t>home</w:t>
        </w:r>
        <w:r>
          <w:rPr>
            <w:spacing w:val="-6"/>
          </w:rPr>
          <w:t xml:space="preserve"> </w:t>
        </w:r>
        <w:r>
          <w:rPr>
            <w:spacing w:val="-2"/>
          </w:rPr>
          <w:t>equity.</w:t>
        </w:r>
        <w:r>
          <w:rPr>
            <w:spacing w:val="16"/>
          </w:rPr>
          <w:t xml:space="preserve"> </w:t>
        </w:r>
        <w:r>
          <w:rPr>
            <w:spacing w:val="-2"/>
          </w:rPr>
          <w:t>If</w:t>
        </w:r>
        <w:r>
          <w:rPr>
            <w:spacing w:val="-7"/>
          </w:rPr>
          <w:t xml:space="preserve"> </w:t>
        </w:r>
        <w:r>
          <w:rPr>
            <w:spacing w:val="-2"/>
          </w:rPr>
          <w:t>we</w:t>
        </w:r>
        <w:r>
          <w:rPr>
            <w:spacing w:val="-6"/>
          </w:rPr>
          <w:t xml:space="preserve"> </w:t>
        </w:r>
        <w:r>
          <w:rPr>
            <w:spacing w:val="-2"/>
          </w:rPr>
          <w:t>shift</w:t>
        </w:r>
        <w:r>
          <w:rPr>
            <w:spacing w:val="-7"/>
          </w:rPr>
          <w:t xml:space="preserve"> </w:t>
        </w:r>
        <w:r>
          <w:rPr>
            <w:spacing w:val="-1"/>
          </w:rPr>
          <w:t>their</w:t>
        </w:r>
        <w:r>
          <w:rPr>
            <w:spacing w:val="-7"/>
          </w:rPr>
          <w:t xml:space="preserve"> </w:t>
        </w:r>
        <w:r>
          <w:rPr>
            <w:spacing w:val="-1"/>
          </w:rPr>
          <w:t>liquid</w:t>
        </w:r>
        <w:r>
          <w:rPr>
            <w:spacing w:val="-6"/>
          </w:rPr>
          <w:t xml:space="preserve"> </w:t>
        </w:r>
        <w:r>
          <w:rPr>
            <w:spacing w:val="-1"/>
          </w:rPr>
          <w:t>wealth</w:t>
        </w:r>
        <w:r>
          <w:rPr>
            <w:spacing w:val="-7"/>
          </w:rPr>
          <w:t xml:space="preserve"> </w:t>
        </w:r>
        <w:r>
          <w:rPr>
            <w:spacing w:val="-1"/>
          </w:rPr>
          <w:t>leftward</w:t>
        </w:r>
        <w:r>
          <w:rPr>
            <w:spacing w:val="-6"/>
          </w:rPr>
          <w:t xml:space="preserve"> </w:t>
        </w:r>
        <w:r>
          <w:rPr>
            <w:spacing w:val="-1"/>
          </w:rPr>
          <w:t>by</w:t>
        </w:r>
        <w:r>
          <w:rPr>
            <w:spacing w:val="-7"/>
          </w:rPr>
          <w:t xml:space="preserve"> </w:t>
        </w:r>
        <w:r>
          <w:rPr>
            <w:spacing w:val="-1"/>
          </w:rPr>
          <w:t>the</w:t>
        </w:r>
        <w:r>
          <w:rPr>
            <w:spacing w:val="-7"/>
          </w:rPr>
          <w:t xml:space="preserve"> </w:t>
        </w:r>
        <w:r>
          <w:rPr>
            <w:spacing w:val="-1"/>
          </w:rPr>
          <w:t>amount</w:t>
        </w:r>
        <w:r>
          <w:rPr>
            <w:spacing w:val="-6"/>
          </w:rPr>
          <w:t xml:space="preserve"> </w:t>
        </w:r>
        <w:r>
          <w:rPr>
            <w:spacing w:val="-1"/>
          </w:rPr>
          <w:t>of</w:t>
        </w:r>
        <w:r>
          <w:rPr>
            <w:spacing w:val="-58"/>
          </w:rPr>
          <w:t xml:space="preserve"> </w:t>
        </w:r>
        <w:r>
          <w:rPr>
            <w:w w:val="95"/>
          </w:rPr>
          <w:lastRenderedPageBreak/>
          <w:t>their</w:t>
        </w:r>
        <w:r>
          <w:rPr>
            <w:spacing w:val="11"/>
            <w:w w:val="95"/>
          </w:rPr>
          <w:t xml:space="preserve"> </w:t>
        </w:r>
        <w:r>
          <w:rPr>
            <w:w w:val="95"/>
          </w:rPr>
          <w:t>expected</w:t>
        </w:r>
        <w:r>
          <w:rPr>
            <w:spacing w:val="11"/>
            <w:w w:val="95"/>
          </w:rPr>
          <w:t xml:space="preserve"> </w:t>
        </w:r>
        <w:r>
          <w:rPr>
            <w:w w:val="95"/>
          </w:rPr>
          <w:t>house</w:t>
        </w:r>
        <w:r>
          <w:rPr>
            <w:spacing w:val="12"/>
            <w:w w:val="95"/>
          </w:rPr>
          <w:t xml:space="preserve"> </w:t>
        </w:r>
        <w:r>
          <w:rPr>
            <w:w w:val="95"/>
          </w:rPr>
          <w:t>valuation,</w:t>
        </w:r>
        <w:r>
          <w:rPr>
            <w:spacing w:val="12"/>
            <w:w w:val="95"/>
          </w:rPr>
          <w:t xml:space="preserve"> </w:t>
        </w:r>
        <w:r>
          <w:rPr>
            <w:w w:val="95"/>
          </w:rPr>
          <w:t>we</w:t>
        </w:r>
        <w:r>
          <w:rPr>
            <w:spacing w:val="12"/>
            <w:w w:val="95"/>
          </w:rPr>
          <w:t xml:space="preserve"> </w:t>
        </w:r>
        <w:r>
          <w:rPr>
            <w:w w:val="95"/>
          </w:rPr>
          <w:t>see</w:t>
        </w:r>
        <w:r>
          <w:rPr>
            <w:spacing w:val="11"/>
            <w:w w:val="95"/>
          </w:rPr>
          <w:t xml:space="preserve"> </w:t>
        </w:r>
        <w:r>
          <w:rPr>
            <w:w w:val="95"/>
          </w:rPr>
          <w:t>in</w:t>
        </w:r>
        <w:r>
          <w:rPr>
            <w:spacing w:val="11"/>
            <w:w w:val="95"/>
          </w:rPr>
          <w:t xml:space="preserve"> </w:t>
        </w:r>
        <w:r>
          <w:rPr>
            <w:w w:val="95"/>
          </w:rPr>
          <w:t>figure</w:t>
        </w:r>
        <w:r>
          <w:rPr>
            <w:spacing w:val="11"/>
            <w:w w:val="95"/>
          </w:rPr>
          <w:t xml:space="preserve"> </w:t>
        </w:r>
        <w:r>
          <w:fldChar w:fldCharType="begin"/>
        </w:r>
        <w:r>
          <w:instrText xml:space="preserve"> HYPERLINK \l "_bookmark10" </w:instrText>
        </w:r>
        <w:r>
          <w:fldChar w:fldCharType="separate"/>
        </w:r>
        <w:r>
          <w:rPr>
            <w:color w:val="4C0000"/>
            <w:w w:val="95"/>
          </w:rPr>
          <w:t>3</w:t>
        </w:r>
        <w:r>
          <w:rPr>
            <w:color w:val="4C0000"/>
            <w:spacing w:val="12"/>
            <w:w w:val="95"/>
          </w:rPr>
          <w:t xml:space="preserve"> </w:t>
        </w:r>
        <w:r>
          <w:rPr>
            <w:color w:val="4C0000"/>
            <w:spacing w:val="12"/>
            <w:w w:val="95"/>
          </w:rPr>
          <w:fldChar w:fldCharType="end"/>
        </w:r>
        <w:r>
          <w:rPr>
            <w:w w:val="95"/>
          </w:rPr>
          <w:t>that</w:t>
        </w:r>
        <w:r>
          <w:rPr>
            <w:spacing w:val="11"/>
            <w:w w:val="95"/>
          </w:rPr>
          <w:t xml:space="preserve"> </w:t>
        </w:r>
        <w:r>
          <w:rPr>
            <w:w w:val="95"/>
          </w:rPr>
          <w:t>their</w:t>
        </w:r>
        <w:r>
          <w:rPr>
            <w:spacing w:val="12"/>
            <w:w w:val="95"/>
          </w:rPr>
          <w:t xml:space="preserve"> </w:t>
        </w:r>
        <w:r>
          <w:rPr>
            <w:w w:val="95"/>
          </w:rPr>
          <w:t>risky</w:t>
        </w:r>
        <w:r>
          <w:rPr>
            <w:spacing w:val="12"/>
            <w:w w:val="95"/>
          </w:rPr>
          <w:t xml:space="preserve"> </w:t>
        </w:r>
        <w:r>
          <w:rPr>
            <w:w w:val="95"/>
          </w:rPr>
          <w:t>share</w:t>
        </w:r>
        <w:r>
          <w:rPr>
            <w:spacing w:val="10"/>
            <w:w w:val="95"/>
          </w:rPr>
          <w:t xml:space="preserve"> </w:t>
        </w:r>
        <w:r>
          <w:rPr>
            <w:w w:val="95"/>
          </w:rPr>
          <w:t>starts</w:t>
        </w:r>
        <w:r>
          <w:rPr>
            <w:spacing w:val="12"/>
            <w:w w:val="95"/>
          </w:rPr>
          <w:t xml:space="preserve"> </w:t>
        </w:r>
        <w:r>
          <w:rPr>
            <w:w w:val="95"/>
          </w:rPr>
          <w:t>dropping</w:t>
        </w:r>
        <w:r>
          <w:rPr>
            <w:spacing w:val="-54"/>
            <w:w w:val="95"/>
          </w:rPr>
          <w:t xml:space="preserve"> </w:t>
        </w:r>
        <w:r>
          <w:rPr>
            <w:w w:val="95"/>
          </w:rPr>
          <w:t>at about the same point as it would if they rented a house instead. We can conclude that</w:t>
        </w:r>
        <w:r>
          <w:rPr>
            <w:spacing w:val="1"/>
            <w:w w:val="95"/>
          </w:rPr>
          <w:t xml:space="preserve"> </w:t>
        </w:r>
        <w:r>
          <w:rPr>
            <w:w w:val="95"/>
          </w:rPr>
          <w:t>having a house shifts the risky share curve rightward by an amount equal to the home</w:t>
        </w:r>
        <w:r>
          <w:rPr>
            <w:spacing w:val="1"/>
            <w:w w:val="95"/>
          </w:rPr>
          <w:t xml:space="preserve"> </w:t>
        </w:r>
        <w:r>
          <w:rPr>
            <w:spacing w:val="-1"/>
          </w:rPr>
          <w:t>equity,</w:t>
        </w:r>
        <w:r>
          <w:rPr>
            <w:spacing w:val="-11"/>
          </w:rPr>
          <w:t xml:space="preserve"> </w:t>
        </w:r>
        <w:r>
          <w:rPr>
            <w:spacing w:val="-1"/>
          </w:rPr>
          <w:t>but</w:t>
        </w:r>
        <w:r>
          <w:rPr>
            <w:spacing w:val="-11"/>
          </w:rPr>
          <w:t xml:space="preserve"> </w:t>
        </w:r>
        <w:r>
          <w:rPr>
            <w:spacing w:val="-1"/>
          </w:rPr>
          <w:t>this</w:t>
        </w:r>
        <w:r>
          <w:rPr>
            <w:spacing w:val="-10"/>
          </w:rPr>
          <w:t xml:space="preserve"> </w:t>
        </w:r>
        <w:r>
          <w:rPr>
            <w:spacing w:val="-1"/>
          </w:rPr>
          <w:t>is</w:t>
        </w:r>
        <w:r>
          <w:rPr>
            <w:spacing w:val="-11"/>
          </w:rPr>
          <w:t xml:space="preserve"> </w:t>
        </w:r>
        <w:r>
          <w:rPr>
            <w:spacing w:val="-1"/>
          </w:rPr>
          <w:t>not</w:t>
        </w:r>
        <w:r>
          <w:rPr>
            <w:spacing w:val="-10"/>
          </w:rPr>
          <w:t xml:space="preserve"> </w:t>
        </w:r>
        <w:r>
          <w:t>the</w:t>
        </w:r>
        <w:r>
          <w:rPr>
            <w:spacing w:val="-11"/>
          </w:rPr>
          <w:t xml:space="preserve"> </w:t>
        </w:r>
        <w:r>
          <w:t>only</w:t>
        </w:r>
        <w:r>
          <w:rPr>
            <w:spacing w:val="-10"/>
          </w:rPr>
          <w:t xml:space="preserve"> </w:t>
        </w:r>
        <w:r>
          <w:t>effect.</w:t>
        </w:r>
        <w:r>
          <w:rPr>
            <w:spacing w:val="7"/>
          </w:rPr>
          <w:t xml:space="preserve"> </w:t>
        </w:r>
        <w:r>
          <w:t>A</w:t>
        </w:r>
        <w:r>
          <w:rPr>
            <w:spacing w:val="-11"/>
          </w:rPr>
          <w:t xml:space="preserve"> </w:t>
        </w:r>
        <w:r>
          <w:t>larger</w:t>
        </w:r>
        <w:r>
          <w:rPr>
            <w:spacing w:val="-10"/>
          </w:rPr>
          <w:t xml:space="preserve"> </w:t>
        </w:r>
        <w:r>
          <w:t>house</w:t>
        </w:r>
        <w:r>
          <w:rPr>
            <w:spacing w:val="-11"/>
          </w:rPr>
          <w:t xml:space="preserve"> </w:t>
        </w:r>
        <w:r>
          <w:t>also</w:t>
        </w:r>
        <w:r>
          <w:rPr>
            <w:spacing w:val="-11"/>
          </w:rPr>
          <w:t xml:space="preserve"> </w:t>
        </w:r>
        <w:r>
          <w:t>reduces</w:t>
        </w:r>
        <w:r>
          <w:rPr>
            <w:spacing w:val="-10"/>
          </w:rPr>
          <w:t xml:space="preserve"> </w:t>
        </w:r>
        <w:r>
          <w:t>the</w:t>
        </w:r>
        <w:r>
          <w:rPr>
            <w:spacing w:val="-11"/>
          </w:rPr>
          <w:t xml:space="preserve"> </w:t>
        </w:r>
        <w:r>
          <w:t>rate</w:t>
        </w:r>
        <w:r>
          <w:rPr>
            <w:spacing w:val="-10"/>
          </w:rPr>
          <w:t xml:space="preserve"> </w:t>
        </w:r>
        <w:r>
          <w:t>at</w:t>
        </w:r>
        <w:r>
          <w:rPr>
            <w:spacing w:val="-11"/>
          </w:rPr>
          <w:t xml:space="preserve"> </w:t>
        </w:r>
        <w:r>
          <w:t>which</w:t>
        </w:r>
        <w:r>
          <w:rPr>
            <w:spacing w:val="-10"/>
          </w:rPr>
          <w:t xml:space="preserve"> </w:t>
        </w:r>
        <w:r>
          <w:t>the</w:t>
        </w:r>
        <w:r>
          <w:rPr>
            <w:spacing w:val="-58"/>
          </w:rPr>
          <w:t xml:space="preserve"> </w:t>
        </w:r>
        <w:r>
          <w:t>risky</w:t>
        </w:r>
        <w:r>
          <w:rPr>
            <w:spacing w:val="15"/>
          </w:rPr>
          <w:t xml:space="preserve"> </w:t>
        </w:r>
        <w:r>
          <w:t>share</w:t>
        </w:r>
        <w:r>
          <w:rPr>
            <w:spacing w:val="16"/>
          </w:rPr>
          <w:t xml:space="preserve"> </w:t>
        </w:r>
        <w:r>
          <w:t>decreases.</w:t>
        </w:r>
      </w:ins>
    </w:p>
    <w:p w14:paraId="061E3DB4" w14:textId="3F39B8B9" w:rsidR="00F140C9" w:rsidRDefault="00F140C9" w:rsidP="00843F4B">
      <w:pPr>
        <w:pStyle w:val="BodyText"/>
        <w:spacing w:before="79" w:line="290" w:lineRule="auto"/>
        <w:ind w:left="108" w:right="104"/>
        <w:jc w:val="both"/>
        <w:rPr>
          <w:ins w:id="430" w:author="Lujan, Alan" w:date="2021-12-15T10:27:00Z"/>
        </w:rPr>
      </w:pPr>
    </w:p>
    <w:p w14:paraId="1A1B8814" w14:textId="7EADB9EF" w:rsidR="00F140C9" w:rsidRDefault="00F140C9">
      <w:pPr>
        <w:pStyle w:val="Heading2"/>
        <w:numPr>
          <w:ilvl w:val="1"/>
          <w:numId w:val="38"/>
        </w:numPr>
        <w:tabs>
          <w:tab w:val="left" w:pos="594"/>
        </w:tabs>
        <w:jc w:val="both"/>
        <w:rPr>
          <w:ins w:id="431" w:author="Lujan, Alan" w:date="2021-12-15T10:27:00Z"/>
        </w:rPr>
        <w:pPrChange w:id="432" w:author="Lujan, Alan" w:date="2021-12-15T10:52:00Z">
          <w:pPr>
            <w:pStyle w:val="Heading2"/>
            <w:numPr>
              <w:ilvl w:val="1"/>
              <w:numId w:val="34"/>
            </w:numPr>
            <w:tabs>
              <w:tab w:val="left" w:pos="594"/>
            </w:tabs>
            <w:ind w:left="593" w:hanging="486"/>
          </w:pPr>
        </w:pPrChange>
      </w:pPr>
      <w:ins w:id="433" w:author="Lujan, Alan" w:date="2021-12-15T10:27:00Z">
        <w:r>
          <w:rPr>
            <w:w w:val="95"/>
          </w:rPr>
          <w:t>Increasing</w:t>
        </w:r>
        <w:r>
          <w:rPr>
            <w:spacing w:val="1"/>
            <w:w w:val="95"/>
          </w:rPr>
          <w:t xml:space="preserve"> </w:t>
        </w:r>
        <w:r>
          <w:rPr>
            <w:w w:val="95"/>
          </w:rPr>
          <w:t>house</w:t>
        </w:r>
        <w:r>
          <w:rPr>
            <w:spacing w:val="1"/>
            <w:w w:val="95"/>
          </w:rPr>
          <w:t xml:space="preserve"> </w:t>
        </w:r>
        <w:r>
          <w:rPr>
            <w:w w:val="95"/>
          </w:rPr>
          <w:t>price</w:t>
        </w:r>
        <w:r>
          <w:rPr>
            <w:spacing w:val="1"/>
            <w:w w:val="95"/>
          </w:rPr>
          <w:t xml:space="preserve"> </w:t>
        </w:r>
        <w:r>
          <w:rPr>
            <w:w w:val="95"/>
          </w:rPr>
          <w:t>risk</w:t>
        </w:r>
        <w:r>
          <w:rPr>
            <w:spacing w:val="1"/>
            <w:w w:val="95"/>
          </w:rPr>
          <w:t xml:space="preserve"> </w:t>
        </w:r>
        <w:r>
          <w:rPr>
            <w:w w:val="95"/>
          </w:rPr>
          <w:t>decreases risky</w:t>
        </w:r>
        <w:r>
          <w:rPr>
            <w:spacing w:val="1"/>
            <w:w w:val="95"/>
          </w:rPr>
          <w:t xml:space="preserve"> </w:t>
        </w:r>
        <w:r>
          <w:rPr>
            <w:w w:val="95"/>
          </w:rPr>
          <w:t>share</w:t>
        </w:r>
      </w:ins>
    </w:p>
    <w:p w14:paraId="2D4017E5" w14:textId="2CC66EE7" w:rsidR="00F140C9" w:rsidRDefault="00F140C9" w:rsidP="00843F4B">
      <w:pPr>
        <w:pStyle w:val="BodyText"/>
        <w:spacing w:before="206" w:line="290" w:lineRule="auto"/>
        <w:ind w:left="108" w:right="105"/>
        <w:jc w:val="both"/>
        <w:rPr>
          <w:ins w:id="434" w:author="Lujan, Alan" w:date="2021-12-15T10:29:00Z"/>
        </w:rPr>
      </w:pPr>
      <w:ins w:id="435" w:author="Lujan, Alan" w:date="2021-12-15T10:27:00Z">
        <w:r>
          <w:t>The volatility of the housing market can have strong implications for the portfolio</w:t>
        </w:r>
        <w:r>
          <w:rPr>
            <w:spacing w:val="1"/>
          </w:rPr>
          <w:t xml:space="preserve"> </w:t>
        </w:r>
        <w:r>
          <w:rPr>
            <w:w w:val="95"/>
          </w:rPr>
          <w:t>decisions of households who own their houses.</w:t>
        </w:r>
        <w:r>
          <w:rPr>
            <w:spacing w:val="1"/>
            <w:w w:val="95"/>
          </w:rPr>
          <w:t xml:space="preserve"> </w:t>
        </w:r>
        <w:r>
          <w:rPr>
            <w:w w:val="95"/>
          </w:rPr>
          <w:t>A higher standard deviation in house</w:t>
        </w:r>
        <w:r>
          <w:rPr>
            <w:spacing w:val="1"/>
            <w:w w:val="95"/>
          </w:rPr>
          <w:t xml:space="preserve"> </w:t>
        </w:r>
        <w:r>
          <w:rPr>
            <w:w w:val="95"/>
          </w:rPr>
          <w:t>prices implies a larger implicit holding of a risky asset (the house), regardless of house</w:t>
        </w:r>
        <w:r>
          <w:rPr>
            <w:spacing w:val="1"/>
            <w:w w:val="95"/>
          </w:rPr>
          <w:t xml:space="preserve"> </w:t>
        </w:r>
        <w:r>
          <w:rPr>
            <w:w w:val="95"/>
          </w:rPr>
          <w:t>size.</w:t>
        </w:r>
        <w:r>
          <w:rPr>
            <w:spacing w:val="1"/>
            <w:w w:val="95"/>
          </w:rPr>
          <w:t xml:space="preserve"> </w:t>
        </w:r>
        <w:r>
          <w:rPr>
            <w:w w:val="95"/>
          </w:rPr>
          <w:t>For this reason, households would optimally choose to avoid risk in other risky</w:t>
        </w:r>
        <w:r>
          <w:rPr>
            <w:spacing w:val="1"/>
            <w:w w:val="95"/>
          </w:rPr>
          <w:t xml:space="preserve"> </w:t>
        </w:r>
        <w:r>
          <w:rPr>
            <w:w w:val="95"/>
          </w:rPr>
          <w:t xml:space="preserve">assets. As we see in figure </w:t>
        </w:r>
        <w:r>
          <w:fldChar w:fldCharType="begin"/>
        </w:r>
        <w:r>
          <w:instrText xml:space="preserve"> HYPERLINK \l "_bookmark11" </w:instrText>
        </w:r>
        <w:r>
          <w:fldChar w:fldCharType="separate"/>
        </w:r>
        <w:r>
          <w:rPr>
            <w:color w:val="4C0000"/>
            <w:w w:val="95"/>
          </w:rPr>
          <w:t xml:space="preserve">4 </w:t>
        </w:r>
        <w:r>
          <w:rPr>
            <w:color w:val="4C0000"/>
            <w:w w:val="95"/>
          </w:rPr>
          <w:fldChar w:fldCharType="end"/>
        </w:r>
        <w:r>
          <w:rPr>
            <w:w w:val="95"/>
          </w:rPr>
          <w:t>for 2 households who have a house of equal size, the risky</w:t>
        </w:r>
        <w:r>
          <w:rPr>
            <w:spacing w:val="1"/>
            <w:w w:val="95"/>
          </w:rPr>
          <w:t xml:space="preserve"> </w:t>
        </w:r>
        <w:r>
          <w:rPr>
            <w:w w:val="95"/>
          </w:rPr>
          <w:t>share of a household in a more volatile market is lower than that of a household in a less</w:t>
        </w:r>
        <w:r>
          <w:rPr>
            <w:spacing w:val="-54"/>
            <w:w w:val="95"/>
          </w:rPr>
          <w:t xml:space="preserve"> </w:t>
        </w:r>
        <w:r>
          <w:rPr>
            <w:w w:val="95"/>
          </w:rPr>
          <w:t>volatile market, except at low levels of market resources.</w:t>
        </w:r>
        <w:r>
          <w:rPr>
            <w:spacing w:val="1"/>
            <w:w w:val="95"/>
          </w:rPr>
          <w:t xml:space="preserve"> </w:t>
        </w:r>
        <w:r>
          <w:rPr>
            <w:w w:val="95"/>
          </w:rPr>
          <w:t>Households that experience</w:t>
        </w:r>
        <w:r>
          <w:rPr>
            <w:spacing w:val="1"/>
            <w:w w:val="95"/>
          </w:rPr>
          <w:t xml:space="preserve"> </w:t>
        </w:r>
        <w:r>
          <w:rPr>
            <w:w w:val="90"/>
          </w:rPr>
          <w:t>high</w:t>
        </w:r>
        <w:r>
          <w:rPr>
            <w:spacing w:val="15"/>
            <w:w w:val="90"/>
          </w:rPr>
          <w:t xml:space="preserve"> </w:t>
        </w:r>
        <w:r>
          <w:rPr>
            <w:w w:val="90"/>
          </w:rPr>
          <w:t>price</w:t>
        </w:r>
        <w:r>
          <w:rPr>
            <w:spacing w:val="15"/>
            <w:w w:val="90"/>
          </w:rPr>
          <w:t xml:space="preserve"> </w:t>
        </w:r>
        <w:r>
          <w:rPr>
            <w:w w:val="90"/>
          </w:rPr>
          <w:t>volatility</w:t>
        </w:r>
        <w:r>
          <w:rPr>
            <w:spacing w:val="16"/>
            <w:w w:val="90"/>
          </w:rPr>
          <w:t xml:space="preserve"> </w:t>
        </w:r>
        <w:r>
          <w:rPr>
            <w:w w:val="90"/>
          </w:rPr>
          <w:t>in</w:t>
        </w:r>
        <w:r>
          <w:rPr>
            <w:spacing w:val="15"/>
            <w:w w:val="90"/>
          </w:rPr>
          <w:t xml:space="preserve"> </w:t>
        </w:r>
        <w:r>
          <w:rPr>
            <w:w w:val="90"/>
          </w:rPr>
          <w:t>the</w:t>
        </w:r>
        <w:r>
          <w:rPr>
            <w:spacing w:val="15"/>
            <w:w w:val="90"/>
          </w:rPr>
          <w:t xml:space="preserve"> </w:t>
        </w:r>
        <w:r>
          <w:rPr>
            <w:w w:val="90"/>
          </w:rPr>
          <w:t>housing</w:t>
        </w:r>
        <w:r>
          <w:rPr>
            <w:spacing w:val="16"/>
            <w:w w:val="90"/>
          </w:rPr>
          <w:t xml:space="preserve"> </w:t>
        </w:r>
        <w:r>
          <w:rPr>
            <w:w w:val="90"/>
          </w:rPr>
          <w:t>market</w:t>
        </w:r>
        <w:r>
          <w:rPr>
            <w:spacing w:val="15"/>
            <w:w w:val="90"/>
          </w:rPr>
          <w:t xml:space="preserve"> </w:t>
        </w:r>
        <w:r>
          <w:rPr>
            <w:w w:val="90"/>
          </w:rPr>
          <w:t>reduce</w:t>
        </w:r>
        <w:r>
          <w:rPr>
            <w:spacing w:val="15"/>
            <w:w w:val="90"/>
          </w:rPr>
          <w:t xml:space="preserve"> </w:t>
        </w:r>
        <w:r>
          <w:rPr>
            <w:w w:val="90"/>
          </w:rPr>
          <w:t>their</w:t>
        </w:r>
        <w:r>
          <w:rPr>
            <w:spacing w:val="16"/>
            <w:w w:val="90"/>
          </w:rPr>
          <w:t xml:space="preserve"> </w:t>
        </w:r>
        <w:r>
          <w:rPr>
            <w:w w:val="90"/>
          </w:rPr>
          <w:t>exposure</w:t>
        </w:r>
        <w:r>
          <w:rPr>
            <w:spacing w:val="15"/>
            <w:w w:val="90"/>
          </w:rPr>
          <w:t xml:space="preserve"> </w:t>
        </w:r>
        <w:r>
          <w:rPr>
            <w:w w:val="90"/>
          </w:rPr>
          <w:t>to</w:t>
        </w:r>
        <w:r>
          <w:rPr>
            <w:spacing w:val="15"/>
            <w:w w:val="90"/>
          </w:rPr>
          <w:t xml:space="preserve"> </w:t>
        </w:r>
        <w:r>
          <w:rPr>
            <w:w w:val="90"/>
          </w:rPr>
          <w:t>risk</w:t>
        </w:r>
        <w:r>
          <w:rPr>
            <w:spacing w:val="16"/>
            <w:w w:val="90"/>
          </w:rPr>
          <w:t xml:space="preserve"> </w:t>
        </w:r>
        <w:r>
          <w:rPr>
            <w:w w:val="90"/>
          </w:rPr>
          <w:t>elsewhere,</w:t>
        </w:r>
        <w:r>
          <w:rPr>
            <w:spacing w:val="22"/>
            <w:w w:val="90"/>
          </w:rPr>
          <w:t xml:space="preserve"> </w:t>
        </w:r>
        <w:r>
          <w:rPr>
            <w:w w:val="90"/>
          </w:rPr>
          <w:t>leading</w:t>
        </w:r>
        <w:r>
          <w:rPr>
            <w:spacing w:val="1"/>
            <w:w w:val="90"/>
          </w:rPr>
          <w:t xml:space="preserve"> </w:t>
        </w:r>
        <w:r>
          <w:t>to</w:t>
        </w:r>
        <w:r>
          <w:rPr>
            <w:spacing w:val="14"/>
          </w:rPr>
          <w:t xml:space="preserve"> </w:t>
        </w:r>
        <w:r>
          <w:t>lower</w:t>
        </w:r>
        <w:r>
          <w:rPr>
            <w:spacing w:val="14"/>
          </w:rPr>
          <w:t xml:space="preserve"> </w:t>
        </w:r>
        <w:r>
          <w:t>risky</w:t>
        </w:r>
        <w:r>
          <w:rPr>
            <w:spacing w:val="14"/>
          </w:rPr>
          <w:t xml:space="preserve"> </w:t>
        </w:r>
        <w:r>
          <w:t>portfolio</w:t>
        </w:r>
        <w:r>
          <w:rPr>
            <w:spacing w:val="15"/>
          </w:rPr>
          <w:t xml:space="preserve"> </w:t>
        </w:r>
        <w:r>
          <w:t>shares.</w:t>
        </w:r>
      </w:ins>
    </w:p>
    <w:p w14:paraId="6877229D" w14:textId="77777777" w:rsidR="00F140C9" w:rsidRDefault="00F140C9">
      <w:pPr>
        <w:pStyle w:val="BodyText"/>
        <w:spacing w:before="1"/>
        <w:jc w:val="both"/>
        <w:rPr>
          <w:ins w:id="436" w:author="Lujan, Alan" w:date="2021-12-15T10:29:00Z"/>
          <w:sz w:val="16"/>
        </w:rPr>
        <w:pPrChange w:id="437" w:author="Lujan, Alan" w:date="2021-12-15T10:49:00Z">
          <w:pPr>
            <w:pStyle w:val="BodyText"/>
            <w:spacing w:before="1"/>
          </w:pPr>
        </w:pPrChange>
      </w:pPr>
    </w:p>
    <w:p w14:paraId="3D77D540" w14:textId="060EE607" w:rsidR="00F140C9" w:rsidRDefault="00F140C9" w:rsidP="00843F4B">
      <w:pPr>
        <w:ind w:left="1491"/>
        <w:rPr>
          <w:ins w:id="438" w:author="Lujan, Alan" w:date="2021-12-15T10:29:00Z"/>
          <w:rFonts w:ascii="Verdana"/>
          <w:sz w:val="16"/>
        </w:rPr>
      </w:pPr>
      <w:ins w:id="439" w:author="Lujan, Alan" w:date="2021-12-15T10:29:00Z">
        <w:r>
          <w:rPr>
            <w:rFonts w:ascii="Book Antiqua"/>
            <w:noProof/>
            <w:sz w:val="22"/>
          </w:rPr>
          <mc:AlternateContent>
            <mc:Choice Requires="wpg">
              <w:drawing>
                <wp:anchor distT="0" distB="0" distL="114300" distR="114300" simplePos="0" relativeHeight="251759616" behindDoc="0" locked="0" layoutInCell="1" allowOverlap="1" wp14:anchorId="467B32DA" wp14:editId="7876F12B">
                  <wp:simplePos x="0" y="0"/>
                  <wp:positionH relativeFrom="page">
                    <wp:posOffset>2028190</wp:posOffset>
                  </wp:positionH>
                  <wp:positionV relativeFrom="paragraph">
                    <wp:posOffset>-46990</wp:posOffset>
                  </wp:positionV>
                  <wp:extent cx="3589020" cy="2343150"/>
                  <wp:effectExtent l="8890" t="4445" r="2540" b="508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9020" cy="2343150"/>
                            <a:chOff x="3194" y="-74"/>
                            <a:chExt cx="5652" cy="3690"/>
                          </a:xfrm>
                        </wpg:grpSpPr>
                        <wps:wsp>
                          <wps:cNvPr id="128" name="docshape61"/>
                          <wps:cNvSpPr>
                            <a:spLocks/>
                          </wps:cNvSpPr>
                          <wps:spPr bwMode="auto">
                            <a:xfrm>
                              <a:off x="3518"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Line 113"/>
                          <wps:cNvCnPr>
                            <a:cxnSpLocks noChangeShapeType="1"/>
                          </wps:cNvCnPr>
                          <wps:spPr bwMode="auto">
                            <a:xfrm>
                              <a:off x="3519"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docshape62"/>
                          <wps:cNvSpPr>
                            <a:spLocks/>
                          </wps:cNvSpPr>
                          <wps:spPr bwMode="auto">
                            <a:xfrm>
                              <a:off x="4581"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Line 115"/>
                          <wps:cNvCnPr>
                            <a:cxnSpLocks noChangeShapeType="1"/>
                          </wps:cNvCnPr>
                          <wps:spPr bwMode="auto">
                            <a:xfrm>
                              <a:off x="4581"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docshape63"/>
                          <wps:cNvSpPr>
                            <a:spLocks/>
                          </wps:cNvSpPr>
                          <wps:spPr bwMode="auto">
                            <a:xfrm>
                              <a:off x="5644"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Line 117"/>
                          <wps:cNvCnPr>
                            <a:cxnSpLocks noChangeShapeType="1"/>
                          </wps:cNvCnPr>
                          <wps:spPr bwMode="auto">
                            <a:xfrm>
                              <a:off x="5644"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docshape64"/>
                          <wps:cNvSpPr>
                            <a:spLocks/>
                          </wps:cNvSpPr>
                          <wps:spPr bwMode="auto">
                            <a:xfrm>
                              <a:off x="6707"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Line 119"/>
                          <wps:cNvCnPr>
                            <a:cxnSpLocks noChangeShapeType="1"/>
                          </wps:cNvCnPr>
                          <wps:spPr bwMode="auto">
                            <a:xfrm>
                              <a:off x="6707"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docshape65"/>
                          <wps:cNvSpPr>
                            <a:spLocks/>
                          </wps:cNvSpPr>
                          <wps:spPr bwMode="auto">
                            <a:xfrm>
                              <a:off x="7770"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121"/>
                          <wps:cNvCnPr>
                            <a:cxnSpLocks noChangeShapeType="1"/>
                          </wps:cNvCnPr>
                          <wps:spPr bwMode="auto">
                            <a:xfrm>
                              <a:off x="7770"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docshape66"/>
                          <wps:cNvSpPr>
                            <a:spLocks/>
                          </wps:cNvSpPr>
                          <wps:spPr bwMode="auto">
                            <a:xfrm>
                              <a:off x="8833" y="3557"/>
                              <a:ext cx="2" cy="59"/>
                            </a:xfrm>
                            <a:custGeom>
                              <a:avLst/>
                              <a:gdLst>
                                <a:gd name="T0" fmla="+- 0 3557 3557"/>
                                <a:gd name="T1" fmla="*/ 3557 h 59"/>
                                <a:gd name="T2" fmla="+- 0 3615 3557"/>
                                <a:gd name="T3" fmla="*/ 3615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Line 123"/>
                          <wps:cNvCnPr>
                            <a:cxnSpLocks noChangeShapeType="1"/>
                          </wps:cNvCnPr>
                          <wps:spPr bwMode="auto">
                            <a:xfrm>
                              <a:off x="8833" y="3557"/>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docshape67"/>
                          <wps:cNvSpPr>
                            <a:spLocks/>
                          </wps:cNvSpPr>
                          <wps:spPr bwMode="auto">
                            <a:xfrm>
                              <a:off x="3194" y="3161"/>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Line 125"/>
                          <wps:cNvCnPr>
                            <a:cxnSpLocks noChangeShapeType="1"/>
                          </wps:cNvCnPr>
                          <wps:spPr bwMode="auto">
                            <a:xfrm>
                              <a:off x="3253" y="3161"/>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docshape68"/>
                          <wps:cNvSpPr>
                            <a:spLocks/>
                          </wps:cNvSpPr>
                          <wps:spPr bwMode="auto">
                            <a:xfrm>
                              <a:off x="3194" y="2650"/>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Line 127"/>
                          <wps:cNvCnPr>
                            <a:cxnSpLocks noChangeShapeType="1"/>
                          </wps:cNvCnPr>
                          <wps:spPr bwMode="auto">
                            <a:xfrm>
                              <a:off x="3253" y="2651"/>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docshape69"/>
                          <wps:cNvSpPr>
                            <a:spLocks/>
                          </wps:cNvSpPr>
                          <wps:spPr bwMode="auto">
                            <a:xfrm>
                              <a:off x="3194" y="2140"/>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Line 129"/>
                          <wps:cNvCnPr>
                            <a:cxnSpLocks noChangeShapeType="1"/>
                          </wps:cNvCnPr>
                          <wps:spPr bwMode="auto">
                            <a:xfrm>
                              <a:off x="3253" y="2140"/>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docshape70"/>
                          <wps:cNvSpPr>
                            <a:spLocks/>
                          </wps:cNvSpPr>
                          <wps:spPr bwMode="auto">
                            <a:xfrm>
                              <a:off x="3194" y="1629"/>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Line 131"/>
                          <wps:cNvCnPr>
                            <a:cxnSpLocks noChangeShapeType="1"/>
                          </wps:cNvCnPr>
                          <wps:spPr bwMode="auto">
                            <a:xfrm>
                              <a:off x="3253" y="1629"/>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docshape71"/>
                          <wps:cNvSpPr>
                            <a:spLocks/>
                          </wps:cNvSpPr>
                          <wps:spPr bwMode="auto">
                            <a:xfrm>
                              <a:off x="3194" y="1118"/>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Line 133"/>
                          <wps:cNvCnPr>
                            <a:cxnSpLocks noChangeShapeType="1"/>
                          </wps:cNvCnPr>
                          <wps:spPr bwMode="auto">
                            <a:xfrm>
                              <a:off x="3253" y="1119"/>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docshape72"/>
                          <wps:cNvSpPr>
                            <a:spLocks/>
                          </wps:cNvSpPr>
                          <wps:spPr bwMode="auto">
                            <a:xfrm>
                              <a:off x="3194" y="608"/>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Line 135"/>
                          <wps:cNvCnPr>
                            <a:cxnSpLocks noChangeShapeType="1"/>
                          </wps:cNvCnPr>
                          <wps:spPr bwMode="auto">
                            <a:xfrm>
                              <a:off x="3253" y="608"/>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docshape73"/>
                          <wps:cNvSpPr>
                            <a:spLocks/>
                          </wps:cNvSpPr>
                          <wps:spPr bwMode="auto">
                            <a:xfrm>
                              <a:off x="3194" y="97"/>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Line 137"/>
                          <wps:cNvCnPr>
                            <a:cxnSpLocks noChangeShapeType="1"/>
                          </wps:cNvCnPr>
                          <wps:spPr bwMode="auto">
                            <a:xfrm>
                              <a:off x="3253" y="98"/>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docshape74"/>
                          <wps:cNvSpPr>
                            <a:spLocks/>
                          </wps:cNvSpPr>
                          <wps:spPr bwMode="auto">
                            <a:xfrm>
                              <a:off x="3414" y="97"/>
                              <a:ext cx="5419" cy="3198"/>
                            </a:xfrm>
                            <a:custGeom>
                              <a:avLst/>
                              <a:gdLst>
                                <a:gd name="T0" fmla="+- 0 3415 3415"/>
                                <a:gd name="T1" fmla="*/ T0 w 5419"/>
                                <a:gd name="T2" fmla="+- 0 98 98"/>
                                <a:gd name="T3" fmla="*/ 98 h 3198"/>
                                <a:gd name="T4" fmla="+- 0 3628 3415"/>
                                <a:gd name="T5" fmla="*/ T4 w 5419"/>
                                <a:gd name="T6" fmla="+- 0 98 98"/>
                                <a:gd name="T7" fmla="*/ 98 h 3198"/>
                                <a:gd name="T8" fmla="+- 0 3631 3415"/>
                                <a:gd name="T9" fmla="*/ T8 w 5419"/>
                                <a:gd name="T10" fmla="+- 0 135 98"/>
                                <a:gd name="T11" fmla="*/ 135 h 3198"/>
                                <a:gd name="T12" fmla="+- 0 3648 3415"/>
                                <a:gd name="T13" fmla="*/ T12 w 5419"/>
                                <a:gd name="T14" fmla="+- 0 476 98"/>
                                <a:gd name="T15" fmla="*/ 476 h 3198"/>
                                <a:gd name="T16" fmla="+- 0 3666 3415"/>
                                <a:gd name="T17" fmla="*/ T16 w 5419"/>
                                <a:gd name="T18" fmla="+- 0 765 98"/>
                                <a:gd name="T19" fmla="*/ 765 h 3198"/>
                                <a:gd name="T20" fmla="+- 0 3685 3415"/>
                                <a:gd name="T21" fmla="*/ T20 w 5419"/>
                                <a:gd name="T22" fmla="+- 0 1014 98"/>
                                <a:gd name="T23" fmla="*/ 1014 h 3198"/>
                                <a:gd name="T24" fmla="+- 0 3706 3415"/>
                                <a:gd name="T25" fmla="*/ T24 w 5419"/>
                                <a:gd name="T26" fmla="+- 0 1230 98"/>
                                <a:gd name="T27" fmla="*/ 1230 h 3198"/>
                                <a:gd name="T28" fmla="+- 0 3728 3415"/>
                                <a:gd name="T29" fmla="*/ T28 w 5419"/>
                                <a:gd name="T30" fmla="+- 0 1419 98"/>
                                <a:gd name="T31" fmla="*/ 1419 h 3198"/>
                                <a:gd name="T32" fmla="+- 0 3751 3415"/>
                                <a:gd name="T33" fmla="*/ T32 w 5419"/>
                                <a:gd name="T34" fmla="+- 0 1586 98"/>
                                <a:gd name="T35" fmla="*/ 1586 h 3198"/>
                                <a:gd name="T36" fmla="+- 0 3774 3415"/>
                                <a:gd name="T37" fmla="*/ T36 w 5419"/>
                                <a:gd name="T38" fmla="+- 0 1723 98"/>
                                <a:gd name="T39" fmla="*/ 1723 h 3198"/>
                                <a:gd name="T40" fmla="+- 0 3798 3415"/>
                                <a:gd name="T41" fmla="*/ T40 w 5419"/>
                                <a:gd name="T42" fmla="+- 0 1846 98"/>
                                <a:gd name="T43" fmla="*/ 1846 h 3198"/>
                                <a:gd name="T44" fmla="+- 0 3824 3415"/>
                                <a:gd name="T45" fmla="*/ T44 w 5419"/>
                                <a:gd name="T46" fmla="+- 0 1958 98"/>
                                <a:gd name="T47" fmla="*/ 1958 h 3198"/>
                                <a:gd name="T48" fmla="+- 0 3849 3415"/>
                                <a:gd name="T49" fmla="*/ T48 w 5419"/>
                                <a:gd name="T50" fmla="+- 0 2051 98"/>
                                <a:gd name="T51" fmla="*/ 2051 h 3198"/>
                                <a:gd name="T52" fmla="+- 0 3877 3415"/>
                                <a:gd name="T53" fmla="*/ T52 w 5419"/>
                                <a:gd name="T54" fmla="+- 0 2143 98"/>
                                <a:gd name="T55" fmla="*/ 2143 h 3198"/>
                                <a:gd name="T56" fmla="+- 0 3907 3415"/>
                                <a:gd name="T57" fmla="*/ T56 w 5419"/>
                                <a:gd name="T58" fmla="+- 0 2228 98"/>
                                <a:gd name="T59" fmla="*/ 2228 h 3198"/>
                                <a:gd name="T60" fmla="+- 0 3936 3415"/>
                                <a:gd name="T61" fmla="*/ T60 w 5419"/>
                                <a:gd name="T62" fmla="+- 0 2299 98"/>
                                <a:gd name="T63" fmla="*/ 2299 h 3198"/>
                                <a:gd name="T64" fmla="+- 0 3970 3415"/>
                                <a:gd name="T65" fmla="*/ T64 w 5419"/>
                                <a:gd name="T66" fmla="+- 0 2371 98"/>
                                <a:gd name="T67" fmla="*/ 2371 h 3198"/>
                                <a:gd name="T68" fmla="+- 0 4003 3415"/>
                                <a:gd name="T69" fmla="*/ T68 w 5419"/>
                                <a:gd name="T70" fmla="+- 0 2432 98"/>
                                <a:gd name="T71" fmla="*/ 2432 h 3198"/>
                                <a:gd name="T72" fmla="+- 0 4070 3415"/>
                                <a:gd name="T73" fmla="*/ T72 w 5419"/>
                                <a:gd name="T74" fmla="+- 0 2535 98"/>
                                <a:gd name="T75" fmla="*/ 2535 h 3198"/>
                                <a:gd name="T76" fmla="+- 0 4107 3415"/>
                                <a:gd name="T77" fmla="*/ T76 w 5419"/>
                                <a:gd name="T78" fmla="+- 0 2584 98"/>
                                <a:gd name="T79" fmla="*/ 2584 h 3198"/>
                                <a:gd name="T80" fmla="+- 0 4147 3415"/>
                                <a:gd name="T81" fmla="*/ T80 w 5419"/>
                                <a:gd name="T82" fmla="+- 0 2630 98"/>
                                <a:gd name="T83" fmla="*/ 2630 h 3198"/>
                                <a:gd name="T84" fmla="+- 0 4229 3415"/>
                                <a:gd name="T85" fmla="*/ T84 w 5419"/>
                                <a:gd name="T86" fmla="+- 0 2709 98"/>
                                <a:gd name="T87" fmla="*/ 2709 h 3198"/>
                                <a:gd name="T88" fmla="+- 0 4329 3415"/>
                                <a:gd name="T89" fmla="*/ T88 w 5419"/>
                                <a:gd name="T90" fmla="+- 0 2785 98"/>
                                <a:gd name="T91" fmla="*/ 2785 h 3198"/>
                                <a:gd name="T92" fmla="+- 0 4385 3415"/>
                                <a:gd name="T93" fmla="*/ T92 w 5419"/>
                                <a:gd name="T94" fmla="+- 0 2821 98"/>
                                <a:gd name="T95" fmla="*/ 2821 h 3198"/>
                                <a:gd name="T96" fmla="+- 0 4445 3415"/>
                                <a:gd name="T97" fmla="*/ T96 w 5419"/>
                                <a:gd name="T98" fmla="+- 0 2855 98"/>
                                <a:gd name="T99" fmla="*/ 2855 h 3198"/>
                                <a:gd name="T100" fmla="+- 0 4569 3415"/>
                                <a:gd name="T101" fmla="*/ T100 w 5419"/>
                                <a:gd name="T102" fmla="+- 0 2912 98"/>
                                <a:gd name="T103" fmla="*/ 2912 h 3198"/>
                                <a:gd name="T104" fmla="+- 0 4646 3415"/>
                                <a:gd name="T105" fmla="*/ T104 w 5419"/>
                                <a:gd name="T106" fmla="+- 0 2942 98"/>
                                <a:gd name="T107" fmla="*/ 2942 h 3198"/>
                                <a:gd name="T108" fmla="+- 0 4734 3415"/>
                                <a:gd name="T109" fmla="*/ T108 w 5419"/>
                                <a:gd name="T110" fmla="+- 0 2972 98"/>
                                <a:gd name="T111" fmla="*/ 2972 h 3198"/>
                                <a:gd name="T112" fmla="+- 0 4827 3415"/>
                                <a:gd name="T113" fmla="*/ T112 w 5419"/>
                                <a:gd name="T114" fmla="+- 0 3000 98"/>
                                <a:gd name="T115" fmla="*/ 3000 h 3198"/>
                                <a:gd name="T116" fmla="+- 0 4928 3415"/>
                                <a:gd name="T117" fmla="*/ T116 w 5419"/>
                                <a:gd name="T118" fmla="+- 0 3026 98"/>
                                <a:gd name="T119" fmla="*/ 3026 h 3198"/>
                                <a:gd name="T120" fmla="+- 0 5042 3415"/>
                                <a:gd name="T121" fmla="*/ T120 w 5419"/>
                                <a:gd name="T122" fmla="+- 0 3052 98"/>
                                <a:gd name="T123" fmla="*/ 3052 h 3198"/>
                                <a:gd name="T124" fmla="+- 0 5166 3415"/>
                                <a:gd name="T125" fmla="*/ T124 w 5419"/>
                                <a:gd name="T126" fmla="+- 0 3076 98"/>
                                <a:gd name="T127" fmla="*/ 3076 h 3198"/>
                                <a:gd name="T128" fmla="+- 0 5298 3415"/>
                                <a:gd name="T129" fmla="*/ T128 w 5419"/>
                                <a:gd name="T130" fmla="+- 0 3098 98"/>
                                <a:gd name="T131" fmla="*/ 3098 h 3198"/>
                                <a:gd name="T132" fmla="+- 0 5460 3415"/>
                                <a:gd name="T133" fmla="*/ T132 w 5419"/>
                                <a:gd name="T134" fmla="+- 0 3121 98"/>
                                <a:gd name="T135" fmla="*/ 3121 h 3198"/>
                                <a:gd name="T136" fmla="+- 0 5646 3415"/>
                                <a:gd name="T137" fmla="*/ T136 w 5419"/>
                                <a:gd name="T138" fmla="+- 0 3144 98"/>
                                <a:gd name="T139" fmla="*/ 3144 h 3198"/>
                                <a:gd name="T140" fmla="+- 0 5849 3415"/>
                                <a:gd name="T141" fmla="*/ T140 w 5419"/>
                                <a:gd name="T142" fmla="+- 0 3164 98"/>
                                <a:gd name="T143" fmla="*/ 3164 h 3198"/>
                                <a:gd name="T144" fmla="+- 0 6082 3415"/>
                                <a:gd name="T145" fmla="*/ T144 w 5419"/>
                                <a:gd name="T146" fmla="+- 0 3185 98"/>
                                <a:gd name="T147" fmla="*/ 3185 h 3198"/>
                                <a:gd name="T148" fmla="+- 0 6351 3415"/>
                                <a:gd name="T149" fmla="*/ T148 w 5419"/>
                                <a:gd name="T150" fmla="+- 0 3204 98"/>
                                <a:gd name="T151" fmla="*/ 3204 h 3198"/>
                                <a:gd name="T152" fmla="+- 0 6662 3415"/>
                                <a:gd name="T153" fmla="*/ T152 w 5419"/>
                                <a:gd name="T154" fmla="+- 0 3223 98"/>
                                <a:gd name="T155" fmla="*/ 3223 h 3198"/>
                                <a:gd name="T156" fmla="+- 0 7023 3415"/>
                                <a:gd name="T157" fmla="*/ T156 w 5419"/>
                                <a:gd name="T158" fmla="+- 0 3240 98"/>
                                <a:gd name="T159" fmla="*/ 3240 h 3198"/>
                                <a:gd name="T160" fmla="+- 0 7443 3415"/>
                                <a:gd name="T161" fmla="*/ T160 w 5419"/>
                                <a:gd name="T162" fmla="+- 0 3257 98"/>
                                <a:gd name="T163" fmla="*/ 3257 h 3198"/>
                                <a:gd name="T164" fmla="+- 0 7932 3415"/>
                                <a:gd name="T165" fmla="*/ T164 w 5419"/>
                                <a:gd name="T166" fmla="+- 0 3273 98"/>
                                <a:gd name="T167" fmla="*/ 3273 h 3198"/>
                                <a:gd name="T168" fmla="+- 0 8504 3415"/>
                                <a:gd name="T169" fmla="*/ T168 w 5419"/>
                                <a:gd name="T170" fmla="+- 0 3288 98"/>
                                <a:gd name="T171" fmla="*/ 3288 h 3198"/>
                                <a:gd name="T172" fmla="+- 0 8833 3415"/>
                                <a:gd name="T173" fmla="*/ T172 w 5419"/>
                                <a:gd name="T174" fmla="+- 0 3295 98"/>
                                <a:gd name="T175" fmla="*/ 3295 h 3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419" h="3198">
                                  <a:moveTo>
                                    <a:pt x="0" y="0"/>
                                  </a:moveTo>
                                  <a:lnTo>
                                    <a:pt x="213" y="0"/>
                                  </a:lnTo>
                                  <a:lnTo>
                                    <a:pt x="216" y="37"/>
                                  </a:lnTo>
                                  <a:lnTo>
                                    <a:pt x="233" y="378"/>
                                  </a:lnTo>
                                  <a:lnTo>
                                    <a:pt x="251" y="667"/>
                                  </a:lnTo>
                                  <a:lnTo>
                                    <a:pt x="270" y="916"/>
                                  </a:lnTo>
                                  <a:lnTo>
                                    <a:pt x="291" y="1132"/>
                                  </a:lnTo>
                                  <a:lnTo>
                                    <a:pt x="313" y="1321"/>
                                  </a:lnTo>
                                  <a:lnTo>
                                    <a:pt x="336" y="1488"/>
                                  </a:lnTo>
                                  <a:lnTo>
                                    <a:pt x="359" y="1625"/>
                                  </a:lnTo>
                                  <a:lnTo>
                                    <a:pt x="383" y="1748"/>
                                  </a:lnTo>
                                  <a:lnTo>
                                    <a:pt x="409" y="1860"/>
                                  </a:lnTo>
                                  <a:lnTo>
                                    <a:pt x="434" y="1953"/>
                                  </a:lnTo>
                                  <a:lnTo>
                                    <a:pt x="462" y="2045"/>
                                  </a:lnTo>
                                  <a:lnTo>
                                    <a:pt x="492" y="2130"/>
                                  </a:lnTo>
                                  <a:lnTo>
                                    <a:pt x="521" y="2201"/>
                                  </a:lnTo>
                                  <a:lnTo>
                                    <a:pt x="555" y="2273"/>
                                  </a:lnTo>
                                  <a:lnTo>
                                    <a:pt x="588" y="2334"/>
                                  </a:lnTo>
                                  <a:lnTo>
                                    <a:pt x="655" y="2437"/>
                                  </a:lnTo>
                                  <a:lnTo>
                                    <a:pt x="692" y="2486"/>
                                  </a:lnTo>
                                  <a:lnTo>
                                    <a:pt x="732" y="2532"/>
                                  </a:lnTo>
                                  <a:lnTo>
                                    <a:pt x="814" y="2611"/>
                                  </a:lnTo>
                                  <a:lnTo>
                                    <a:pt x="914" y="2687"/>
                                  </a:lnTo>
                                  <a:lnTo>
                                    <a:pt x="970" y="2723"/>
                                  </a:lnTo>
                                  <a:lnTo>
                                    <a:pt x="1030" y="2757"/>
                                  </a:lnTo>
                                  <a:lnTo>
                                    <a:pt x="1154" y="2814"/>
                                  </a:lnTo>
                                  <a:lnTo>
                                    <a:pt x="1231" y="2844"/>
                                  </a:lnTo>
                                  <a:lnTo>
                                    <a:pt x="1319" y="2874"/>
                                  </a:lnTo>
                                  <a:lnTo>
                                    <a:pt x="1412" y="2902"/>
                                  </a:lnTo>
                                  <a:lnTo>
                                    <a:pt x="1513" y="2928"/>
                                  </a:lnTo>
                                  <a:lnTo>
                                    <a:pt x="1627" y="2954"/>
                                  </a:lnTo>
                                  <a:lnTo>
                                    <a:pt x="1751" y="2978"/>
                                  </a:lnTo>
                                  <a:lnTo>
                                    <a:pt x="1883" y="3000"/>
                                  </a:lnTo>
                                  <a:lnTo>
                                    <a:pt x="2045" y="3023"/>
                                  </a:lnTo>
                                  <a:lnTo>
                                    <a:pt x="2231" y="3046"/>
                                  </a:lnTo>
                                  <a:lnTo>
                                    <a:pt x="2434" y="3066"/>
                                  </a:lnTo>
                                  <a:lnTo>
                                    <a:pt x="2667" y="3087"/>
                                  </a:lnTo>
                                  <a:lnTo>
                                    <a:pt x="2936" y="3106"/>
                                  </a:lnTo>
                                  <a:lnTo>
                                    <a:pt x="3247" y="3125"/>
                                  </a:lnTo>
                                  <a:lnTo>
                                    <a:pt x="3608" y="3142"/>
                                  </a:lnTo>
                                  <a:lnTo>
                                    <a:pt x="4028" y="3159"/>
                                  </a:lnTo>
                                  <a:lnTo>
                                    <a:pt x="4517" y="3175"/>
                                  </a:lnTo>
                                  <a:lnTo>
                                    <a:pt x="5089" y="3190"/>
                                  </a:lnTo>
                                  <a:lnTo>
                                    <a:pt x="5418" y="3197"/>
                                  </a:lnTo>
                                </a:path>
                              </a:pathLst>
                            </a:custGeom>
                            <a:noFill/>
                            <a:ln w="1587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docshape75"/>
                          <wps:cNvSpPr>
                            <a:spLocks/>
                          </wps:cNvSpPr>
                          <wps:spPr bwMode="auto">
                            <a:xfrm>
                              <a:off x="3252" y="97"/>
                              <a:ext cx="5581" cy="3080"/>
                            </a:xfrm>
                            <a:custGeom>
                              <a:avLst/>
                              <a:gdLst>
                                <a:gd name="T0" fmla="+- 0 3253 3253"/>
                                <a:gd name="T1" fmla="*/ T0 w 5581"/>
                                <a:gd name="T2" fmla="+- 0 98 98"/>
                                <a:gd name="T3" fmla="*/ 98 h 3080"/>
                                <a:gd name="T4" fmla="+- 0 3650 3253"/>
                                <a:gd name="T5" fmla="*/ T4 w 5581"/>
                                <a:gd name="T6" fmla="+- 0 98 98"/>
                                <a:gd name="T7" fmla="*/ 98 h 3080"/>
                                <a:gd name="T8" fmla="+- 0 3657 3253"/>
                                <a:gd name="T9" fmla="*/ T8 w 5581"/>
                                <a:gd name="T10" fmla="+- 0 164 98"/>
                                <a:gd name="T11" fmla="*/ 164 h 3080"/>
                                <a:gd name="T12" fmla="+- 0 3682 3253"/>
                                <a:gd name="T13" fmla="*/ T12 w 5581"/>
                                <a:gd name="T14" fmla="+- 0 397 98"/>
                                <a:gd name="T15" fmla="*/ 397 h 3080"/>
                                <a:gd name="T16" fmla="+- 0 3708 3253"/>
                                <a:gd name="T17" fmla="*/ T16 w 5581"/>
                                <a:gd name="T18" fmla="+- 0 607 98"/>
                                <a:gd name="T19" fmla="*/ 607 h 3080"/>
                                <a:gd name="T20" fmla="+- 0 3735 3253"/>
                                <a:gd name="T21" fmla="*/ T20 w 5581"/>
                                <a:gd name="T22" fmla="+- 0 796 98"/>
                                <a:gd name="T23" fmla="*/ 796 h 3080"/>
                                <a:gd name="T24" fmla="+- 0 3763 3253"/>
                                <a:gd name="T25" fmla="*/ T24 w 5581"/>
                                <a:gd name="T26" fmla="+- 0 967 98"/>
                                <a:gd name="T27" fmla="*/ 967 h 3080"/>
                                <a:gd name="T28" fmla="+- 0 3793 3253"/>
                                <a:gd name="T29" fmla="*/ T28 w 5581"/>
                                <a:gd name="T30" fmla="+- 0 1123 98"/>
                                <a:gd name="T31" fmla="*/ 1123 h 3080"/>
                                <a:gd name="T32" fmla="+- 0 3821 3253"/>
                                <a:gd name="T33" fmla="*/ T32 w 5581"/>
                                <a:gd name="T34" fmla="+- 0 1252 98"/>
                                <a:gd name="T35" fmla="*/ 1252 h 3080"/>
                                <a:gd name="T36" fmla="+- 0 3854 3253"/>
                                <a:gd name="T37" fmla="*/ T36 w 5581"/>
                                <a:gd name="T38" fmla="+- 0 1384 98"/>
                                <a:gd name="T39" fmla="*/ 1384 h 3080"/>
                                <a:gd name="T40" fmla="+- 0 3888 3253"/>
                                <a:gd name="T41" fmla="*/ T40 w 5581"/>
                                <a:gd name="T42" fmla="+- 0 1504 98"/>
                                <a:gd name="T43" fmla="*/ 1504 h 3080"/>
                                <a:gd name="T44" fmla="+- 0 3920 3253"/>
                                <a:gd name="T45" fmla="*/ T44 w 5581"/>
                                <a:gd name="T46" fmla="+- 0 1605 98"/>
                                <a:gd name="T47" fmla="*/ 1605 h 3080"/>
                                <a:gd name="T48" fmla="+- 0 3953 3253"/>
                                <a:gd name="T49" fmla="*/ T48 w 5581"/>
                                <a:gd name="T50" fmla="+- 0 1698 98"/>
                                <a:gd name="T51" fmla="*/ 1698 h 3080"/>
                                <a:gd name="T52" fmla="+- 0 3992 3253"/>
                                <a:gd name="T53" fmla="*/ T52 w 5581"/>
                                <a:gd name="T54" fmla="+- 0 1795 98"/>
                                <a:gd name="T55" fmla="*/ 1795 h 3080"/>
                                <a:gd name="T56" fmla="+- 0 4029 3253"/>
                                <a:gd name="T57" fmla="*/ T56 w 5581"/>
                                <a:gd name="T58" fmla="+- 0 1876 98"/>
                                <a:gd name="T59" fmla="*/ 1876 h 3080"/>
                                <a:gd name="T60" fmla="+- 0 4067 3253"/>
                                <a:gd name="T61" fmla="*/ T60 w 5581"/>
                                <a:gd name="T62" fmla="+- 0 1952 98"/>
                                <a:gd name="T63" fmla="*/ 1952 h 3080"/>
                                <a:gd name="T64" fmla="+- 0 4107 3253"/>
                                <a:gd name="T65" fmla="*/ T64 w 5581"/>
                                <a:gd name="T66" fmla="+- 0 2023 98"/>
                                <a:gd name="T67" fmla="*/ 2023 h 3080"/>
                                <a:gd name="T68" fmla="+- 0 4149 3253"/>
                                <a:gd name="T69" fmla="*/ T68 w 5581"/>
                                <a:gd name="T70" fmla="+- 0 2089 98"/>
                                <a:gd name="T71" fmla="*/ 2089 h 3080"/>
                                <a:gd name="T72" fmla="+- 0 4192 3253"/>
                                <a:gd name="T73" fmla="*/ T72 w 5581"/>
                                <a:gd name="T74" fmla="+- 0 2152 98"/>
                                <a:gd name="T75" fmla="*/ 2152 h 3080"/>
                                <a:gd name="T76" fmla="+- 0 4238 3253"/>
                                <a:gd name="T77" fmla="*/ T76 w 5581"/>
                                <a:gd name="T78" fmla="+- 0 2211 98"/>
                                <a:gd name="T79" fmla="*/ 2211 h 3080"/>
                                <a:gd name="T80" fmla="+- 0 4279 3253"/>
                                <a:gd name="T81" fmla="*/ T80 w 5581"/>
                                <a:gd name="T82" fmla="+- 0 2260 98"/>
                                <a:gd name="T83" fmla="*/ 2260 h 3080"/>
                                <a:gd name="T84" fmla="+- 0 4329 3253"/>
                                <a:gd name="T85" fmla="*/ T84 w 5581"/>
                                <a:gd name="T86" fmla="+- 0 2313 98"/>
                                <a:gd name="T87" fmla="*/ 2313 h 3080"/>
                                <a:gd name="T88" fmla="+- 0 4386 3253"/>
                                <a:gd name="T89" fmla="*/ T88 w 5581"/>
                                <a:gd name="T90" fmla="+- 0 2368 98"/>
                                <a:gd name="T91" fmla="*/ 2368 h 3080"/>
                                <a:gd name="T92" fmla="+- 0 4445 3253"/>
                                <a:gd name="T93" fmla="*/ T92 w 5581"/>
                                <a:gd name="T94" fmla="+- 0 2420 98"/>
                                <a:gd name="T95" fmla="*/ 2420 h 3080"/>
                                <a:gd name="T96" fmla="+- 0 4495 3253"/>
                                <a:gd name="T97" fmla="*/ T96 w 5581"/>
                                <a:gd name="T98" fmla="+- 0 2459 98"/>
                                <a:gd name="T99" fmla="*/ 2459 h 3080"/>
                                <a:gd name="T100" fmla="+- 0 4560 3253"/>
                                <a:gd name="T101" fmla="*/ T100 w 5581"/>
                                <a:gd name="T102" fmla="+- 0 2505 98"/>
                                <a:gd name="T103" fmla="*/ 2505 h 3080"/>
                                <a:gd name="T104" fmla="+- 0 4629 3253"/>
                                <a:gd name="T105" fmla="*/ T104 w 5581"/>
                                <a:gd name="T106" fmla="+- 0 2549 98"/>
                                <a:gd name="T107" fmla="*/ 2549 h 3080"/>
                                <a:gd name="T108" fmla="+- 0 4700 3253"/>
                                <a:gd name="T109" fmla="*/ T108 w 5581"/>
                                <a:gd name="T110" fmla="+- 0 2591 98"/>
                                <a:gd name="T111" fmla="*/ 2591 h 3080"/>
                                <a:gd name="T112" fmla="+- 0 4775 3253"/>
                                <a:gd name="T113" fmla="*/ T112 w 5581"/>
                                <a:gd name="T114" fmla="+- 0 2630 98"/>
                                <a:gd name="T115" fmla="*/ 2630 h 3080"/>
                                <a:gd name="T116" fmla="+- 0 4854 3253"/>
                                <a:gd name="T117" fmla="*/ T116 w 5581"/>
                                <a:gd name="T118" fmla="+- 0 2667 98"/>
                                <a:gd name="T119" fmla="*/ 2667 h 3080"/>
                                <a:gd name="T120" fmla="+- 0 4945 3253"/>
                                <a:gd name="T121" fmla="*/ T120 w 5581"/>
                                <a:gd name="T122" fmla="+- 0 2705 98"/>
                                <a:gd name="T123" fmla="*/ 2705 h 3080"/>
                                <a:gd name="T124" fmla="+- 0 5040 3253"/>
                                <a:gd name="T125" fmla="*/ T124 w 5581"/>
                                <a:gd name="T126" fmla="+- 0 2741 98"/>
                                <a:gd name="T127" fmla="*/ 2741 h 3080"/>
                                <a:gd name="T128" fmla="+- 0 5141 3253"/>
                                <a:gd name="T129" fmla="*/ T128 w 5581"/>
                                <a:gd name="T130" fmla="+- 0 2774 98"/>
                                <a:gd name="T131" fmla="*/ 2774 h 3080"/>
                                <a:gd name="T132" fmla="+- 0 5257 3253"/>
                                <a:gd name="T133" fmla="*/ T132 w 5581"/>
                                <a:gd name="T134" fmla="+- 0 2809 98"/>
                                <a:gd name="T135" fmla="*/ 2809 h 3080"/>
                                <a:gd name="T136" fmla="+- 0 5380 3253"/>
                                <a:gd name="T137" fmla="*/ T136 w 5581"/>
                                <a:gd name="T138" fmla="+- 0 2842 98"/>
                                <a:gd name="T139" fmla="*/ 2842 h 3080"/>
                                <a:gd name="T140" fmla="+- 0 5499 3253"/>
                                <a:gd name="T141" fmla="*/ T140 w 5581"/>
                                <a:gd name="T142" fmla="+- 0 2871 98"/>
                                <a:gd name="T143" fmla="*/ 2871 h 3080"/>
                                <a:gd name="T144" fmla="+- 0 5648 3253"/>
                                <a:gd name="T145" fmla="*/ T144 w 5581"/>
                                <a:gd name="T146" fmla="+- 0 2902 98"/>
                                <a:gd name="T147" fmla="*/ 2902 h 3080"/>
                                <a:gd name="T148" fmla="+- 0 5806 3253"/>
                                <a:gd name="T149" fmla="*/ T148 w 5581"/>
                                <a:gd name="T150" fmla="+- 0 2931 98"/>
                                <a:gd name="T151" fmla="*/ 2931 h 3080"/>
                                <a:gd name="T152" fmla="+- 0 5987 3253"/>
                                <a:gd name="T153" fmla="*/ T152 w 5581"/>
                                <a:gd name="T154" fmla="+- 0 2961 98"/>
                                <a:gd name="T155" fmla="*/ 2961 h 3080"/>
                                <a:gd name="T156" fmla="+- 0 6181 3253"/>
                                <a:gd name="T157" fmla="*/ T156 w 5581"/>
                                <a:gd name="T158" fmla="+- 0 2988 98"/>
                                <a:gd name="T159" fmla="*/ 2988 h 3080"/>
                                <a:gd name="T160" fmla="+- 0 6404 3253"/>
                                <a:gd name="T161" fmla="*/ T160 w 5581"/>
                                <a:gd name="T162" fmla="+- 0 3016 98"/>
                                <a:gd name="T163" fmla="*/ 3016 h 3080"/>
                                <a:gd name="T164" fmla="+- 0 6642 3253"/>
                                <a:gd name="T165" fmla="*/ T164 w 5581"/>
                                <a:gd name="T166" fmla="+- 0 3042 98"/>
                                <a:gd name="T167" fmla="*/ 3042 h 3080"/>
                                <a:gd name="T168" fmla="+- 0 6916 3253"/>
                                <a:gd name="T169" fmla="*/ T168 w 5581"/>
                                <a:gd name="T170" fmla="+- 0 3068 98"/>
                                <a:gd name="T171" fmla="*/ 3068 h 3080"/>
                                <a:gd name="T172" fmla="+- 0 7173 3253"/>
                                <a:gd name="T173" fmla="*/ T172 w 5581"/>
                                <a:gd name="T174" fmla="+- 0 3088 98"/>
                                <a:gd name="T175" fmla="*/ 3088 h 3080"/>
                                <a:gd name="T176" fmla="+- 0 7509 3253"/>
                                <a:gd name="T177" fmla="*/ T176 w 5581"/>
                                <a:gd name="T178" fmla="+- 0 3112 98"/>
                                <a:gd name="T179" fmla="*/ 3112 h 3080"/>
                                <a:gd name="T180" fmla="+- 0 7896 3253"/>
                                <a:gd name="T181" fmla="*/ T180 w 5581"/>
                                <a:gd name="T182" fmla="+- 0 3134 98"/>
                                <a:gd name="T183" fmla="*/ 3134 h 3080"/>
                                <a:gd name="T184" fmla="+- 0 8341 3253"/>
                                <a:gd name="T185" fmla="*/ T184 w 5581"/>
                                <a:gd name="T186" fmla="+- 0 3157 98"/>
                                <a:gd name="T187" fmla="*/ 3157 h 3080"/>
                                <a:gd name="T188" fmla="+- 0 8827 3253"/>
                                <a:gd name="T189" fmla="*/ T188 w 5581"/>
                                <a:gd name="T190" fmla="+- 0 3177 98"/>
                                <a:gd name="T191" fmla="*/ 3177 h 3080"/>
                                <a:gd name="T192" fmla="+- 0 8833 3253"/>
                                <a:gd name="T193" fmla="*/ T192 w 5581"/>
                                <a:gd name="T194" fmla="+- 0 3177 98"/>
                                <a:gd name="T195" fmla="*/ 3177 h 3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581" h="3080">
                                  <a:moveTo>
                                    <a:pt x="0" y="0"/>
                                  </a:moveTo>
                                  <a:lnTo>
                                    <a:pt x="397" y="0"/>
                                  </a:lnTo>
                                  <a:lnTo>
                                    <a:pt x="404" y="66"/>
                                  </a:lnTo>
                                  <a:lnTo>
                                    <a:pt x="429" y="299"/>
                                  </a:lnTo>
                                  <a:lnTo>
                                    <a:pt x="455" y="509"/>
                                  </a:lnTo>
                                  <a:lnTo>
                                    <a:pt x="482" y="698"/>
                                  </a:lnTo>
                                  <a:lnTo>
                                    <a:pt x="510" y="869"/>
                                  </a:lnTo>
                                  <a:lnTo>
                                    <a:pt x="540" y="1025"/>
                                  </a:lnTo>
                                  <a:lnTo>
                                    <a:pt x="568" y="1154"/>
                                  </a:lnTo>
                                  <a:lnTo>
                                    <a:pt x="601" y="1286"/>
                                  </a:lnTo>
                                  <a:lnTo>
                                    <a:pt x="635" y="1406"/>
                                  </a:lnTo>
                                  <a:lnTo>
                                    <a:pt x="667" y="1507"/>
                                  </a:lnTo>
                                  <a:lnTo>
                                    <a:pt x="700" y="1600"/>
                                  </a:lnTo>
                                  <a:lnTo>
                                    <a:pt x="739" y="1697"/>
                                  </a:lnTo>
                                  <a:lnTo>
                                    <a:pt x="776" y="1778"/>
                                  </a:lnTo>
                                  <a:lnTo>
                                    <a:pt x="814" y="1854"/>
                                  </a:lnTo>
                                  <a:lnTo>
                                    <a:pt x="854" y="1925"/>
                                  </a:lnTo>
                                  <a:lnTo>
                                    <a:pt x="896" y="1991"/>
                                  </a:lnTo>
                                  <a:lnTo>
                                    <a:pt x="939" y="2054"/>
                                  </a:lnTo>
                                  <a:lnTo>
                                    <a:pt x="985" y="2113"/>
                                  </a:lnTo>
                                  <a:lnTo>
                                    <a:pt x="1026" y="2162"/>
                                  </a:lnTo>
                                  <a:lnTo>
                                    <a:pt x="1076" y="2215"/>
                                  </a:lnTo>
                                  <a:lnTo>
                                    <a:pt x="1133" y="2270"/>
                                  </a:lnTo>
                                  <a:lnTo>
                                    <a:pt x="1192" y="2322"/>
                                  </a:lnTo>
                                  <a:lnTo>
                                    <a:pt x="1242" y="2361"/>
                                  </a:lnTo>
                                  <a:lnTo>
                                    <a:pt x="1307" y="2407"/>
                                  </a:lnTo>
                                  <a:lnTo>
                                    <a:pt x="1376" y="2451"/>
                                  </a:lnTo>
                                  <a:lnTo>
                                    <a:pt x="1447" y="2493"/>
                                  </a:lnTo>
                                  <a:lnTo>
                                    <a:pt x="1522" y="2532"/>
                                  </a:lnTo>
                                  <a:lnTo>
                                    <a:pt x="1601" y="2569"/>
                                  </a:lnTo>
                                  <a:lnTo>
                                    <a:pt x="1692" y="2607"/>
                                  </a:lnTo>
                                  <a:lnTo>
                                    <a:pt x="1787" y="2643"/>
                                  </a:lnTo>
                                  <a:lnTo>
                                    <a:pt x="1888" y="2676"/>
                                  </a:lnTo>
                                  <a:lnTo>
                                    <a:pt x="2004" y="2711"/>
                                  </a:lnTo>
                                  <a:lnTo>
                                    <a:pt x="2127" y="2744"/>
                                  </a:lnTo>
                                  <a:lnTo>
                                    <a:pt x="2246" y="2773"/>
                                  </a:lnTo>
                                  <a:lnTo>
                                    <a:pt x="2395" y="2804"/>
                                  </a:lnTo>
                                  <a:lnTo>
                                    <a:pt x="2553" y="2833"/>
                                  </a:lnTo>
                                  <a:lnTo>
                                    <a:pt x="2734" y="2863"/>
                                  </a:lnTo>
                                  <a:lnTo>
                                    <a:pt x="2928" y="2890"/>
                                  </a:lnTo>
                                  <a:lnTo>
                                    <a:pt x="3151" y="2918"/>
                                  </a:lnTo>
                                  <a:lnTo>
                                    <a:pt x="3389" y="2944"/>
                                  </a:lnTo>
                                  <a:lnTo>
                                    <a:pt x="3663" y="2970"/>
                                  </a:lnTo>
                                  <a:lnTo>
                                    <a:pt x="3920" y="2990"/>
                                  </a:lnTo>
                                  <a:lnTo>
                                    <a:pt x="4256" y="3014"/>
                                  </a:lnTo>
                                  <a:lnTo>
                                    <a:pt x="4643" y="3036"/>
                                  </a:lnTo>
                                  <a:lnTo>
                                    <a:pt x="5088" y="3059"/>
                                  </a:lnTo>
                                  <a:lnTo>
                                    <a:pt x="5574" y="3079"/>
                                  </a:lnTo>
                                  <a:lnTo>
                                    <a:pt x="5580" y="3079"/>
                                  </a:lnTo>
                                </a:path>
                              </a:pathLst>
                            </a:custGeom>
                            <a:noFill/>
                            <a:ln w="1587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docshape76"/>
                          <wps:cNvSpPr>
                            <a:spLocks/>
                          </wps:cNvSpPr>
                          <wps:spPr bwMode="auto">
                            <a:xfrm>
                              <a:off x="3252" y="97"/>
                              <a:ext cx="5581" cy="2977"/>
                            </a:xfrm>
                            <a:custGeom>
                              <a:avLst/>
                              <a:gdLst>
                                <a:gd name="T0" fmla="+- 0 3253 3253"/>
                                <a:gd name="T1" fmla="*/ T0 w 5581"/>
                                <a:gd name="T2" fmla="+- 0 98 98"/>
                                <a:gd name="T3" fmla="*/ 98 h 2977"/>
                                <a:gd name="T4" fmla="+- 0 3672 3253"/>
                                <a:gd name="T5" fmla="*/ T4 w 5581"/>
                                <a:gd name="T6" fmla="+- 0 98 98"/>
                                <a:gd name="T7" fmla="*/ 98 h 2977"/>
                                <a:gd name="T8" fmla="+- 0 3675 3253"/>
                                <a:gd name="T9" fmla="*/ T8 w 5581"/>
                                <a:gd name="T10" fmla="+- 0 102 98"/>
                                <a:gd name="T11" fmla="*/ 102 h 2977"/>
                                <a:gd name="T12" fmla="+- 0 3722 3253"/>
                                <a:gd name="T13" fmla="*/ T12 w 5581"/>
                                <a:gd name="T14" fmla="+- 0 396 98"/>
                                <a:gd name="T15" fmla="*/ 396 h 2977"/>
                                <a:gd name="T16" fmla="+- 0 3752 3253"/>
                                <a:gd name="T17" fmla="*/ T16 w 5581"/>
                                <a:gd name="T18" fmla="+- 0 559 98"/>
                                <a:gd name="T19" fmla="*/ 559 h 2977"/>
                                <a:gd name="T20" fmla="+- 0 3788 3253"/>
                                <a:gd name="T21" fmla="*/ T20 w 5581"/>
                                <a:gd name="T22" fmla="+- 0 728 98"/>
                                <a:gd name="T23" fmla="*/ 728 h 2977"/>
                                <a:gd name="T24" fmla="+- 0 3821 3253"/>
                                <a:gd name="T25" fmla="*/ T24 w 5581"/>
                                <a:gd name="T26" fmla="+- 0 866 98"/>
                                <a:gd name="T27" fmla="*/ 866 h 2977"/>
                                <a:gd name="T28" fmla="+- 0 3855 3253"/>
                                <a:gd name="T29" fmla="*/ T28 w 5581"/>
                                <a:gd name="T30" fmla="+- 0 995 98"/>
                                <a:gd name="T31" fmla="*/ 995 h 2977"/>
                                <a:gd name="T32" fmla="+- 0 3890 3253"/>
                                <a:gd name="T33" fmla="*/ T32 w 5581"/>
                                <a:gd name="T34" fmla="+- 0 1115 98"/>
                                <a:gd name="T35" fmla="*/ 1115 h 2977"/>
                                <a:gd name="T36" fmla="+- 0 3927 3253"/>
                                <a:gd name="T37" fmla="*/ T36 w 5581"/>
                                <a:gd name="T38" fmla="+- 0 1226 98"/>
                                <a:gd name="T39" fmla="*/ 1226 h 2977"/>
                                <a:gd name="T40" fmla="+- 0 3965 3253"/>
                                <a:gd name="T41" fmla="*/ T40 w 5581"/>
                                <a:gd name="T42" fmla="+- 0 1331 98"/>
                                <a:gd name="T43" fmla="*/ 1331 h 2977"/>
                                <a:gd name="T44" fmla="+- 0 4005 3253"/>
                                <a:gd name="T45" fmla="*/ T44 w 5581"/>
                                <a:gd name="T46" fmla="+- 0 1429 98"/>
                                <a:gd name="T47" fmla="*/ 1429 h 2977"/>
                                <a:gd name="T48" fmla="+- 0 4046 3253"/>
                                <a:gd name="T49" fmla="*/ T48 w 5581"/>
                                <a:gd name="T50" fmla="+- 0 1520 98"/>
                                <a:gd name="T51" fmla="*/ 1520 h 2977"/>
                                <a:gd name="T52" fmla="+- 0 4088 3253"/>
                                <a:gd name="T53" fmla="*/ T52 w 5581"/>
                                <a:gd name="T54" fmla="+- 0 1607 98"/>
                                <a:gd name="T55" fmla="*/ 1607 h 2977"/>
                                <a:gd name="T56" fmla="+- 0 4133 3253"/>
                                <a:gd name="T57" fmla="*/ T56 w 5581"/>
                                <a:gd name="T58" fmla="+- 0 1687 98"/>
                                <a:gd name="T59" fmla="*/ 1687 h 2977"/>
                                <a:gd name="T60" fmla="+- 0 4179 3253"/>
                                <a:gd name="T61" fmla="*/ T60 w 5581"/>
                                <a:gd name="T62" fmla="+- 0 1764 98"/>
                                <a:gd name="T63" fmla="*/ 1764 h 2977"/>
                                <a:gd name="T64" fmla="+- 0 4221 3253"/>
                                <a:gd name="T65" fmla="*/ T64 w 5581"/>
                                <a:gd name="T66" fmla="+- 0 1827 98"/>
                                <a:gd name="T67" fmla="*/ 1827 h 2977"/>
                                <a:gd name="T68" fmla="+- 0 4270 3253"/>
                                <a:gd name="T69" fmla="*/ T68 w 5581"/>
                                <a:gd name="T70" fmla="+- 0 1895 98"/>
                                <a:gd name="T71" fmla="*/ 1895 h 2977"/>
                                <a:gd name="T72" fmla="+- 0 4321 3253"/>
                                <a:gd name="T73" fmla="*/ T72 w 5581"/>
                                <a:gd name="T74" fmla="+- 0 1960 98"/>
                                <a:gd name="T75" fmla="*/ 1960 h 2977"/>
                                <a:gd name="T76" fmla="+- 0 4375 3253"/>
                                <a:gd name="T77" fmla="*/ T76 w 5581"/>
                                <a:gd name="T78" fmla="+- 0 2022 98"/>
                                <a:gd name="T79" fmla="*/ 2022 h 2977"/>
                                <a:gd name="T80" fmla="+- 0 4430 3253"/>
                                <a:gd name="T81" fmla="*/ T80 w 5581"/>
                                <a:gd name="T82" fmla="+- 0 2079 98"/>
                                <a:gd name="T83" fmla="*/ 2079 h 2977"/>
                                <a:gd name="T84" fmla="+- 0 4488 3253"/>
                                <a:gd name="T85" fmla="*/ T84 w 5581"/>
                                <a:gd name="T86" fmla="+- 0 2134 98"/>
                                <a:gd name="T87" fmla="*/ 2134 h 2977"/>
                                <a:gd name="T88" fmla="+- 0 4555 3253"/>
                                <a:gd name="T89" fmla="*/ T88 w 5581"/>
                                <a:gd name="T90" fmla="+- 0 2193 98"/>
                                <a:gd name="T91" fmla="*/ 2193 h 2977"/>
                                <a:gd name="T92" fmla="+- 0 4617 3253"/>
                                <a:gd name="T93" fmla="*/ T92 w 5581"/>
                                <a:gd name="T94" fmla="+- 0 2242 98"/>
                                <a:gd name="T95" fmla="*/ 2242 h 2977"/>
                                <a:gd name="T96" fmla="+- 0 4690 3253"/>
                                <a:gd name="T97" fmla="*/ T96 w 5581"/>
                                <a:gd name="T98" fmla="+- 0 2295 98"/>
                                <a:gd name="T99" fmla="*/ 2295 h 2977"/>
                                <a:gd name="T100" fmla="+- 0 4766 3253"/>
                                <a:gd name="T101" fmla="*/ T100 w 5581"/>
                                <a:gd name="T102" fmla="+- 0 2344 98"/>
                                <a:gd name="T103" fmla="*/ 2344 h 2977"/>
                                <a:gd name="T104" fmla="+- 0 4846 3253"/>
                                <a:gd name="T105" fmla="*/ T104 w 5581"/>
                                <a:gd name="T106" fmla="+- 0 2391 98"/>
                                <a:gd name="T107" fmla="*/ 2391 h 2977"/>
                                <a:gd name="T108" fmla="+- 0 4929 3253"/>
                                <a:gd name="T109" fmla="*/ T108 w 5581"/>
                                <a:gd name="T110" fmla="+- 0 2436 98"/>
                                <a:gd name="T111" fmla="*/ 2436 h 2977"/>
                                <a:gd name="T112" fmla="+- 0 5005 3253"/>
                                <a:gd name="T113" fmla="*/ T112 w 5581"/>
                                <a:gd name="T114" fmla="+- 0 2474 98"/>
                                <a:gd name="T115" fmla="*/ 2474 h 2977"/>
                                <a:gd name="T116" fmla="+- 0 5105 3253"/>
                                <a:gd name="T117" fmla="*/ T116 w 5581"/>
                                <a:gd name="T118" fmla="+- 0 2518 98"/>
                                <a:gd name="T119" fmla="*/ 2518 h 2977"/>
                                <a:gd name="T120" fmla="+- 0 5210 3253"/>
                                <a:gd name="T121" fmla="*/ T120 w 5581"/>
                                <a:gd name="T122" fmla="+- 0 2560 98"/>
                                <a:gd name="T123" fmla="*/ 2560 h 2977"/>
                                <a:gd name="T124" fmla="+- 0 5320 3253"/>
                                <a:gd name="T125" fmla="*/ T124 w 5581"/>
                                <a:gd name="T126" fmla="+- 0 2601 98"/>
                                <a:gd name="T127" fmla="*/ 2601 h 2977"/>
                                <a:gd name="T128" fmla="+- 0 5435 3253"/>
                                <a:gd name="T129" fmla="*/ T128 w 5581"/>
                                <a:gd name="T130" fmla="+- 0 2639 98"/>
                                <a:gd name="T131" fmla="*/ 2639 h 2977"/>
                                <a:gd name="T132" fmla="+- 0 5544 3253"/>
                                <a:gd name="T133" fmla="*/ T132 w 5581"/>
                                <a:gd name="T134" fmla="+- 0 2671 98"/>
                                <a:gd name="T135" fmla="*/ 2671 h 2977"/>
                                <a:gd name="T136" fmla="+- 0 5683 3253"/>
                                <a:gd name="T137" fmla="*/ T136 w 5581"/>
                                <a:gd name="T138" fmla="+- 0 2708 98"/>
                                <a:gd name="T139" fmla="*/ 2708 h 2977"/>
                                <a:gd name="T140" fmla="+- 0 5829 3253"/>
                                <a:gd name="T141" fmla="*/ T140 w 5581"/>
                                <a:gd name="T142" fmla="+- 0 2743 98"/>
                                <a:gd name="T143" fmla="*/ 2743 h 2977"/>
                                <a:gd name="T144" fmla="+- 0 5983 3253"/>
                                <a:gd name="T145" fmla="*/ T144 w 5581"/>
                                <a:gd name="T146" fmla="+- 0 2776 98"/>
                                <a:gd name="T147" fmla="*/ 2776 h 2977"/>
                                <a:gd name="T148" fmla="+- 0 6145 3253"/>
                                <a:gd name="T149" fmla="*/ T148 w 5581"/>
                                <a:gd name="T150" fmla="+- 0 2808 98"/>
                                <a:gd name="T151" fmla="*/ 2808 h 2977"/>
                                <a:gd name="T152" fmla="+- 0 6332 3253"/>
                                <a:gd name="T153" fmla="*/ T152 w 5581"/>
                                <a:gd name="T154" fmla="+- 0 2841 98"/>
                                <a:gd name="T155" fmla="*/ 2841 h 2977"/>
                                <a:gd name="T156" fmla="+- 0 6530 3253"/>
                                <a:gd name="T157" fmla="*/ T156 w 5581"/>
                                <a:gd name="T158" fmla="+- 0 2871 98"/>
                                <a:gd name="T159" fmla="*/ 2871 h 2977"/>
                                <a:gd name="T160" fmla="+- 0 6757 3253"/>
                                <a:gd name="T161" fmla="*/ T160 w 5581"/>
                                <a:gd name="T162" fmla="+- 0 2902 98"/>
                                <a:gd name="T163" fmla="*/ 2902 h 2977"/>
                                <a:gd name="T164" fmla="+- 0 6999 3253"/>
                                <a:gd name="T165" fmla="*/ T164 w 5581"/>
                                <a:gd name="T166" fmla="+- 0 2931 98"/>
                                <a:gd name="T167" fmla="*/ 2931 h 2977"/>
                                <a:gd name="T168" fmla="+- 0 7276 3253"/>
                                <a:gd name="T169" fmla="*/ T168 w 5581"/>
                                <a:gd name="T170" fmla="+- 0 2960 98"/>
                                <a:gd name="T171" fmla="*/ 2960 h 2977"/>
                                <a:gd name="T172" fmla="+- 0 7572 3253"/>
                                <a:gd name="T173" fmla="*/ T172 w 5581"/>
                                <a:gd name="T174" fmla="+- 0 2987 98"/>
                                <a:gd name="T175" fmla="*/ 2987 h 2977"/>
                                <a:gd name="T176" fmla="+- 0 7912 3253"/>
                                <a:gd name="T177" fmla="*/ T176 w 5581"/>
                                <a:gd name="T178" fmla="+- 0 3015 98"/>
                                <a:gd name="T179" fmla="*/ 3015 h 2977"/>
                                <a:gd name="T180" fmla="+- 0 8277 3253"/>
                                <a:gd name="T181" fmla="*/ T180 w 5581"/>
                                <a:gd name="T182" fmla="+- 0 3041 98"/>
                                <a:gd name="T183" fmla="*/ 3041 h 2977"/>
                                <a:gd name="T184" fmla="+- 0 8696 3253"/>
                                <a:gd name="T185" fmla="*/ T184 w 5581"/>
                                <a:gd name="T186" fmla="+- 0 3066 98"/>
                                <a:gd name="T187" fmla="*/ 3066 h 2977"/>
                                <a:gd name="T188" fmla="+- 0 8833 3253"/>
                                <a:gd name="T189" fmla="*/ T188 w 5581"/>
                                <a:gd name="T190" fmla="+- 0 3074 98"/>
                                <a:gd name="T191" fmla="*/ 3074 h 29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581" h="2977">
                                  <a:moveTo>
                                    <a:pt x="0" y="0"/>
                                  </a:moveTo>
                                  <a:lnTo>
                                    <a:pt x="419" y="0"/>
                                  </a:lnTo>
                                  <a:lnTo>
                                    <a:pt x="422" y="4"/>
                                  </a:lnTo>
                                  <a:lnTo>
                                    <a:pt x="469" y="298"/>
                                  </a:lnTo>
                                  <a:lnTo>
                                    <a:pt x="499" y="461"/>
                                  </a:lnTo>
                                  <a:lnTo>
                                    <a:pt x="535" y="630"/>
                                  </a:lnTo>
                                  <a:lnTo>
                                    <a:pt x="568" y="768"/>
                                  </a:lnTo>
                                  <a:lnTo>
                                    <a:pt x="602" y="897"/>
                                  </a:lnTo>
                                  <a:lnTo>
                                    <a:pt x="637" y="1017"/>
                                  </a:lnTo>
                                  <a:lnTo>
                                    <a:pt x="674" y="1128"/>
                                  </a:lnTo>
                                  <a:lnTo>
                                    <a:pt x="712" y="1233"/>
                                  </a:lnTo>
                                  <a:lnTo>
                                    <a:pt x="752" y="1331"/>
                                  </a:lnTo>
                                  <a:lnTo>
                                    <a:pt x="793" y="1422"/>
                                  </a:lnTo>
                                  <a:lnTo>
                                    <a:pt x="835" y="1509"/>
                                  </a:lnTo>
                                  <a:lnTo>
                                    <a:pt x="880" y="1589"/>
                                  </a:lnTo>
                                  <a:lnTo>
                                    <a:pt x="926" y="1666"/>
                                  </a:lnTo>
                                  <a:lnTo>
                                    <a:pt x="968" y="1729"/>
                                  </a:lnTo>
                                  <a:lnTo>
                                    <a:pt x="1017" y="1797"/>
                                  </a:lnTo>
                                  <a:lnTo>
                                    <a:pt x="1068" y="1862"/>
                                  </a:lnTo>
                                  <a:lnTo>
                                    <a:pt x="1122" y="1924"/>
                                  </a:lnTo>
                                  <a:lnTo>
                                    <a:pt x="1177" y="1981"/>
                                  </a:lnTo>
                                  <a:lnTo>
                                    <a:pt x="1235" y="2036"/>
                                  </a:lnTo>
                                  <a:lnTo>
                                    <a:pt x="1302" y="2095"/>
                                  </a:lnTo>
                                  <a:lnTo>
                                    <a:pt x="1364" y="2144"/>
                                  </a:lnTo>
                                  <a:lnTo>
                                    <a:pt x="1437" y="2197"/>
                                  </a:lnTo>
                                  <a:lnTo>
                                    <a:pt x="1513" y="2246"/>
                                  </a:lnTo>
                                  <a:lnTo>
                                    <a:pt x="1593" y="2293"/>
                                  </a:lnTo>
                                  <a:lnTo>
                                    <a:pt x="1676" y="2338"/>
                                  </a:lnTo>
                                  <a:lnTo>
                                    <a:pt x="1752" y="2376"/>
                                  </a:lnTo>
                                  <a:lnTo>
                                    <a:pt x="1852" y="2420"/>
                                  </a:lnTo>
                                  <a:lnTo>
                                    <a:pt x="1957" y="2462"/>
                                  </a:lnTo>
                                  <a:lnTo>
                                    <a:pt x="2067" y="2503"/>
                                  </a:lnTo>
                                  <a:lnTo>
                                    <a:pt x="2182" y="2541"/>
                                  </a:lnTo>
                                  <a:lnTo>
                                    <a:pt x="2291" y="2573"/>
                                  </a:lnTo>
                                  <a:lnTo>
                                    <a:pt x="2430" y="2610"/>
                                  </a:lnTo>
                                  <a:lnTo>
                                    <a:pt x="2576" y="2645"/>
                                  </a:lnTo>
                                  <a:lnTo>
                                    <a:pt x="2730" y="2678"/>
                                  </a:lnTo>
                                  <a:lnTo>
                                    <a:pt x="2892" y="2710"/>
                                  </a:lnTo>
                                  <a:lnTo>
                                    <a:pt x="3079" y="2743"/>
                                  </a:lnTo>
                                  <a:lnTo>
                                    <a:pt x="3277" y="2773"/>
                                  </a:lnTo>
                                  <a:lnTo>
                                    <a:pt x="3504" y="2804"/>
                                  </a:lnTo>
                                  <a:lnTo>
                                    <a:pt x="3746" y="2833"/>
                                  </a:lnTo>
                                  <a:lnTo>
                                    <a:pt x="4023" y="2862"/>
                                  </a:lnTo>
                                  <a:lnTo>
                                    <a:pt x="4319" y="2889"/>
                                  </a:lnTo>
                                  <a:lnTo>
                                    <a:pt x="4659" y="2917"/>
                                  </a:lnTo>
                                  <a:lnTo>
                                    <a:pt x="5024" y="2943"/>
                                  </a:lnTo>
                                  <a:lnTo>
                                    <a:pt x="5443" y="2968"/>
                                  </a:lnTo>
                                  <a:lnTo>
                                    <a:pt x="5580" y="2976"/>
                                  </a:lnTo>
                                </a:path>
                              </a:pathLst>
                            </a:custGeom>
                            <a:noFill/>
                            <a:ln w="1587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77"/>
                          <wps:cNvSpPr>
                            <a:spLocks/>
                          </wps:cNvSpPr>
                          <wps:spPr bwMode="auto">
                            <a:xfrm>
                              <a:off x="3518" y="97"/>
                              <a:ext cx="5315" cy="3292"/>
                            </a:xfrm>
                            <a:custGeom>
                              <a:avLst/>
                              <a:gdLst>
                                <a:gd name="T0" fmla="+- 0 3519 3519"/>
                                <a:gd name="T1" fmla="*/ T0 w 5315"/>
                                <a:gd name="T2" fmla="+- 0 98 98"/>
                                <a:gd name="T3" fmla="*/ 98 h 3292"/>
                                <a:gd name="T4" fmla="+- 0 3628 3519"/>
                                <a:gd name="T5" fmla="*/ T4 w 5315"/>
                                <a:gd name="T6" fmla="+- 0 98 98"/>
                                <a:gd name="T7" fmla="*/ 98 h 3292"/>
                                <a:gd name="T8" fmla="+- 0 3629 3519"/>
                                <a:gd name="T9" fmla="*/ T8 w 5315"/>
                                <a:gd name="T10" fmla="+- 0 130 98"/>
                                <a:gd name="T11" fmla="*/ 130 h 3292"/>
                                <a:gd name="T12" fmla="+- 0 3641 3519"/>
                                <a:gd name="T13" fmla="*/ T12 w 5315"/>
                                <a:gd name="T14" fmla="+- 0 670 98"/>
                                <a:gd name="T15" fmla="*/ 670 h 3292"/>
                                <a:gd name="T16" fmla="+- 0 3652 3519"/>
                                <a:gd name="T17" fmla="*/ T16 w 5315"/>
                                <a:gd name="T18" fmla="+- 0 1080 98"/>
                                <a:gd name="T19" fmla="*/ 1080 h 3292"/>
                                <a:gd name="T20" fmla="+- 0 3665 3519"/>
                                <a:gd name="T21" fmla="*/ T20 w 5315"/>
                                <a:gd name="T22" fmla="+- 0 1402 98"/>
                                <a:gd name="T23" fmla="*/ 1402 h 3292"/>
                                <a:gd name="T24" fmla="+- 0 3680 3519"/>
                                <a:gd name="T25" fmla="*/ T24 w 5315"/>
                                <a:gd name="T26" fmla="+- 0 1677 98"/>
                                <a:gd name="T27" fmla="*/ 1677 h 3292"/>
                                <a:gd name="T28" fmla="+- 0 3696 3519"/>
                                <a:gd name="T29" fmla="*/ T28 w 5315"/>
                                <a:gd name="T30" fmla="+- 0 1900 98"/>
                                <a:gd name="T31" fmla="*/ 1900 h 3292"/>
                                <a:gd name="T32" fmla="+- 0 3711 3519"/>
                                <a:gd name="T33" fmla="*/ T32 w 5315"/>
                                <a:gd name="T34" fmla="+- 0 2072 98"/>
                                <a:gd name="T35" fmla="*/ 2072 h 3292"/>
                                <a:gd name="T36" fmla="+- 0 3729 3519"/>
                                <a:gd name="T37" fmla="*/ T36 w 5315"/>
                                <a:gd name="T38" fmla="+- 0 2228 98"/>
                                <a:gd name="T39" fmla="*/ 2228 h 3292"/>
                                <a:gd name="T40" fmla="+- 0 3747 3519"/>
                                <a:gd name="T41" fmla="*/ T40 w 5315"/>
                                <a:gd name="T42" fmla="+- 0 2351 98"/>
                                <a:gd name="T43" fmla="*/ 2351 h 3292"/>
                                <a:gd name="T44" fmla="+- 0 3767 3519"/>
                                <a:gd name="T45" fmla="*/ T44 w 5315"/>
                                <a:gd name="T46" fmla="+- 0 2457 98"/>
                                <a:gd name="T47" fmla="*/ 2457 h 3292"/>
                                <a:gd name="T48" fmla="+- 0 3787 3519"/>
                                <a:gd name="T49" fmla="*/ T48 w 5315"/>
                                <a:gd name="T50" fmla="+- 0 2549 98"/>
                                <a:gd name="T51" fmla="*/ 2549 h 3292"/>
                                <a:gd name="T52" fmla="+- 0 3809 3519"/>
                                <a:gd name="T53" fmla="*/ T52 w 5315"/>
                                <a:gd name="T54" fmla="+- 0 2631 98"/>
                                <a:gd name="T55" fmla="*/ 2631 h 3292"/>
                                <a:gd name="T56" fmla="+- 0 3829 3519"/>
                                <a:gd name="T57" fmla="*/ T56 w 5315"/>
                                <a:gd name="T58" fmla="+- 0 2693 98"/>
                                <a:gd name="T59" fmla="*/ 2693 h 3292"/>
                                <a:gd name="T60" fmla="+- 0 3854 3519"/>
                                <a:gd name="T61" fmla="*/ T60 w 5315"/>
                                <a:gd name="T62" fmla="+- 0 2757 98"/>
                                <a:gd name="T63" fmla="*/ 2757 h 3292"/>
                                <a:gd name="T64" fmla="+- 0 3905 3519"/>
                                <a:gd name="T65" fmla="*/ T64 w 5315"/>
                                <a:gd name="T66" fmla="+- 0 2859 98"/>
                                <a:gd name="T67" fmla="*/ 2859 h 3292"/>
                                <a:gd name="T68" fmla="+- 0 3957 3519"/>
                                <a:gd name="T69" fmla="*/ T68 w 5315"/>
                                <a:gd name="T70" fmla="+- 0 2936 98"/>
                                <a:gd name="T71" fmla="*/ 2936 h 3292"/>
                                <a:gd name="T72" fmla="+- 0 4021 3519"/>
                                <a:gd name="T73" fmla="*/ T72 w 5315"/>
                                <a:gd name="T74" fmla="+- 0 3006 98"/>
                                <a:gd name="T75" fmla="*/ 3006 h 3292"/>
                                <a:gd name="T76" fmla="+- 0 4100 3519"/>
                                <a:gd name="T77" fmla="*/ T76 w 5315"/>
                                <a:gd name="T78" fmla="+- 0 3069 98"/>
                                <a:gd name="T79" fmla="*/ 3069 h 3292"/>
                                <a:gd name="T80" fmla="+- 0 4183 3519"/>
                                <a:gd name="T81" fmla="*/ T80 w 5315"/>
                                <a:gd name="T82" fmla="+- 0 3117 98"/>
                                <a:gd name="T83" fmla="*/ 3117 h 3292"/>
                                <a:gd name="T84" fmla="+- 0 4295 3519"/>
                                <a:gd name="T85" fmla="*/ T84 w 5315"/>
                                <a:gd name="T86" fmla="+- 0 3165 98"/>
                                <a:gd name="T87" fmla="*/ 3165 h 3292"/>
                                <a:gd name="T88" fmla="+- 0 4365 3519"/>
                                <a:gd name="T89" fmla="*/ T88 w 5315"/>
                                <a:gd name="T90" fmla="+- 0 3187 98"/>
                                <a:gd name="T91" fmla="*/ 3187 h 3292"/>
                                <a:gd name="T92" fmla="+- 0 4440 3519"/>
                                <a:gd name="T93" fmla="*/ T92 w 5315"/>
                                <a:gd name="T94" fmla="+- 0 3208 98"/>
                                <a:gd name="T95" fmla="*/ 3208 h 3292"/>
                                <a:gd name="T96" fmla="+- 0 4526 3519"/>
                                <a:gd name="T97" fmla="*/ T96 w 5315"/>
                                <a:gd name="T98" fmla="+- 0 3228 98"/>
                                <a:gd name="T99" fmla="*/ 3228 h 3292"/>
                                <a:gd name="T100" fmla="+- 0 4625 3519"/>
                                <a:gd name="T101" fmla="*/ T100 w 5315"/>
                                <a:gd name="T102" fmla="+- 0 3246 98"/>
                                <a:gd name="T103" fmla="*/ 3246 h 3292"/>
                                <a:gd name="T104" fmla="+- 0 4740 3519"/>
                                <a:gd name="T105" fmla="*/ T104 w 5315"/>
                                <a:gd name="T106" fmla="+- 0 3264 98"/>
                                <a:gd name="T107" fmla="*/ 3264 h 3292"/>
                                <a:gd name="T108" fmla="+- 0 4873 3519"/>
                                <a:gd name="T109" fmla="*/ T108 w 5315"/>
                                <a:gd name="T110" fmla="+- 0 3281 98"/>
                                <a:gd name="T111" fmla="*/ 3281 h 3292"/>
                                <a:gd name="T112" fmla="+- 0 5019 3519"/>
                                <a:gd name="T113" fmla="*/ T112 w 5315"/>
                                <a:gd name="T114" fmla="+- 0 3296 98"/>
                                <a:gd name="T115" fmla="*/ 3296 h 3292"/>
                                <a:gd name="T116" fmla="+- 0 5205 3519"/>
                                <a:gd name="T117" fmla="*/ T116 w 5315"/>
                                <a:gd name="T118" fmla="+- 0 3310 98"/>
                                <a:gd name="T119" fmla="*/ 3310 h 3292"/>
                                <a:gd name="T120" fmla="+- 0 5432 3519"/>
                                <a:gd name="T121" fmla="*/ T120 w 5315"/>
                                <a:gd name="T122" fmla="+- 0 3324 98"/>
                                <a:gd name="T123" fmla="*/ 3324 h 3292"/>
                                <a:gd name="T124" fmla="+- 0 5710 3519"/>
                                <a:gd name="T125" fmla="*/ T124 w 5315"/>
                                <a:gd name="T126" fmla="+- 0 3337 98"/>
                                <a:gd name="T127" fmla="*/ 3337 h 3292"/>
                                <a:gd name="T128" fmla="+- 0 6051 3519"/>
                                <a:gd name="T129" fmla="*/ T128 w 5315"/>
                                <a:gd name="T130" fmla="+- 0 3349 98"/>
                                <a:gd name="T131" fmla="*/ 3349 h 3292"/>
                                <a:gd name="T132" fmla="+- 0 6472 3519"/>
                                <a:gd name="T133" fmla="*/ T132 w 5315"/>
                                <a:gd name="T134" fmla="+- 0 3360 98"/>
                                <a:gd name="T135" fmla="*/ 3360 h 3292"/>
                                <a:gd name="T136" fmla="+- 0 7011 3519"/>
                                <a:gd name="T137" fmla="*/ T136 w 5315"/>
                                <a:gd name="T138" fmla="+- 0 3370 98"/>
                                <a:gd name="T139" fmla="*/ 3370 h 3292"/>
                                <a:gd name="T140" fmla="+- 0 7706 3519"/>
                                <a:gd name="T141" fmla="*/ T140 w 5315"/>
                                <a:gd name="T142" fmla="+- 0 3379 98"/>
                                <a:gd name="T143" fmla="*/ 3379 h 3292"/>
                                <a:gd name="T144" fmla="+- 0 8635 3519"/>
                                <a:gd name="T145" fmla="*/ T144 w 5315"/>
                                <a:gd name="T146" fmla="+- 0 3388 98"/>
                                <a:gd name="T147" fmla="*/ 3388 h 3292"/>
                                <a:gd name="T148" fmla="+- 0 8833 3519"/>
                                <a:gd name="T149" fmla="*/ T148 w 5315"/>
                                <a:gd name="T150" fmla="+- 0 3389 98"/>
                                <a:gd name="T151" fmla="*/ 3389 h 3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315" h="3292">
                                  <a:moveTo>
                                    <a:pt x="0" y="0"/>
                                  </a:moveTo>
                                  <a:lnTo>
                                    <a:pt x="109" y="0"/>
                                  </a:lnTo>
                                  <a:lnTo>
                                    <a:pt x="110" y="32"/>
                                  </a:lnTo>
                                  <a:lnTo>
                                    <a:pt x="122" y="572"/>
                                  </a:lnTo>
                                  <a:lnTo>
                                    <a:pt x="133" y="982"/>
                                  </a:lnTo>
                                  <a:lnTo>
                                    <a:pt x="146" y="1304"/>
                                  </a:lnTo>
                                  <a:lnTo>
                                    <a:pt x="161" y="1579"/>
                                  </a:lnTo>
                                  <a:lnTo>
                                    <a:pt x="177" y="1802"/>
                                  </a:lnTo>
                                  <a:lnTo>
                                    <a:pt x="192" y="1974"/>
                                  </a:lnTo>
                                  <a:lnTo>
                                    <a:pt x="210" y="2130"/>
                                  </a:lnTo>
                                  <a:lnTo>
                                    <a:pt x="228" y="2253"/>
                                  </a:lnTo>
                                  <a:lnTo>
                                    <a:pt x="248" y="2359"/>
                                  </a:lnTo>
                                  <a:lnTo>
                                    <a:pt x="268" y="2451"/>
                                  </a:lnTo>
                                  <a:lnTo>
                                    <a:pt x="290" y="2533"/>
                                  </a:lnTo>
                                  <a:lnTo>
                                    <a:pt x="310" y="2595"/>
                                  </a:lnTo>
                                  <a:lnTo>
                                    <a:pt x="335" y="2659"/>
                                  </a:lnTo>
                                  <a:lnTo>
                                    <a:pt x="386" y="2761"/>
                                  </a:lnTo>
                                  <a:lnTo>
                                    <a:pt x="438" y="2838"/>
                                  </a:lnTo>
                                  <a:lnTo>
                                    <a:pt x="502" y="2908"/>
                                  </a:lnTo>
                                  <a:lnTo>
                                    <a:pt x="581" y="2971"/>
                                  </a:lnTo>
                                  <a:lnTo>
                                    <a:pt x="664" y="3019"/>
                                  </a:lnTo>
                                  <a:lnTo>
                                    <a:pt x="776" y="3067"/>
                                  </a:lnTo>
                                  <a:lnTo>
                                    <a:pt x="846" y="3089"/>
                                  </a:lnTo>
                                  <a:lnTo>
                                    <a:pt x="921" y="3110"/>
                                  </a:lnTo>
                                  <a:lnTo>
                                    <a:pt x="1007" y="3130"/>
                                  </a:lnTo>
                                  <a:lnTo>
                                    <a:pt x="1106" y="3148"/>
                                  </a:lnTo>
                                  <a:lnTo>
                                    <a:pt x="1221" y="3166"/>
                                  </a:lnTo>
                                  <a:lnTo>
                                    <a:pt x="1354" y="3183"/>
                                  </a:lnTo>
                                  <a:lnTo>
                                    <a:pt x="1500" y="3198"/>
                                  </a:lnTo>
                                  <a:lnTo>
                                    <a:pt x="1686" y="3212"/>
                                  </a:lnTo>
                                  <a:lnTo>
                                    <a:pt x="1913" y="3226"/>
                                  </a:lnTo>
                                  <a:lnTo>
                                    <a:pt x="2191" y="3239"/>
                                  </a:lnTo>
                                  <a:lnTo>
                                    <a:pt x="2532" y="3251"/>
                                  </a:lnTo>
                                  <a:lnTo>
                                    <a:pt x="2953" y="3262"/>
                                  </a:lnTo>
                                  <a:lnTo>
                                    <a:pt x="3492" y="3272"/>
                                  </a:lnTo>
                                  <a:lnTo>
                                    <a:pt x="4187" y="3281"/>
                                  </a:lnTo>
                                  <a:lnTo>
                                    <a:pt x="5116" y="3290"/>
                                  </a:lnTo>
                                  <a:lnTo>
                                    <a:pt x="5314" y="3291"/>
                                  </a:lnTo>
                                </a:path>
                              </a:pathLst>
                            </a:custGeom>
                            <a:noFill/>
                            <a:ln w="15876">
                              <a:solidFill>
                                <a:srgbClr val="D627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docshape78"/>
                          <wps:cNvSpPr>
                            <a:spLocks/>
                          </wps:cNvSpPr>
                          <wps:spPr bwMode="auto">
                            <a:xfrm>
                              <a:off x="3252" y="-68"/>
                              <a:ext cx="5581" cy="3625"/>
                            </a:xfrm>
                            <a:custGeom>
                              <a:avLst/>
                              <a:gdLst>
                                <a:gd name="T0" fmla="+- 0 3253 3253"/>
                                <a:gd name="T1" fmla="*/ T0 w 5581"/>
                                <a:gd name="T2" fmla="+- 0 3557 -67"/>
                                <a:gd name="T3" fmla="*/ 3557 h 3625"/>
                                <a:gd name="T4" fmla="+- 0 3253 3253"/>
                                <a:gd name="T5" fmla="*/ T4 w 5581"/>
                                <a:gd name="T6" fmla="+- 0 -67 -67"/>
                                <a:gd name="T7" fmla="*/ -67 h 3625"/>
                                <a:gd name="T8" fmla="+- 0 8833 3253"/>
                                <a:gd name="T9" fmla="*/ T8 w 5581"/>
                                <a:gd name="T10" fmla="+- 0 3557 -67"/>
                                <a:gd name="T11" fmla="*/ 3557 h 3625"/>
                                <a:gd name="T12" fmla="+- 0 8833 3253"/>
                                <a:gd name="T13" fmla="*/ T12 w 5581"/>
                                <a:gd name="T14" fmla="+- 0 -67 -67"/>
                                <a:gd name="T15" fmla="*/ -67 h 3625"/>
                                <a:gd name="T16" fmla="+- 0 3253 3253"/>
                                <a:gd name="T17" fmla="*/ T16 w 5581"/>
                                <a:gd name="T18" fmla="+- 0 3557 -67"/>
                                <a:gd name="T19" fmla="*/ 3557 h 3625"/>
                                <a:gd name="T20" fmla="+- 0 8833 3253"/>
                                <a:gd name="T21" fmla="*/ T20 w 5581"/>
                                <a:gd name="T22" fmla="+- 0 3557 -67"/>
                                <a:gd name="T23" fmla="*/ 3557 h 3625"/>
                                <a:gd name="T24" fmla="+- 0 3253 3253"/>
                                <a:gd name="T25" fmla="*/ T24 w 5581"/>
                                <a:gd name="T26" fmla="+- 0 -67 -67"/>
                                <a:gd name="T27" fmla="*/ -67 h 3625"/>
                                <a:gd name="T28" fmla="+- 0 8833 3253"/>
                                <a:gd name="T29" fmla="*/ T28 w 5581"/>
                                <a:gd name="T30" fmla="+- 0 -67 -67"/>
                                <a:gd name="T31" fmla="*/ -67 h 3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81" h="3625">
                                  <a:moveTo>
                                    <a:pt x="0" y="3624"/>
                                  </a:moveTo>
                                  <a:lnTo>
                                    <a:pt x="0" y="0"/>
                                  </a:lnTo>
                                  <a:moveTo>
                                    <a:pt x="5580" y="3624"/>
                                  </a:moveTo>
                                  <a:lnTo>
                                    <a:pt x="5580" y="0"/>
                                  </a:lnTo>
                                  <a:moveTo>
                                    <a:pt x="0" y="3624"/>
                                  </a:moveTo>
                                  <a:lnTo>
                                    <a:pt x="5580" y="3624"/>
                                  </a:lnTo>
                                  <a:moveTo>
                                    <a:pt x="0" y="0"/>
                                  </a:moveTo>
                                  <a:lnTo>
                                    <a:pt x="5580" y="0"/>
                                  </a:lnTo>
                                </a:path>
                              </a:pathLst>
                            </a:custGeom>
                            <a:noFill/>
                            <a:ln w="84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docshape79"/>
                          <wps:cNvSpPr>
                            <a:spLocks/>
                          </wps:cNvSpPr>
                          <wps:spPr bwMode="auto">
                            <a:xfrm>
                              <a:off x="6633" y="16"/>
                              <a:ext cx="2117" cy="1029"/>
                            </a:xfrm>
                            <a:custGeom>
                              <a:avLst/>
                              <a:gdLst>
                                <a:gd name="T0" fmla="+- 0 8716 6633"/>
                                <a:gd name="T1" fmla="*/ T0 w 2117"/>
                                <a:gd name="T2" fmla="+- 0 16 16"/>
                                <a:gd name="T3" fmla="*/ 16 h 1029"/>
                                <a:gd name="T4" fmla="+- 0 6667 6633"/>
                                <a:gd name="T5" fmla="*/ T4 w 2117"/>
                                <a:gd name="T6" fmla="+- 0 16 16"/>
                                <a:gd name="T7" fmla="*/ 16 h 1029"/>
                                <a:gd name="T8" fmla="+- 0 6652 6633"/>
                                <a:gd name="T9" fmla="*/ T8 w 2117"/>
                                <a:gd name="T10" fmla="+- 0 18 16"/>
                                <a:gd name="T11" fmla="*/ 18 h 1029"/>
                                <a:gd name="T12" fmla="+- 0 6642 6633"/>
                                <a:gd name="T13" fmla="*/ T12 w 2117"/>
                                <a:gd name="T14" fmla="+- 0 25 16"/>
                                <a:gd name="T15" fmla="*/ 25 h 1029"/>
                                <a:gd name="T16" fmla="+- 0 6636 6633"/>
                                <a:gd name="T17" fmla="*/ T16 w 2117"/>
                                <a:gd name="T18" fmla="+- 0 35 16"/>
                                <a:gd name="T19" fmla="*/ 35 h 1029"/>
                                <a:gd name="T20" fmla="+- 0 6633 6633"/>
                                <a:gd name="T21" fmla="*/ T20 w 2117"/>
                                <a:gd name="T22" fmla="+- 0 50 16"/>
                                <a:gd name="T23" fmla="*/ 50 h 1029"/>
                                <a:gd name="T24" fmla="+- 0 6633 6633"/>
                                <a:gd name="T25" fmla="*/ T24 w 2117"/>
                                <a:gd name="T26" fmla="+- 0 1011 16"/>
                                <a:gd name="T27" fmla="*/ 1011 h 1029"/>
                                <a:gd name="T28" fmla="+- 0 6636 6633"/>
                                <a:gd name="T29" fmla="*/ T28 w 2117"/>
                                <a:gd name="T30" fmla="+- 0 1026 16"/>
                                <a:gd name="T31" fmla="*/ 1026 h 1029"/>
                                <a:gd name="T32" fmla="+- 0 6642 6633"/>
                                <a:gd name="T33" fmla="*/ T32 w 2117"/>
                                <a:gd name="T34" fmla="+- 0 1036 16"/>
                                <a:gd name="T35" fmla="*/ 1036 h 1029"/>
                                <a:gd name="T36" fmla="+- 0 6652 6633"/>
                                <a:gd name="T37" fmla="*/ T36 w 2117"/>
                                <a:gd name="T38" fmla="+- 0 1042 16"/>
                                <a:gd name="T39" fmla="*/ 1042 h 1029"/>
                                <a:gd name="T40" fmla="+- 0 6667 6633"/>
                                <a:gd name="T41" fmla="*/ T40 w 2117"/>
                                <a:gd name="T42" fmla="+- 0 1044 16"/>
                                <a:gd name="T43" fmla="*/ 1044 h 1029"/>
                                <a:gd name="T44" fmla="+- 0 8716 6633"/>
                                <a:gd name="T45" fmla="*/ T44 w 2117"/>
                                <a:gd name="T46" fmla="+- 0 1044 16"/>
                                <a:gd name="T47" fmla="*/ 1044 h 1029"/>
                                <a:gd name="T48" fmla="+- 0 8731 6633"/>
                                <a:gd name="T49" fmla="*/ T48 w 2117"/>
                                <a:gd name="T50" fmla="+- 0 1042 16"/>
                                <a:gd name="T51" fmla="*/ 1042 h 1029"/>
                                <a:gd name="T52" fmla="+- 0 8741 6633"/>
                                <a:gd name="T53" fmla="*/ T52 w 2117"/>
                                <a:gd name="T54" fmla="+- 0 1036 16"/>
                                <a:gd name="T55" fmla="*/ 1036 h 1029"/>
                                <a:gd name="T56" fmla="+- 0 8748 6633"/>
                                <a:gd name="T57" fmla="*/ T56 w 2117"/>
                                <a:gd name="T58" fmla="+- 0 1026 16"/>
                                <a:gd name="T59" fmla="*/ 1026 h 1029"/>
                                <a:gd name="T60" fmla="+- 0 8750 6633"/>
                                <a:gd name="T61" fmla="*/ T60 w 2117"/>
                                <a:gd name="T62" fmla="+- 0 1011 16"/>
                                <a:gd name="T63" fmla="*/ 1011 h 1029"/>
                                <a:gd name="T64" fmla="+- 0 8750 6633"/>
                                <a:gd name="T65" fmla="*/ T64 w 2117"/>
                                <a:gd name="T66" fmla="+- 0 50 16"/>
                                <a:gd name="T67" fmla="*/ 50 h 1029"/>
                                <a:gd name="T68" fmla="+- 0 8748 6633"/>
                                <a:gd name="T69" fmla="*/ T68 w 2117"/>
                                <a:gd name="T70" fmla="+- 0 35 16"/>
                                <a:gd name="T71" fmla="*/ 35 h 1029"/>
                                <a:gd name="T72" fmla="+- 0 8741 6633"/>
                                <a:gd name="T73" fmla="*/ T72 w 2117"/>
                                <a:gd name="T74" fmla="+- 0 25 16"/>
                                <a:gd name="T75" fmla="*/ 25 h 1029"/>
                                <a:gd name="T76" fmla="+- 0 8731 6633"/>
                                <a:gd name="T77" fmla="*/ T76 w 2117"/>
                                <a:gd name="T78" fmla="+- 0 18 16"/>
                                <a:gd name="T79" fmla="*/ 18 h 1029"/>
                                <a:gd name="T80" fmla="+- 0 8716 6633"/>
                                <a:gd name="T81" fmla="*/ T80 w 2117"/>
                                <a:gd name="T82" fmla="+- 0 16 16"/>
                                <a:gd name="T83" fmla="*/ 16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17" h="1029">
                                  <a:moveTo>
                                    <a:pt x="2083" y="0"/>
                                  </a:moveTo>
                                  <a:lnTo>
                                    <a:pt x="34" y="0"/>
                                  </a:lnTo>
                                  <a:lnTo>
                                    <a:pt x="19" y="2"/>
                                  </a:lnTo>
                                  <a:lnTo>
                                    <a:pt x="9" y="9"/>
                                  </a:lnTo>
                                  <a:lnTo>
                                    <a:pt x="3" y="19"/>
                                  </a:lnTo>
                                  <a:lnTo>
                                    <a:pt x="0" y="34"/>
                                  </a:lnTo>
                                  <a:lnTo>
                                    <a:pt x="0" y="995"/>
                                  </a:lnTo>
                                  <a:lnTo>
                                    <a:pt x="3" y="1010"/>
                                  </a:lnTo>
                                  <a:lnTo>
                                    <a:pt x="9" y="1020"/>
                                  </a:lnTo>
                                  <a:lnTo>
                                    <a:pt x="19" y="1026"/>
                                  </a:lnTo>
                                  <a:lnTo>
                                    <a:pt x="34" y="1028"/>
                                  </a:lnTo>
                                  <a:lnTo>
                                    <a:pt x="2083" y="1028"/>
                                  </a:lnTo>
                                  <a:lnTo>
                                    <a:pt x="2098" y="1026"/>
                                  </a:lnTo>
                                  <a:lnTo>
                                    <a:pt x="2108" y="1020"/>
                                  </a:lnTo>
                                  <a:lnTo>
                                    <a:pt x="2115" y="1010"/>
                                  </a:lnTo>
                                  <a:lnTo>
                                    <a:pt x="2117" y="995"/>
                                  </a:lnTo>
                                  <a:lnTo>
                                    <a:pt x="2117" y="34"/>
                                  </a:lnTo>
                                  <a:lnTo>
                                    <a:pt x="2115" y="19"/>
                                  </a:lnTo>
                                  <a:lnTo>
                                    <a:pt x="2108" y="9"/>
                                  </a:lnTo>
                                  <a:lnTo>
                                    <a:pt x="2098" y="2"/>
                                  </a:lnTo>
                                  <a:lnTo>
                                    <a:pt x="2083"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80"/>
                          <wps:cNvSpPr>
                            <a:spLocks/>
                          </wps:cNvSpPr>
                          <wps:spPr bwMode="auto">
                            <a:xfrm>
                              <a:off x="6633" y="16"/>
                              <a:ext cx="2117" cy="1029"/>
                            </a:xfrm>
                            <a:custGeom>
                              <a:avLst/>
                              <a:gdLst>
                                <a:gd name="T0" fmla="+- 0 6667 6633"/>
                                <a:gd name="T1" fmla="*/ T0 w 2117"/>
                                <a:gd name="T2" fmla="+- 0 1044 16"/>
                                <a:gd name="T3" fmla="*/ 1044 h 1029"/>
                                <a:gd name="T4" fmla="+- 0 8716 6633"/>
                                <a:gd name="T5" fmla="*/ T4 w 2117"/>
                                <a:gd name="T6" fmla="+- 0 1044 16"/>
                                <a:gd name="T7" fmla="*/ 1044 h 1029"/>
                                <a:gd name="T8" fmla="+- 0 8731 6633"/>
                                <a:gd name="T9" fmla="*/ T8 w 2117"/>
                                <a:gd name="T10" fmla="+- 0 1042 16"/>
                                <a:gd name="T11" fmla="*/ 1042 h 1029"/>
                                <a:gd name="T12" fmla="+- 0 8741 6633"/>
                                <a:gd name="T13" fmla="*/ T12 w 2117"/>
                                <a:gd name="T14" fmla="+- 0 1036 16"/>
                                <a:gd name="T15" fmla="*/ 1036 h 1029"/>
                                <a:gd name="T16" fmla="+- 0 8748 6633"/>
                                <a:gd name="T17" fmla="*/ T16 w 2117"/>
                                <a:gd name="T18" fmla="+- 0 1026 16"/>
                                <a:gd name="T19" fmla="*/ 1026 h 1029"/>
                                <a:gd name="T20" fmla="+- 0 8750 6633"/>
                                <a:gd name="T21" fmla="*/ T20 w 2117"/>
                                <a:gd name="T22" fmla="+- 0 1011 16"/>
                                <a:gd name="T23" fmla="*/ 1011 h 1029"/>
                                <a:gd name="T24" fmla="+- 0 8750 6633"/>
                                <a:gd name="T25" fmla="*/ T24 w 2117"/>
                                <a:gd name="T26" fmla="+- 0 50 16"/>
                                <a:gd name="T27" fmla="*/ 50 h 1029"/>
                                <a:gd name="T28" fmla="+- 0 8748 6633"/>
                                <a:gd name="T29" fmla="*/ T28 w 2117"/>
                                <a:gd name="T30" fmla="+- 0 35 16"/>
                                <a:gd name="T31" fmla="*/ 35 h 1029"/>
                                <a:gd name="T32" fmla="+- 0 8741 6633"/>
                                <a:gd name="T33" fmla="*/ T32 w 2117"/>
                                <a:gd name="T34" fmla="+- 0 25 16"/>
                                <a:gd name="T35" fmla="*/ 25 h 1029"/>
                                <a:gd name="T36" fmla="+- 0 8731 6633"/>
                                <a:gd name="T37" fmla="*/ T36 w 2117"/>
                                <a:gd name="T38" fmla="+- 0 18 16"/>
                                <a:gd name="T39" fmla="*/ 18 h 1029"/>
                                <a:gd name="T40" fmla="+- 0 8716 6633"/>
                                <a:gd name="T41" fmla="*/ T40 w 2117"/>
                                <a:gd name="T42" fmla="+- 0 16 16"/>
                                <a:gd name="T43" fmla="*/ 16 h 1029"/>
                                <a:gd name="T44" fmla="+- 0 6667 6633"/>
                                <a:gd name="T45" fmla="*/ T44 w 2117"/>
                                <a:gd name="T46" fmla="+- 0 16 16"/>
                                <a:gd name="T47" fmla="*/ 16 h 1029"/>
                                <a:gd name="T48" fmla="+- 0 6652 6633"/>
                                <a:gd name="T49" fmla="*/ T48 w 2117"/>
                                <a:gd name="T50" fmla="+- 0 18 16"/>
                                <a:gd name="T51" fmla="*/ 18 h 1029"/>
                                <a:gd name="T52" fmla="+- 0 6642 6633"/>
                                <a:gd name="T53" fmla="*/ T52 w 2117"/>
                                <a:gd name="T54" fmla="+- 0 25 16"/>
                                <a:gd name="T55" fmla="*/ 25 h 1029"/>
                                <a:gd name="T56" fmla="+- 0 6636 6633"/>
                                <a:gd name="T57" fmla="*/ T56 w 2117"/>
                                <a:gd name="T58" fmla="+- 0 35 16"/>
                                <a:gd name="T59" fmla="*/ 35 h 1029"/>
                                <a:gd name="T60" fmla="+- 0 6633 6633"/>
                                <a:gd name="T61" fmla="*/ T60 w 2117"/>
                                <a:gd name="T62" fmla="+- 0 50 16"/>
                                <a:gd name="T63" fmla="*/ 50 h 1029"/>
                                <a:gd name="T64" fmla="+- 0 6633 6633"/>
                                <a:gd name="T65" fmla="*/ T64 w 2117"/>
                                <a:gd name="T66" fmla="+- 0 1011 16"/>
                                <a:gd name="T67" fmla="*/ 1011 h 1029"/>
                                <a:gd name="T68" fmla="+- 0 6636 6633"/>
                                <a:gd name="T69" fmla="*/ T68 w 2117"/>
                                <a:gd name="T70" fmla="+- 0 1026 16"/>
                                <a:gd name="T71" fmla="*/ 1026 h 1029"/>
                                <a:gd name="T72" fmla="+- 0 6642 6633"/>
                                <a:gd name="T73" fmla="*/ T72 w 2117"/>
                                <a:gd name="T74" fmla="+- 0 1036 16"/>
                                <a:gd name="T75" fmla="*/ 1036 h 1029"/>
                                <a:gd name="T76" fmla="+- 0 6652 6633"/>
                                <a:gd name="T77" fmla="*/ T76 w 2117"/>
                                <a:gd name="T78" fmla="+- 0 1042 16"/>
                                <a:gd name="T79" fmla="*/ 1042 h 1029"/>
                                <a:gd name="T80" fmla="+- 0 6667 6633"/>
                                <a:gd name="T81" fmla="*/ T80 w 2117"/>
                                <a:gd name="T82" fmla="+- 0 1044 16"/>
                                <a:gd name="T83" fmla="*/ 1044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17" h="1029">
                                  <a:moveTo>
                                    <a:pt x="34" y="1028"/>
                                  </a:moveTo>
                                  <a:lnTo>
                                    <a:pt x="2083" y="1028"/>
                                  </a:lnTo>
                                  <a:lnTo>
                                    <a:pt x="2098" y="1026"/>
                                  </a:lnTo>
                                  <a:lnTo>
                                    <a:pt x="2108" y="1020"/>
                                  </a:lnTo>
                                  <a:lnTo>
                                    <a:pt x="2115" y="1010"/>
                                  </a:lnTo>
                                  <a:lnTo>
                                    <a:pt x="2117" y="995"/>
                                  </a:lnTo>
                                  <a:lnTo>
                                    <a:pt x="2117" y="34"/>
                                  </a:lnTo>
                                  <a:lnTo>
                                    <a:pt x="2115" y="19"/>
                                  </a:lnTo>
                                  <a:lnTo>
                                    <a:pt x="2108" y="9"/>
                                  </a:lnTo>
                                  <a:lnTo>
                                    <a:pt x="2098" y="2"/>
                                  </a:lnTo>
                                  <a:lnTo>
                                    <a:pt x="2083" y="0"/>
                                  </a:lnTo>
                                  <a:lnTo>
                                    <a:pt x="34" y="0"/>
                                  </a:lnTo>
                                  <a:lnTo>
                                    <a:pt x="19" y="2"/>
                                  </a:lnTo>
                                  <a:lnTo>
                                    <a:pt x="9" y="9"/>
                                  </a:lnTo>
                                  <a:lnTo>
                                    <a:pt x="3" y="19"/>
                                  </a:lnTo>
                                  <a:lnTo>
                                    <a:pt x="0" y="34"/>
                                  </a:lnTo>
                                  <a:lnTo>
                                    <a:pt x="0" y="995"/>
                                  </a:lnTo>
                                  <a:lnTo>
                                    <a:pt x="3" y="1010"/>
                                  </a:lnTo>
                                  <a:lnTo>
                                    <a:pt x="9" y="1020"/>
                                  </a:lnTo>
                                  <a:lnTo>
                                    <a:pt x="19" y="1026"/>
                                  </a:lnTo>
                                  <a:lnTo>
                                    <a:pt x="34" y="1028"/>
                                  </a:lnTo>
                                  <a:close/>
                                </a:path>
                              </a:pathLst>
                            </a:custGeom>
                            <a:noFill/>
                            <a:ln w="10584">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Line 145"/>
                          <wps:cNvCnPr>
                            <a:cxnSpLocks noChangeShapeType="1"/>
                          </wps:cNvCnPr>
                          <wps:spPr bwMode="auto">
                            <a:xfrm>
                              <a:off x="6700" y="151"/>
                              <a:ext cx="333" cy="0"/>
                            </a:xfrm>
                            <a:prstGeom prst="line">
                              <a:avLst/>
                            </a:prstGeom>
                            <a:noFill/>
                            <a:ln w="1587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62" name="Line 146"/>
                          <wps:cNvCnPr>
                            <a:cxnSpLocks noChangeShapeType="1"/>
                          </wps:cNvCnPr>
                          <wps:spPr bwMode="auto">
                            <a:xfrm>
                              <a:off x="6700" y="396"/>
                              <a:ext cx="333" cy="0"/>
                            </a:xfrm>
                            <a:prstGeom prst="line">
                              <a:avLst/>
                            </a:prstGeom>
                            <a:noFill/>
                            <a:ln w="15876">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163" name="Line 147"/>
                          <wps:cNvCnPr>
                            <a:cxnSpLocks noChangeShapeType="1"/>
                          </wps:cNvCnPr>
                          <wps:spPr bwMode="auto">
                            <a:xfrm>
                              <a:off x="6700" y="640"/>
                              <a:ext cx="333" cy="0"/>
                            </a:xfrm>
                            <a:prstGeom prst="line">
                              <a:avLst/>
                            </a:prstGeom>
                            <a:noFill/>
                            <a:ln w="15876">
                              <a:solidFill>
                                <a:srgbClr val="2BA02B"/>
                              </a:solidFill>
                              <a:prstDash val="solid"/>
                              <a:round/>
                              <a:headEnd/>
                              <a:tailEnd/>
                            </a:ln>
                            <a:extLst>
                              <a:ext uri="{909E8E84-426E-40DD-AFC4-6F175D3DCCD1}">
                                <a14:hiddenFill xmlns:a14="http://schemas.microsoft.com/office/drawing/2010/main">
                                  <a:noFill/>
                                </a14:hiddenFill>
                              </a:ext>
                            </a:extLst>
                          </wps:spPr>
                          <wps:bodyPr/>
                        </wps:wsp>
                        <wps:wsp>
                          <wps:cNvPr id="164" name="Line 148"/>
                          <wps:cNvCnPr>
                            <a:cxnSpLocks noChangeShapeType="1"/>
                          </wps:cNvCnPr>
                          <wps:spPr bwMode="auto">
                            <a:xfrm>
                              <a:off x="6700" y="885"/>
                              <a:ext cx="333" cy="0"/>
                            </a:xfrm>
                            <a:prstGeom prst="line">
                              <a:avLst/>
                            </a:prstGeom>
                            <a:noFill/>
                            <a:ln w="15876">
                              <a:solidFill>
                                <a:srgbClr val="D62728"/>
                              </a:solidFill>
                              <a:prstDash val="solid"/>
                              <a:round/>
                              <a:headEnd/>
                              <a:tailEnd/>
                            </a:ln>
                            <a:extLst>
                              <a:ext uri="{909E8E84-426E-40DD-AFC4-6F175D3DCCD1}">
                                <a14:hiddenFill xmlns:a14="http://schemas.microsoft.com/office/drawing/2010/main">
                                  <a:noFill/>
                                </a14:hiddenFill>
                              </a:ext>
                            </a:extLst>
                          </wps:spPr>
                          <wps:bodyPr/>
                        </wps:wsp>
                        <wps:wsp>
                          <wps:cNvPr id="165" name="docshape81"/>
                          <wps:cNvSpPr txBox="1">
                            <a:spLocks noChangeArrowheads="1"/>
                          </wps:cNvSpPr>
                          <wps:spPr bwMode="auto">
                            <a:xfrm>
                              <a:off x="6658" y="37"/>
                              <a:ext cx="2067" cy="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59471" w14:textId="77777777" w:rsidR="00F140C9" w:rsidRDefault="00F140C9" w:rsidP="00F140C9">
                                <w:pPr>
                                  <w:spacing w:before="6" w:line="302" w:lineRule="auto"/>
                                  <w:ind w:left="508" w:right="36"/>
                                  <w:rPr>
                                    <w:rFonts w:ascii="Verdana"/>
                                    <w:sz w:val="16"/>
                                  </w:rPr>
                                </w:pPr>
                                <w:r>
                                  <w:rPr>
                                    <w:rFonts w:ascii="Verdana"/>
                                    <w:w w:val="105"/>
                                    <w:sz w:val="16"/>
                                  </w:rPr>
                                  <w:t>House size = 2.0</w:t>
                                </w:r>
                                <w:r>
                                  <w:rPr>
                                    <w:rFonts w:ascii="Verdana"/>
                                    <w:spacing w:val="1"/>
                                    <w:w w:val="105"/>
                                    <w:sz w:val="16"/>
                                  </w:rPr>
                                  <w:t xml:space="preserve"> </w:t>
                                </w:r>
                                <w:r>
                                  <w:rPr>
                                    <w:rFonts w:ascii="Verdana"/>
                                    <w:w w:val="105"/>
                                    <w:sz w:val="16"/>
                                  </w:rPr>
                                  <w:t>House size = 6.0</w:t>
                                </w:r>
                                <w:r>
                                  <w:rPr>
                                    <w:rFonts w:ascii="Verdana"/>
                                    <w:spacing w:val="1"/>
                                    <w:w w:val="105"/>
                                    <w:sz w:val="16"/>
                                  </w:rPr>
                                  <w:t xml:space="preserve"> </w:t>
                                </w: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3"/>
                                    <w:w w:val="105"/>
                                    <w:sz w:val="16"/>
                                  </w:rPr>
                                  <w:t xml:space="preserve"> </w:t>
                                </w:r>
                                <w:r>
                                  <w:rPr>
                                    <w:rFonts w:ascii="Verdana"/>
                                    <w:w w:val="105"/>
                                    <w:sz w:val="16"/>
                                  </w:rPr>
                                  <w:t>=</w:t>
                                </w:r>
                                <w:r>
                                  <w:rPr>
                                    <w:rFonts w:ascii="Verdana"/>
                                    <w:spacing w:val="-12"/>
                                    <w:w w:val="105"/>
                                    <w:sz w:val="16"/>
                                  </w:rPr>
                                  <w:t xml:space="preserve"> </w:t>
                                </w:r>
                                <w:r>
                                  <w:rPr>
                                    <w:rFonts w:ascii="Verdana"/>
                                    <w:w w:val="105"/>
                                    <w:sz w:val="16"/>
                                  </w:rPr>
                                  <w:t>10.0</w:t>
                                </w:r>
                                <w:r>
                                  <w:rPr>
                                    <w:rFonts w:ascii="Verdana"/>
                                    <w:spacing w:val="-56"/>
                                    <w:w w:val="105"/>
                                    <w:sz w:val="16"/>
                                  </w:rPr>
                                  <w:t xml:space="preserve"> </w:t>
                                </w:r>
                                <w:r>
                                  <w:rPr>
                                    <w:rFonts w:ascii="Verdana"/>
                                    <w:w w:val="105"/>
                                    <w:sz w:val="16"/>
                                  </w:rPr>
                                  <w:t>Rental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7B32DA" id="Group 127" o:spid="_x0000_s1139" style="position:absolute;left:0;text-align:left;margin-left:159.7pt;margin-top:-3.7pt;width:282.6pt;height:184.5pt;z-index:251759616;mso-position-horizontal-relative:page" coordorigin="3194,-74" coordsize="5652,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">
                  <v:shape id="docshape61" o:spid="_x0000_s1140" style="position:absolute;left:3518;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" path="m,l,58e" fillcolor="black" stroked="f">
                    <v:path arrowok="t" o:connecttype="custom" o:connectlocs="0,3557;0,3615" o:connectangles="0,0"/>
                  </v:shape>
                  <v:line id="Line 113" o:spid="_x0000_s1141" style="position:absolute;visibility:visible;mso-wrap-style:square" from="3519,3557" to="3519,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" strokeweight=".23519mm"/>
                  <v:shape id="docshape62" o:spid="_x0000_s1142" style="position:absolute;left:4581;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" path="m,l,58e" fillcolor="black" stroked="f">
                    <v:path arrowok="t" o:connecttype="custom" o:connectlocs="0,3557;0,3615" o:connectangles="0,0"/>
                  </v:shape>
                  <v:line id="Line 115" o:spid="_x0000_s1143" style="position:absolute;visibility:visible;mso-wrap-style:square" from="4581,3557" to="4581,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" strokeweight=".23519mm"/>
                  <v:shape id="docshape63" o:spid="_x0000_s1144" style="position:absolute;left:5644;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" path="m,l,58e" fillcolor="black" stroked="f">
                    <v:path arrowok="t" o:connecttype="custom" o:connectlocs="0,3557;0,3615" o:connectangles="0,0"/>
                  </v:shape>
                  <v:line id="Line 117" o:spid="_x0000_s1145" style="position:absolute;visibility:visible;mso-wrap-style:square" from="5644,3557" to="564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" strokeweight=".23519mm"/>
                  <v:shape id="docshape64" o:spid="_x0000_s1146" style="position:absolute;left:6707;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" path="m,l,58e" fillcolor="black" stroked="f">
                    <v:path arrowok="t" o:connecttype="custom" o:connectlocs="0,3557;0,3615" o:connectangles="0,0"/>
                  </v:shape>
                  <v:line id="Line 119" o:spid="_x0000_s1147" style="position:absolute;visibility:visible;mso-wrap-style:square" from="6707,3557" to="6707,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" strokeweight=".23519mm"/>
                  <v:shape id="docshape65" o:spid="_x0000_s1148" style="position:absolute;left:7770;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" path="m,l,58e" fillcolor="black" stroked="f">
                    <v:path arrowok="t" o:connecttype="custom" o:connectlocs="0,3557;0,3615" o:connectangles="0,0"/>
                  </v:shape>
                  <v:line id="Line 121" o:spid="_x0000_s1149" style="position:absolute;visibility:visible;mso-wrap-style:square" from="7770,3557" to="7770,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" strokeweight=".23519mm"/>
                  <v:shape id="docshape66" o:spid="_x0000_s1150" style="position:absolute;left:8833;top:355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" path="m,l,58e" fillcolor="black" stroked="f">
                    <v:path arrowok="t" o:connecttype="custom" o:connectlocs="0,3557;0,3615" o:connectangles="0,0"/>
                  </v:shape>
                  <v:line id="Line 123" o:spid="_x0000_s1151" style="position:absolute;visibility:visible;mso-wrap-style:square" from="8833,3557" to="8833,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" strokeweight=".23519mm"/>
                  <v:shape id="docshape67" o:spid="_x0000_s1152" style="position:absolute;left:3194;top:316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" path="m59,l,e" fillcolor="black" stroked="f">
                    <v:path arrowok="t" o:connecttype="custom" o:connectlocs="59,0;0,0" o:connectangles="0,0"/>
                  </v:shape>
                  <v:line id="Line 125" o:spid="_x0000_s1153" style="position:absolute;visibility:visible;mso-wrap-style:square" from="3253,3161" to="3253,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" strokeweight=".23519mm"/>
                  <v:shape id="docshape68" o:spid="_x0000_s1154" style="position:absolute;left:3194;top:265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" path="m59,l,e" fillcolor="black" stroked="f">
                    <v:path arrowok="t" o:connecttype="custom" o:connectlocs="59,0;0,0" o:connectangles="0,0"/>
                  </v:shape>
                  <v:line id="Line 127" o:spid="_x0000_s1155" style="position:absolute;visibility:visible;mso-wrap-style:square" from="3253,2651" to="3253,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" strokeweight=".23519mm"/>
                  <v:shape id="docshape69" o:spid="_x0000_s1156" style="position:absolute;left:3194;top:214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" path="m59,l,e" fillcolor="black" stroked="f">
                    <v:path arrowok="t" o:connecttype="custom" o:connectlocs="59,0;0,0" o:connectangles="0,0"/>
                  </v:shape>
                  <v:line id="Line 129" o:spid="_x0000_s1157" style="position:absolute;visibility:visible;mso-wrap-style:square" from="3253,2140" to="3253,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" strokeweight=".23519mm"/>
                  <v:shape id="docshape70" o:spid="_x0000_s1158" style="position:absolute;left:3194;top:162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" path="m59,l,e" fillcolor="black" stroked="f">
                    <v:path arrowok="t" o:connecttype="custom" o:connectlocs="59,0;0,0" o:connectangles="0,0"/>
                  </v:shape>
                  <v:line id="Line 131" o:spid="_x0000_s1159" style="position:absolute;visibility:visible;mso-wrap-style:square" from="3253,1629" to="3253,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" strokeweight=".23519mm"/>
                  <v:shape id="docshape71" o:spid="_x0000_s1160" style="position:absolute;left:3194;top:111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" path="m59,l,e" fillcolor="black" stroked="f">
                    <v:path arrowok="t" o:connecttype="custom" o:connectlocs="59,0;0,0" o:connectangles="0,0"/>
                  </v:shape>
                  <v:line id="Line 133" o:spid="_x0000_s1161" style="position:absolute;visibility:visible;mso-wrap-style:square" from="3253,1119" to="325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" strokeweight=".23519mm"/>
                  <v:shape id="docshape72" o:spid="_x0000_s1162" style="position:absolute;left:3194;top:60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" path="m59,l,e" fillcolor="black" stroked="f">
                    <v:path arrowok="t" o:connecttype="custom" o:connectlocs="59,0;0,0" o:connectangles="0,0"/>
                  </v:shape>
                  <v:line id="Line 135" o:spid="_x0000_s1163" style="position:absolute;visibility:visible;mso-wrap-style:square" from="3253,608" to="3253,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" strokeweight=".23519mm"/>
                  <v:shape id="docshape73" o:spid="_x0000_s1164" style="position:absolute;left:3194;top:9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" path="m59,l,e" fillcolor="black" stroked="f">
                    <v:path arrowok="t" o:connecttype="custom" o:connectlocs="59,0;0,0" o:connectangles="0,0"/>
                  </v:shape>
                  <v:line id="Line 137" o:spid="_x0000_s1165" style="position:absolute;visibility:visible;mso-wrap-style:square" from="3253,98" to="32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" strokeweight=".23519mm"/>
                  <v:shape id="docshape74" o:spid="_x0000_s1166" style="position:absolute;left:3414;top:97;width:5419;height:3198;visibility:visible;mso-wrap-style:square;v-text-anchor:top" coordsize="5419,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" path="m,l213,r3,37l233,378r18,289l270,916r21,216l313,1321r23,167l359,1625r24,123l409,1860r25,93l462,2045r30,85l521,2201r34,72l588,2334r67,103l692,2486r40,46l814,2611r100,76l970,2723r60,34l1154,2814r77,30l1319,2874r93,28l1513,2928r114,26l1751,2978r132,22l2045,3023r186,23l2434,3066r233,21l2936,3106r311,19l3608,3142r420,17l4517,3175r572,15l5418,3197e" filled="f" strokecolor="#1f77b3" strokeweight=".441mm">
                    <v:path arrowok="t" o:connecttype="custom" o:connectlocs="0,98;213,98;216,135;233,476;251,765;270,1014;291,1230;313,1419;336,1586;359,1723;383,1846;409,1958;434,2051;462,2143;492,2228;521,2299;555,2371;588,2432;655,2535;692,2584;732,2630;814,2709;914,2785;970,2821;1030,2855;1154,2912;1231,2942;1319,2972;1412,3000;1513,3026;1627,3052;1751,3076;1883,3098;2045,3121;2231,3144;2434,3164;2667,3185;2936,3204;3247,3223;3608,3240;4028,3257;4517,3273;5089,3288;5418,3295" o:connectangles="0,0,0,0,0,0,0,0,0,0,0,0,0,0,0,0,0,0,0,0,0,0,0,0,0,0,0,0,0,0,0,0,0,0,0,0,0,0,0,0,0,0,0,0"/>
                  </v:shape>
                  <v:shape id="docshape75" o:spid="_x0000_s1167" style="position:absolute;left:3252;top:97;width:5581;height:3080;visibility:visible;mso-wrap-style:square;v-text-anchor:top" coordsize="558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" path="m,l397,r7,66l429,299r26,210l482,698r28,171l540,1025r28,129l601,1286r34,120l667,1507r33,93l739,1697r37,81l814,1854r40,71l896,1991r43,63l985,2113r41,49l1076,2215r57,55l1192,2322r50,39l1307,2407r69,44l1447,2493r75,39l1601,2569r91,38l1787,2643r101,33l2004,2711r123,33l2246,2773r149,31l2553,2833r181,30l2928,2890r223,28l3389,2944r274,26l3920,2990r336,24l4643,3036r445,23l5574,3079r6,e" filled="f" strokecolor="#ff7f0e" strokeweight=".441mm">
                    <v:path arrowok="t" o:connecttype="custom" o:connectlocs="0,98;397,98;404,164;429,397;455,607;482,796;510,967;540,1123;568,1252;601,1384;635,1504;667,1605;700,1698;739,1795;776,1876;814,1952;854,2023;896,2089;939,2152;985,2211;1026,2260;1076,2313;1133,2368;1192,2420;1242,2459;1307,2505;1376,2549;1447,2591;1522,2630;1601,2667;1692,2705;1787,2741;1888,2774;2004,2809;2127,2842;2246,2871;2395,2902;2553,2931;2734,2961;2928,2988;3151,3016;3389,3042;3663,3068;3920,3088;4256,3112;4643,3134;5088,3157;5574,3177;5580,3177" o:connectangles="0,0,0,0,0,0,0,0,0,0,0,0,0,0,0,0,0,0,0,0,0,0,0,0,0,0,0,0,0,0,0,0,0,0,0,0,0,0,0,0,0,0,0,0,0,0,0,0,0"/>
                  </v:shape>
                  <v:shape id="docshape76" o:spid="_x0000_s1168" style="position:absolute;left:3252;top:97;width:5581;height:2977;visibility:visible;mso-wrap-style:square;v-text-anchor:top" coordsize="558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" path="m,l419,r3,4l469,298r30,163l535,630r33,138l602,897r35,120l674,1128r38,105l752,1331r41,91l835,1509r45,80l926,1666r42,63l1017,1797r51,65l1122,1924r55,57l1235,2036r67,59l1364,2144r73,53l1513,2246r80,47l1676,2338r76,38l1852,2420r105,42l2067,2503r115,38l2291,2573r139,37l2576,2645r154,33l2892,2710r187,33l3277,2773r227,31l3746,2833r277,29l4319,2889r340,28l5024,2943r419,25l5580,2976e" filled="f" strokecolor="#2ba02b" strokeweight=".441mm">
                    <v:path arrowok="t" o:connecttype="custom" o:connectlocs="0,98;419,98;422,102;469,396;499,559;535,728;568,866;602,995;637,1115;674,1226;712,1331;752,1429;793,1520;835,1607;880,1687;926,1764;968,1827;1017,1895;1068,1960;1122,2022;1177,2079;1235,2134;1302,2193;1364,2242;1437,2295;1513,2344;1593,2391;1676,2436;1752,2474;1852,2518;1957,2560;2067,2601;2182,2639;2291,2671;2430,2708;2576,2743;2730,2776;2892,2808;3079,2841;3277,2871;3504,2902;3746,2931;4023,2960;4319,2987;4659,3015;5024,3041;5443,3066;5580,3074" o:connectangles="0,0,0,0,0,0,0,0,0,0,0,0,0,0,0,0,0,0,0,0,0,0,0,0,0,0,0,0,0,0,0,0,0,0,0,0,0,0,0,0,0,0,0,0,0,0,0,0"/>
                  </v:shape>
                  <v:shape id="docshape77" o:spid="_x0000_s1169" style="position:absolute;left:3518;top:97;width:5315;height:3292;visibility:visible;mso-wrap-style:square;v-text-anchor:top" coordsize="5315,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" path="m,l109,r1,32l122,572r11,410l146,1304r15,275l177,1802r15,172l210,2130r18,123l248,2359r20,92l290,2533r20,62l335,2659r51,102l438,2838r64,70l581,2971r83,48l776,3067r70,22l921,3110r86,20l1106,3148r115,18l1354,3183r146,15l1686,3212r227,14l2191,3239r341,12l2953,3262r539,10l4187,3281r929,9l5314,3291e" filled="f" strokecolor="#d62728" strokeweight=".441mm">
                    <v:path arrowok="t" o:connecttype="custom" o:connectlocs="0,98;109,98;110,130;122,670;133,1080;146,1402;161,1677;177,1900;192,2072;210,2228;228,2351;248,2457;268,2549;290,2631;310,2693;335,2757;386,2859;438,2936;502,3006;581,3069;664,3117;776,3165;846,3187;921,3208;1007,3228;1106,3246;1221,3264;1354,3281;1500,3296;1686,3310;1913,3324;2191,3337;2532,3349;2953,3360;3492,3370;4187,3379;5116,3388;5314,3389" o:connectangles="0,0,0,0,0,0,0,0,0,0,0,0,0,0,0,0,0,0,0,0,0,0,0,0,0,0,0,0,0,0,0,0,0,0,0,0,0,0"/>
                  </v:shape>
                  <v:shape id="docshape78" o:spid="_x0000_s1170" style="position:absolute;left:3252;top:-68;width:5581;height:3625;visibility:visible;mso-wrap-style:square;v-text-anchor:top" coordsize="5581,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" path="m,3624l,m5580,3624l5580,m,3624r5580,m,l5580,e" filled="f" strokeweight=".23519mm">
                    <v:path arrowok="t" o:connecttype="custom" o:connectlocs="0,3557;0,-67;5580,3557;5580,-67;0,3557;5580,3557;0,-67;5580,-67" o:connectangles="0,0,0,0,0,0,0,0"/>
                  </v:shape>
                  <v:shape id="docshape79" o:spid="_x0000_s1171" style="position:absolute;left:6633;top:16;width:2117;height:1029;visibility:visible;mso-wrap-style:square;v-text-anchor:top" coordsize="2117,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" path="m2083,l34,,19,2,9,9,3,19,,34,,995r3,15l9,1020r10,6l34,1028r2049,l2098,1026r10,-6l2115,1010r2,-15l2117,34r-2,-15l2108,9,2098,2,2083,xe" stroked="f">
                    <v:fill opacity="52428f"/>
                    <v:path arrowok="t" o:connecttype="custom" o:connectlocs="2083,16;34,16;19,18;9,25;3,35;0,50;0,1011;3,1026;9,1036;19,1042;34,1044;2083,1044;2098,1042;2108,1036;2115,1026;2117,1011;2117,50;2115,35;2108,25;2098,18;2083,16" o:connectangles="0,0,0,0,0,0,0,0,0,0,0,0,0,0,0,0,0,0,0,0,0"/>
                  </v:shape>
                  <v:shape id="docshape80" o:spid="_x0000_s1172" style="position:absolute;left:6633;top:16;width:2117;height:1029;visibility:visible;mso-wrap-style:square;v-text-anchor:top" coordsize="2117,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" path="m34,1028r2049,l2098,1026r10,-6l2115,1010r2,-15l2117,34r-2,-15l2108,9,2098,2,2083,,34,,19,2,9,9,3,19,,34,,995r3,15l9,1020r10,6l34,1028xe" filled="f" strokecolor="#ccc" strokeweight=".294mm">
                    <v:path arrowok="t" o:connecttype="custom" o:connectlocs="34,1044;2083,1044;2098,1042;2108,1036;2115,1026;2117,1011;2117,50;2115,35;2108,25;2098,18;2083,16;34,16;19,18;9,25;3,35;0,50;0,1011;3,1026;9,1036;19,1042;34,1044" o:connectangles="0,0,0,0,0,0,0,0,0,0,0,0,0,0,0,0,0,0,0,0,0"/>
                  </v:shape>
                  <v:line id="Line 145" o:spid="_x0000_s1173" style="position:absolute;visibility:visible;mso-wrap-style:square" from="6700,151" to="7033,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" strokecolor="#1f77b3" strokeweight=".441mm"/>
                  <v:line id="Line 146" o:spid="_x0000_s1174" style="position:absolute;visibility:visible;mso-wrap-style:square" from="6700,396" to="703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" strokecolor="#ff7f0e" strokeweight=".441mm"/>
                  <v:line id="Line 147" o:spid="_x0000_s1175" style="position:absolute;visibility:visible;mso-wrap-style:square" from="6700,640" to="703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" strokecolor="#2ba02b" strokeweight=".441mm"/>
                  <v:line id="Line 148" o:spid="_x0000_s1176" style="position:absolute;visibility:visible;mso-wrap-style:square" from="6700,885" to="703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" strokecolor="#d62728" strokeweight=".441mm"/>
                  <v:shape id="docshape81" o:spid="_x0000_s1177" type="#_x0000_t202" style="position:absolute;left:6658;top:37;width:2067;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53059471" w14:textId="77777777" w:rsidR="00F140C9" w:rsidRDefault="00F140C9" w:rsidP="00F140C9">
                          <w:pPr>
                            <w:spacing w:before="6" w:line="302" w:lineRule="auto"/>
                            <w:ind w:left="508" w:right="36"/>
                            <w:rPr>
                              <w:rFonts w:ascii="Verdana"/>
                              <w:sz w:val="16"/>
                            </w:rPr>
                          </w:pPr>
                          <w:r>
                            <w:rPr>
                              <w:rFonts w:ascii="Verdana"/>
                              <w:w w:val="105"/>
                              <w:sz w:val="16"/>
                            </w:rPr>
                            <w:t>House size = 2.0</w:t>
                          </w:r>
                          <w:r>
                            <w:rPr>
                              <w:rFonts w:ascii="Verdana"/>
                              <w:spacing w:val="1"/>
                              <w:w w:val="105"/>
                              <w:sz w:val="16"/>
                            </w:rPr>
                            <w:t xml:space="preserve"> </w:t>
                          </w:r>
                          <w:r>
                            <w:rPr>
                              <w:rFonts w:ascii="Verdana"/>
                              <w:w w:val="105"/>
                              <w:sz w:val="16"/>
                            </w:rPr>
                            <w:t>House size = 6.0</w:t>
                          </w:r>
                          <w:r>
                            <w:rPr>
                              <w:rFonts w:ascii="Verdana"/>
                              <w:spacing w:val="1"/>
                              <w:w w:val="105"/>
                              <w:sz w:val="16"/>
                            </w:rPr>
                            <w:t xml:space="preserve"> </w:t>
                          </w: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3"/>
                              <w:w w:val="105"/>
                              <w:sz w:val="16"/>
                            </w:rPr>
                            <w:t xml:space="preserve"> </w:t>
                          </w:r>
                          <w:r>
                            <w:rPr>
                              <w:rFonts w:ascii="Verdana"/>
                              <w:w w:val="105"/>
                              <w:sz w:val="16"/>
                            </w:rPr>
                            <w:t>=</w:t>
                          </w:r>
                          <w:r>
                            <w:rPr>
                              <w:rFonts w:ascii="Verdana"/>
                              <w:spacing w:val="-12"/>
                              <w:w w:val="105"/>
                              <w:sz w:val="16"/>
                            </w:rPr>
                            <w:t xml:space="preserve"> </w:t>
                          </w:r>
                          <w:r>
                            <w:rPr>
                              <w:rFonts w:ascii="Verdana"/>
                              <w:w w:val="105"/>
                              <w:sz w:val="16"/>
                            </w:rPr>
                            <w:t>10.0</w:t>
                          </w:r>
                          <w:r>
                            <w:rPr>
                              <w:rFonts w:ascii="Verdana"/>
                              <w:spacing w:val="-56"/>
                              <w:w w:val="105"/>
                              <w:sz w:val="16"/>
                            </w:rPr>
                            <w:t xml:space="preserve"> </w:t>
                          </w:r>
                          <w:r>
                            <w:rPr>
                              <w:rFonts w:ascii="Verdana"/>
                              <w:w w:val="105"/>
                              <w:sz w:val="16"/>
                            </w:rPr>
                            <w:t>Rental</w:t>
                          </w:r>
                        </w:p>
                      </w:txbxContent>
                    </v:textbox>
                  </v:shape>
                  <w10:wrap anchorx="page"/>
                </v:group>
              </w:pict>
            </mc:Fallback>
          </mc:AlternateContent>
        </w:r>
        <w:r>
          <w:rPr>
            <w:rFonts w:ascii="Verdana"/>
            <w:sz w:val="16"/>
          </w:rPr>
          <w:t>1.0</w:t>
        </w:r>
      </w:ins>
    </w:p>
    <w:p w14:paraId="393CC786" w14:textId="77777777" w:rsidR="00F140C9" w:rsidRDefault="00F140C9">
      <w:pPr>
        <w:pStyle w:val="BodyText"/>
        <w:spacing w:before="7"/>
        <w:jc w:val="both"/>
        <w:rPr>
          <w:ins w:id="440" w:author="Lujan, Alan" w:date="2021-12-15T10:29:00Z"/>
          <w:rFonts w:ascii="Verdana"/>
          <w:sz w:val="20"/>
        </w:rPr>
        <w:pPrChange w:id="441" w:author="Lujan, Alan" w:date="2021-12-15T10:49:00Z">
          <w:pPr>
            <w:pStyle w:val="BodyText"/>
            <w:spacing w:before="7"/>
          </w:pPr>
        </w:pPrChange>
      </w:pPr>
    </w:p>
    <w:p w14:paraId="6BBF4043" w14:textId="77777777" w:rsidR="00F140C9" w:rsidRDefault="00F140C9" w:rsidP="00843F4B">
      <w:pPr>
        <w:spacing w:before="66"/>
        <w:ind w:left="1491"/>
        <w:rPr>
          <w:ins w:id="442" w:author="Lujan, Alan" w:date="2021-12-15T10:29:00Z"/>
          <w:rFonts w:ascii="Verdana"/>
          <w:sz w:val="16"/>
        </w:rPr>
      </w:pPr>
      <w:ins w:id="443" w:author="Lujan, Alan" w:date="2021-12-15T10:29:00Z">
        <w:r>
          <w:rPr>
            <w:rFonts w:ascii="Verdana"/>
            <w:sz w:val="16"/>
          </w:rPr>
          <w:t>0.9</w:t>
        </w:r>
      </w:ins>
    </w:p>
    <w:p w14:paraId="2311295A" w14:textId="77777777" w:rsidR="00F140C9" w:rsidRDefault="00F140C9">
      <w:pPr>
        <w:pStyle w:val="BodyText"/>
        <w:spacing w:before="7"/>
        <w:jc w:val="both"/>
        <w:rPr>
          <w:ins w:id="444" w:author="Lujan, Alan" w:date="2021-12-15T10:29:00Z"/>
          <w:rFonts w:ascii="Verdana"/>
          <w:sz w:val="20"/>
        </w:rPr>
        <w:pPrChange w:id="445" w:author="Lujan, Alan" w:date="2021-12-15T10:49:00Z">
          <w:pPr>
            <w:pStyle w:val="BodyText"/>
            <w:spacing w:before="7"/>
          </w:pPr>
        </w:pPrChange>
      </w:pPr>
    </w:p>
    <w:p w14:paraId="646C2175" w14:textId="553C4F1F" w:rsidR="00F140C9" w:rsidRDefault="00F140C9" w:rsidP="00843F4B">
      <w:pPr>
        <w:spacing w:before="66"/>
        <w:ind w:left="1491"/>
        <w:rPr>
          <w:ins w:id="446" w:author="Lujan, Alan" w:date="2021-12-15T10:29:00Z"/>
          <w:rFonts w:ascii="Verdana"/>
          <w:sz w:val="16"/>
        </w:rPr>
      </w:pPr>
      <w:ins w:id="447" w:author="Lujan, Alan" w:date="2021-12-15T10:29:00Z">
        <w:r>
          <w:rPr>
            <w:rFonts w:ascii="Book Antiqua"/>
            <w:noProof/>
            <w:sz w:val="22"/>
          </w:rPr>
          <mc:AlternateContent>
            <mc:Choice Requires="wps">
              <w:drawing>
                <wp:anchor distT="0" distB="0" distL="114300" distR="114300" simplePos="0" relativeHeight="251760640" behindDoc="0" locked="0" layoutInCell="1" allowOverlap="1" wp14:anchorId="7F5AA1FE" wp14:editId="2B898191">
                  <wp:simplePos x="0" y="0"/>
                  <wp:positionH relativeFrom="page">
                    <wp:posOffset>1665605</wp:posOffset>
                  </wp:positionH>
                  <wp:positionV relativeFrom="paragraph">
                    <wp:posOffset>-54610</wp:posOffset>
                  </wp:positionV>
                  <wp:extent cx="128270" cy="1112520"/>
                  <wp:effectExtent l="0" t="1270" r="0" b="635"/>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11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E2B7F" w14:textId="77777777" w:rsidR="00F140C9" w:rsidRDefault="00F140C9" w:rsidP="00F140C9">
                              <w:pPr>
                                <w:spacing w:line="180" w:lineRule="exact"/>
                                <w:ind w:left="20"/>
                                <w:rPr>
                                  <w:rFonts w:ascii="Verdana"/>
                                  <w:sz w:val="16"/>
                                </w:rPr>
                              </w:pPr>
                              <w:r>
                                <w:rPr>
                                  <w:rFonts w:ascii="Verdana"/>
                                  <w:spacing w:val="-1"/>
                                  <w:w w:val="105"/>
                                  <w:sz w:val="16"/>
                                </w:rPr>
                                <w:t>Risky</w:t>
                              </w:r>
                              <w:r>
                                <w:rPr>
                                  <w:rFonts w:ascii="Verdana"/>
                                  <w:spacing w:val="-13"/>
                                  <w:w w:val="105"/>
                                  <w:sz w:val="16"/>
                                </w:rPr>
                                <w:t xml:space="preserve"> </w:t>
                              </w:r>
                              <w:r>
                                <w:rPr>
                                  <w:rFonts w:ascii="Verdana"/>
                                  <w:spacing w:val="-1"/>
                                  <w:w w:val="105"/>
                                  <w:sz w:val="16"/>
                                </w:rPr>
                                <w:t>Portfolio</w:t>
                              </w:r>
                              <w:r>
                                <w:rPr>
                                  <w:rFonts w:ascii="Verdana"/>
                                  <w:spacing w:val="-12"/>
                                  <w:w w:val="105"/>
                                  <w:sz w:val="16"/>
                                </w:rPr>
                                <w:t xml:space="preserve"> </w:t>
                              </w:r>
                              <w:r>
                                <w:rPr>
                                  <w:rFonts w:ascii="Verdana"/>
                                  <w:spacing w:val="-1"/>
                                  <w:w w:val="105"/>
                                  <w:sz w:val="16"/>
                                </w:rPr>
                                <w:t>Share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AA1FE" id="Text Box 126" o:spid="_x0000_s1178" type="#_x0000_t202" style="position:absolute;left:0;text-align:left;margin-left:131.15pt;margin-top:-4.3pt;width:10.1pt;height:87.6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" filled="f" stroked="f">
                  <v:textbox style="layout-flow:vertical;mso-layout-flow-alt:bottom-to-top" inset="0,0,0,0">
                    <w:txbxContent>
                      <w:p w14:paraId="1E3E2B7F" w14:textId="77777777" w:rsidR="00F140C9" w:rsidRDefault="00F140C9" w:rsidP="00F140C9">
                        <w:pPr>
                          <w:spacing w:line="180" w:lineRule="exact"/>
                          <w:ind w:left="20"/>
                          <w:rPr>
                            <w:rFonts w:ascii="Verdana"/>
                            <w:sz w:val="16"/>
                          </w:rPr>
                        </w:pPr>
                        <w:r>
                          <w:rPr>
                            <w:rFonts w:ascii="Verdana"/>
                            <w:spacing w:val="-1"/>
                            <w:w w:val="105"/>
                            <w:sz w:val="16"/>
                          </w:rPr>
                          <w:t>Risky</w:t>
                        </w:r>
                        <w:r>
                          <w:rPr>
                            <w:rFonts w:ascii="Verdana"/>
                            <w:spacing w:val="-13"/>
                            <w:w w:val="105"/>
                            <w:sz w:val="16"/>
                          </w:rPr>
                          <w:t xml:space="preserve"> </w:t>
                        </w:r>
                        <w:r>
                          <w:rPr>
                            <w:rFonts w:ascii="Verdana"/>
                            <w:spacing w:val="-1"/>
                            <w:w w:val="105"/>
                            <w:sz w:val="16"/>
                          </w:rPr>
                          <w:t>Portfolio</w:t>
                        </w:r>
                        <w:r>
                          <w:rPr>
                            <w:rFonts w:ascii="Verdana"/>
                            <w:spacing w:val="-12"/>
                            <w:w w:val="105"/>
                            <w:sz w:val="16"/>
                          </w:rPr>
                          <w:t xml:space="preserve"> </w:t>
                        </w:r>
                        <w:r>
                          <w:rPr>
                            <w:rFonts w:ascii="Verdana"/>
                            <w:spacing w:val="-1"/>
                            <w:w w:val="105"/>
                            <w:sz w:val="16"/>
                          </w:rPr>
                          <w:t>Share</w:t>
                        </w:r>
                      </w:p>
                    </w:txbxContent>
                  </v:textbox>
                  <w10:wrap anchorx="page"/>
                </v:shape>
              </w:pict>
            </mc:Fallback>
          </mc:AlternateContent>
        </w:r>
        <w:r>
          <w:rPr>
            <w:rFonts w:ascii="Verdana"/>
            <w:sz w:val="16"/>
          </w:rPr>
          <w:t>0.8</w:t>
        </w:r>
      </w:ins>
    </w:p>
    <w:p w14:paraId="234C7573" w14:textId="77777777" w:rsidR="00F140C9" w:rsidRDefault="00F140C9">
      <w:pPr>
        <w:pStyle w:val="BodyText"/>
        <w:spacing w:before="7"/>
        <w:jc w:val="both"/>
        <w:rPr>
          <w:ins w:id="448" w:author="Lujan, Alan" w:date="2021-12-15T10:29:00Z"/>
          <w:rFonts w:ascii="Verdana"/>
          <w:sz w:val="20"/>
        </w:rPr>
        <w:pPrChange w:id="449" w:author="Lujan, Alan" w:date="2021-12-15T10:49:00Z">
          <w:pPr>
            <w:pStyle w:val="BodyText"/>
            <w:spacing w:before="7"/>
          </w:pPr>
        </w:pPrChange>
      </w:pPr>
    </w:p>
    <w:p w14:paraId="47427E7D" w14:textId="77777777" w:rsidR="00F140C9" w:rsidRDefault="00F140C9" w:rsidP="00843F4B">
      <w:pPr>
        <w:spacing w:before="66"/>
        <w:ind w:left="1491"/>
        <w:rPr>
          <w:ins w:id="450" w:author="Lujan, Alan" w:date="2021-12-15T10:29:00Z"/>
          <w:rFonts w:ascii="Verdana"/>
          <w:sz w:val="16"/>
        </w:rPr>
      </w:pPr>
      <w:ins w:id="451" w:author="Lujan, Alan" w:date="2021-12-15T10:29:00Z">
        <w:r>
          <w:rPr>
            <w:rFonts w:ascii="Verdana"/>
            <w:sz w:val="16"/>
          </w:rPr>
          <w:t>0.7</w:t>
        </w:r>
      </w:ins>
    </w:p>
    <w:p w14:paraId="5CFB66B6" w14:textId="77777777" w:rsidR="00F140C9" w:rsidRDefault="00F140C9">
      <w:pPr>
        <w:pStyle w:val="BodyText"/>
        <w:spacing w:before="7"/>
        <w:jc w:val="both"/>
        <w:rPr>
          <w:ins w:id="452" w:author="Lujan, Alan" w:date="2021-12-15T10:29:00Z"/>
          <w:rFonts w:ascii="Verdana"/>
          <w:sz w:val="20"/>
        </w:rPr>
        <w:pPrChange w:id="453" w:author="Lujan, Alan" w:date="2021-12-15T10:49:00Z">
          <w:pPr>
            <w:pStyle w:val="BodyText"/>
            <w:spacing w:before="7"/>
          </w:pPr>
        </w:pPrChange>
      </w:pPr>
    </w:p>
    <w:p w14:paraId="33A04423" w14:textId="77777777" w:rsidR="00F140C9" w:rsidRDefault="00F140C9" w:rsidP="00843F4B">
      <w:pPr>
        <w:spacing w:before="66"/>
        <w:ind w:left="1491"/>
        <w:rPr>
          <w:ins w:id="454" w:author="Lujan, Alan" w:date="2021-12-15T10:29:00Z"/>
          <w:rFonts w:ascii="Verdana"/>
          <w:sz w:val="16"/>
        </w:rPr>
      </w:pPr>
      <w:ins w:id="455" w:author="Lujan, Alan" w:date="2021-12-15T10:29:00Z">
        <w:r>
          <w:rPr>
            <w:rFonts w:ascii="Verdana"/>
            <w:sz w:val="16"/>
          </w:rPr>
          <w:t>0.6</w:t>
        </w:r>
      </w:ins>
    </w:p>
    <w:p w14:paraId="2662BB66" w14:textId="77777777" w:rsidR="00F140C9" w:rsidRDefault="00F140C9">
      <w:pPr>
        <w:pStyle w:val="BodyText"/>
        <w:spacing w:before="7"/>
        <w:jc w:val="both"/>
        <w:rPr>
          <w:ins w:id="456" w:author="Lujan, Alan" w:date="2021-12-15T10:29:00Z"/>
          <w:rFonts w:ascii="Verdana"/>
          <w:sz w:val="20"/>
        </w:rPr>
        <w:pPrChange w:id="457" w:author="Lujan, Alan" w:date="2021-12-15T10:49:00Z">
          <w:pPr>
            <w:pStyle w:val="BodyText"/>
            <w:spacing w:before="7"/>
          </w:pPr>
        </w:pPrChange>
      </w:pPr>
    </w:p>
    <w:p w14:paraId="34BBF2E0" w14:textId="77777777" w:rsidR="00F140C9" w:rsidRDefault="00F140C9" w:rsidP="00843F4B">
      <w:pPr>
        <w:spacing w:before="66"/>
        <w:ind w:left="1491"/>
        <w:rPr>
          <w:ins w:id="458" w:author="Lujan, Alan" w:date="2021-12-15T10:29:00Z"/>
          <w:rFonts w:ascii="Verdana"/>
          <w:sz w:val="16"/>
        </w:rPr>
      </w:pPr>
      <w:ins w:id="459" w:author="Lujan, Alan" w:date="2021-12-15T10:29:00Z">
        <w:r>
          <w:rPr>
            <w:rFonts w:ascii="Verdana"/>
            <w:sz w:val="16"/>
          </w:rPr>
          <w:t>0.5</w:t>
        </w:r>
      </w:ins>
    </w:p>
    <w:p w14:paraId="29614568" w14:textId="77777777" w:rsidR="00F140C9" w:rsidRDefault="00F140C9">
      <w:pPr>
        <w:pStyle w:val="BodyText"/>
        <w:spacing w:before="7"/>
        <w:jc w:val="both"/>
        <w:rPr>
          <w:ins w:id="460" w:author="Lujan, Alan" w:date="2021-12-15T10:29:00Z"/>
          <w:rFonts w:ascii="Verdana"/>
          <w:sz w:val="20"/>
        </w:rPr>
        <w:pPrChange w:id="461" w:author="Lujan, Alan" w:date="2021-12-15T10:49:00Z">
          <w:pPr>
            <w:pStyle w:val="BodyText"/>
            <w:spacing w:before="7"/>
          </w:pPr>
        </w:pPrChange>
      </w:pPr>
    </w:p>
    <w:p w14:paraId="13B06BF1" w14:textId="77777777" w:rsidR="00F140C9" w:rsidRDefault="00F140C9" w:rsidP="00843F4B">
      <w:pPr>
        <w:spacing w:before="66"/>
        <w:ind w:left="1491"/>
        <w:rPr>
          <w:ins w:id="462" w:author="Lujan, Alan" w:date="2021-12-15T10:29:00Z"/>
          <w:rFonts w:ascii="Verdana"/>
          <w:sz w:val="16"/>
        </w:rPr>
      </w:pPr>
      <w:ins w:id="463" w:author="Lujan, Alan" w:date="2021-12-15T10:29:00Z">
        <w:r>
          <w:rPr>
            <w:rFonts w:ascii="Verdana"/>
            <w:sz w:val="16"/>
          </w:rPr>
          <w:t>0.4</w:t>
        </w:r>
      </w:ins>
    </w:p>
    <w:p w14:paraId="7229C920" w14:textId="77777777" w:rsidR="00F140C9" w:rsidRDefault="00F140C9">
      <w:pPr>
        <w:pStyle w:val="BodyText"/>
        <w:jc w:val="both"/>
        <w:rPr>
          <w:ins w:id="464" w:author="Lujan, Alan" w:date="2021-12-15T10:29:00Z"/>
          <w:rFonts w:ascii="Verdana"/>
          <w:sz w:val="26"/>
        </w:rPr>
        <w:pPrChange w:id="465" w:author="Lujan, Alan" w:date="2021-12-15T10:49:00Z">
          <w:pPr>
            <w:pStyle w:val="BodyText"/>
          </w:pPr>
        </w:pPrChange>
      </w:pPr>
    </w:p>
    <w:p w14:paraId="4815C2E4" w14:textId="77777777" w:rsidR="00F140C9" w:rsidRDefault="00F140C9" w:rsidP="001C49D2">
      <w:pPr>
        <w:tabs>
          <w:tab w:val="left" w:pos="1561"/>
          <w:tab w:val="left" w:pos="2624"/>
          <w:tab w:val="left" w:pos="3687"/>
          <w:tab w:val="left" w:pos="4750"/>
          <w:tab w:val="left" w:pos="5760"/>
        </w:tabs>
        <w:spacing w:before="66"/>
        <w:ind w:left="552"/>
        <w:jc w:val="center"/>
        <w:rPr>
          <w:ins w:id="466" w:author="Lujan, Alan" w:date="2021-12-15T10:29:00Z"/>
          <w:rFonts w:ascii="Verdana"/>
          <w:sz w:val="16"/>
        </w:rPr>
      </w:pPr>
      <w:ins w:id="467" w:author="Lujan, Alan" w:date="2021-12-15T10:29:00Z">
        <w:r>
          <w:rPr>
            <w:rFonts w:ascii="Verdana"/>
            <w:w w:val="105"/>
            <w:sz w:val="16"/>
          </w:rPr>
          <w:t>0</w:t>
        </w:r>
        <w:r>
          <w:rPr>
            <w:rFonts w:ascii="Verdana"/>
            <w:w w:val="105"/>
            <w:sz w:val="16"/>
          </w:rPr>
          <w:tab/>
          <w:t>20</w:t>
        </w:r>
        <w:r>
          <w:rPr>
            <w:rFonts w:ascii="Verdana"/>
            <w:w w:val="105"/>
            <w:sz w:val="16"/>
          </w:rPr>
          <w:tab/>
          <w:t>40</w:t>
        </w:r>
        <w:r>
          <w:rPr>
            <w:rFonts w:ascii="Verdana"/>
            <w:w w:val="105"/>
            <w:sz w:val="16"/>
          </w:rPr>
          <w:tab/>
          <w:t>60</w:t>
        </w:r>
        <w:r>
          <w:rPr>
            <w:rFonts w:ascii="Verdana"/>
            <w:w w:val="105"/>
            <w:sz w:val="16"/>
          </w:rPr>
          <w:tab/>
          <w:t>80</w:t>
        </w:r>
        <w:r>
          <w:rPr>
            <w:rFonts w:ascii="Verdana"/>
            <w:w w:val="105"/>
            <w:sz w:val="16"/>
          </w:rPr>
          <w:tab/>
          <w:t>100</w:t>
        </w:r>
      </w:ins>
    </w:p>
    <w:p w14:paraId="05E27ED2" w14:textId="77777777" w:rsidR="00F140C9" w:rsidRDefault="00F140C9" w:rsidP="001C49D2">
      <w:pPr>
        <w:spacing w:before="33"/>
        <w:ind w:left="180"/>
        <w:jc w:val="center"/>
        <w:rPr>
          <w:ins w:id="468" w:author="Lujan, Alan" w:date="2021-12-15T10:29:00Z"/>
          <w:rFonts w:ascii="Verdana"/>
          <w:sz w:val="16"/>
        </w:rPr>
      </w:pPr>
      <w:ins w:id="469" w:author="Lujan, Alan" w:date="2021-12-15T10:29:00Z">
        <w:r>
          <w:rPr>
            <w:rFonts w:ascii="Verdana"/>
            <w:w w:val="105"/>
            <w:sz w:val="16"/>
          </w:rPr>
          <w:t>Beginning</w:t>
        </w:r>
        <w:r>
          <w:rPr>
            <w:rFonts w:ascii="Verdana"/>
            <w:spacing w:val="-9"/>
            <w:w w:val="105"/>
            <w:sz w:val="16"/>
          </w:rPr>
          <w:t xml:space="preserve"> </w:t>
        </w:r>
        <w:r>
          <w:rPr>
            <w:rFonts w:ascii="Verdana"/>
            <w:w w:val="105"/>
            <w:sz w:val="16"/>
          </w:rPr>
          <w:t>of</w:t>
        </w:r>
        <w:r>
          <w:rPr>
            <w:rFonts w:ascii="Verdana"/>
            <w:spacing w:val="-8"/>
            <w:w w:val="105"/>
            <w:sz w:val="16"/>
          </w:rPr>
          <w:t xml:space="preserve"> </w:t>
        </w:r>
        <w:r>
          <w:rPr>
            <w:rFonts w:ascii="Verdana"/>
            <w:w w:val="105"/>
            <w:sz w:val="16"/>
          </w:rPr>
          <w:t>Period</w:t>
        </w:r>
        <w:r>
          <w:rPr>
            <w:rFonts w:ascii="Verdana"/>
            <w:spacing w:val="-8"/>
            <w:w w:val="105"/>
            <w:sz w:val="16"/>
          </w:rPr>
          <w:t xml:space="preserve"> </w:t>
        </w:r>
        <w:r>
          <w:rPr>
            <w:rFonts w:ascii="Verdana"/>
            <w:w w:val="105"/>
            <w:sz w:val="16"/>
          </w:rPr>
          <w:t>Wealth</w:t>
        </w:r>
      </w:ins>
    </w:p>
    <w:p w14:paraId="5D27F788" w14:textId="77777777" w:rsidR="00F140C9" w:rsidRDefault="00F140C9">
      <w:pPr>
        <w:pStyle w:val="BodyText"/>
        <w:spacing w:before="6"/>
        <w:jc w:val="both"/>
        <w:rPr>
          <w:ins w:id="470" w:author="Lujan, Alan" w:date="2021-12-15T10:29:00Z"/>
          <w:rFonts w:ascii="Verdana"/>
          <w:sz w:val="22"/>
        </w:rPr>
        <w:pPrChange w:id="471" w:author="Lujan, Alan" w:date="2021-12-15T10:49:00Z">
          <w:pPr>
            <w:pStyle w:val="BodyText"/>
            <w:spacing w:before="6"/>
          </w:pPr>
        </w:pPrChange>
      </w:pPr>
    </w:p>
    <w:p w14:paraId="615013EA" w14:textId="77777777" w:rsidR="00F140C9" w:rsidRDefault="00F140C9">
      <w:pPr>
        <w:pStyle w:val="BodyText"/>
        <w:ind w:left="966"/>
        <w:jc w:val="both"/>
        <w:rPr>
          <w:ins w:id="472" w:author="Lujan, Alan" w:date="2021-12-15T10:29:00Z"/>
        </w:rPr>
        <w:pPrChange w:id="473" w:author="Lujan, Alan" w:date="2021-12-15T10:49:00Z">
          <w:pPr>
            <w:pStyle w:val="BodyText"/>
            <w:ind w:left="966"/>
          </w:pPr>
        </w:pPrChange>
      </w:pPr>
      <w:ins w:id="474" w:author="Lujan, Alan" w:date="2021-12-15T10:29:00Z">
        <w:r>
          <w:rPr>
            <w:b/>
          </w:rPr>
          <w:t>Figure</w:t>
        </w:r>
        <w:r>
          <w:rPr>
            <w:b/>
            <w:spacing w:val="2"/>
          </w:rPr>
          <w:t xml:space="preserve"> </w:t>
        </w:r>
        <w:r>
          <w:rPr>
            <w:b/>
          </w:rPr>
          <w:t>3</w:t>
        </w:r>
        <w:r>
          <w:rPr>
            <w:b/>
            <w:spacing w:val="7"/>
          </w:rPr>
          <w:t xml:space="preserve"> </w:t>
        </w:r>
        <w:bookmarkStart w:id="475" w:name="_bookmark10"/>
        <w:bookmarkEnd w:id="475"/>
        <w:r>
          <w:t>Risky</w:t>
        </w:r>
        <w:r>
          <w:rPr>
            <w:spacing w:val="-5"/>
          </w:rPr>
          <w:t xml:space="preserve"> </w:t>
        </w:r>
        <w:r>
          <w:t>share</w:t>
        </w:r>
        <w:r>
          <w:rPr>
            <w:spacing w:val="-5"/>
          </w:rPr>
          <w:t xml:space="preserve"> </w:t>
        </w:r>
        <w:r>
          <w:t>conditional</w:t>
        </w:r>
        <w:r>
          <w:rPr>
            <w:spacing w:val="-6"/>
          </w:rPr>
          <w:t xml:space="preserve"> </w:t>
        </w:r>
        <w:r>
          <w:t>on</w:t>
        </w:r>
        <w:r>
          <w:rPr>
            <w:spacing w:val="-5"/>
          </w:rPr>
          <w:t xml:space="preserve"> </w:t>
        </w:r>
        <w:r>
          <w:t>liquid</w:t>
        </w:r>
        <w:r>
          <w:rPr>
            <w:spacing w:val="-5"/>
          </w:rPr>
          <w:t xml:space="preserve"> </w:t>
        </w:r>
        <w:r>
          <w:t>assets</w:t>
        </w:r>
        <w:r>
          <w:rPr>
            <w:spacing w:val="-5"/>
          </w:rPr>
          <w:t xml:space="preserve"> </w:t>
        </w:r>
        <w:r>
          <w:t>net</w:t>
        </w:r>
        <w:r>
          <w:rPr>
            <w:spacing w:val="-5"/>
          </w:rPr>
          <w:t xml:space="preserve"> </w:t>
        </w:r>
        <w:r>
          <w:t>of</w:t>
        </w:r>
        <w:r>
          <w:rPr>
            <w:spacing w:val="-5"/>
          </w:rPr>
          <w:t xml:space="preserve"> </w:t>
        </w:r>
        <w:r>
          <w:t>home</w:t>
        </w:r>
        <w:r>
          <w:rPr>
            <w:spacing w:val="-6"/>
          </w:rPr>
          <w:t xml:space="preserve"> </w:t>
        </w:r>
        <w:r>
          <w:t>equity</w:t>
        </w:r>
      </w:ins>
    </w:p>
    <w:p w14:paraId="65BBF18E" w14:textId="77777777" w:rsidR="00F140C9" w:rsidRDefault="00F140C9" w:rsidP="00843F4B">
      <w:pPr>
        <w:pStyle w:val="BodyText"/>
        <w:spacing w:before="206" w:line="290" w:lineRule="auto"/>
        <w:ind w:left="108" w:right="105"/>
        <w:jc w:val="both"/>
        <w:rPr>
          <w:ins w:id="476" w:author="Lujan, Alan" w:date="2021-12-15T10:27:00Z"/>
        </w:rPr>
      </w:pPr>
    </w:p>
    <w:p w14:paraId="0EE1819D" w14:textId="77777777" w:rsidR="00F140C9" w:rsidRDefault="00F140C9">
      <w:pPr>
        <w:pStyle w:val="BodyText"/>
        <w:spacing w:before="1"/>
        <w:jc w:val="both"/>
        <w:rPr>
          <w:ins w:id="477" w:author="Lujan, Alan" w:date="2021-12-15T10:27:00Z"/>
          <w:sz w:val="31"/>
        </w:rPr>
        <w:pPrChange w:id="478" w:author="Lujan, Alan" w:date="2021-12-15T10:49:00Z">
          <w:pPr>
            <w:pStyle w:val="BodyText"/>
            <w:spacing w:before="1"/>
          </w:pPr>
        </w:pPrChange>
      </w:pPr>
    </w:p>
    <w:p w14:paraId="7C361A34" w14:textId="4B2B94A6" w:rsidR="00F140C9" w:rsidRDefault="00843F4B">
      <w:pPr>
        <w:pStyle w:val="Heading2"/>
        <w:tabs>
          <w:tab w:val="left" w:pos="594"/>
        </w:tabs>
        <w:ind w:left="107"/>
        <w:jc w:val="both"/>
        <w:rPr>
          <w:ins w:id="479" w:author="Lujan, Alan" w:date="2021-12-15T10:27:00Z"/>
        </w:rPr>
        <w:pPrChange w:id="480" w:author="Lujan, Alan" w:date="2021-12-15T10:52:00Z">
          <w:pPr>
            <w:pStyle w:val="Heading2"/>
            <w:numPr>
              <w:ilvl w:val="1"/>
              <w:numId w:val="34"/>
            </w:numPr>
            <w:tabs>
              <w:tab w:val="left" w:pos="594"/>
            </w:tabs>
            <w:ind w:left="1800" w:hanging="360"/>
          </w:pPr>
        </w:pPrChange>
      </w:pPr>
      <w:bookmarkStart w:id="481" w:name="Larger_houses_increase_households'_absol"/>
      <w:bookmarkEnd w:id="481"/>
      <w:ins w:id="482" w:author="Lujan, Alan" w:date="2021-12-15T10:52:00Z">
        <w:r>
          <w:rPr>
            <w:w w:val="95"/>
          </w:rPr>
          <w:t xml:space="preserve">5.3 </w:t>
        </w:r>
      </w:ins>
      <w:ins w:id="483" w:author="Lujan, Alan" w:date="2021-12-15T10:27:00Z">
        <w:r w:rsidR="00F140C9">
          <w:rPr>
            <w:w w:val="95"/>
          </w:rPr>
          <w:t>Larger</w:t>
        </w:r>
        <w:r w:rsidR="00F140C9">
          <w:rPr>
            <w:spacing w:val="-2"/>
            <w:w w:val="95"/>
          </w:rPr>
          <w:t xml:space="preserve"> </w:t>
        </w:r>
        <w:r w:rsidR="00F140C9">
          <w:rPr>
            <w:w w:val="95"/>
          </w:rPr>
          <w:t>houses</w:t>
        </w:r>
        <w:r w:rsidR="00F140C9">
          <w:rPr>
            <w:spacing w:val="-1"/>
            <w:w w:val="95"/>
          </w:rPr>
          <w:t xml:space="preserve"> </w:t>
        </w:r>
        <w:r w:rsidR="00F140C9">
          <w:rPr>
            <w:w w:val="95"/>
          </w:rPr>
          <w:t>increase households’</w:t>
        </w:r>
        <w:r w:rsidR="00F140C9">
          <w:rPr>
            <w:spacing w:val="-2"/>
            <w:w w:val="95"/>
          </w:rPr>
          <w:t xml:space="preserve"> </w:t>
        </w:r>
        <w:r w:rsidR="00F140C9">
          <w:rPr>
            <w:w w:val="95"/>
          </w:rPr>
          <w:t>absolute</w:t>
        </w:r>
        <w:r w:rsidR="00F140C9">
          <w:rPr>
            <w:spacing w:val="-1"/>
            <w:w w:val="95"/>
          </w:rPr>
          <w:t xml:space="preserve"> </w:t>
        </w:r>
        <w:r w:rsidR="00F140C9">
          <w:rPr>
            <w:w w:val="95"/>
          </w:rPr>
          <w:t>risk taking</w:t>
        </w:r>
      </w:ins>
    </w:p>
    <w:p w14:paraId="12CD5439" w14:textId="5BC0D623" w:rsidR="00F140C9" w:rsidRDefault="00F140C9" w:rsidP="00843F4B">
      <w:pPr>
        <w:pStyle w:val="BodyText"/>
        <w:spacing w:line="290" w:lineRule="auto"/>
        <w:ind w:left="108" w:right="104"/>
        <w:jc w:val="both"/>
        <w:rPr>
          <w:ins w:id="484" w:author="Lujan, Alan" w:date="2021-12-15T10:30:00Z"/>
        </w:rPr>
      </w:pPr>
      <w:ins w:id="485" w:author="Lujan, Alan" w:date="2021-12-15T10:27:00Z">
        <w:r>
          <w:rPr>
            <w:spacing w:val="-1"/>
          </w:rPr>
          <w:t xml:space="preserve">As mentioned </w:t>
        </w:r>
        <w:r>
          <w:t>before,</w:t>
        </w:r>
        <w:r>
          <w:rPr>
            <w:spacing w:val="60"/>
          </w:rPr>
          <w:t xml:space="preserve"> </w:t>
        </w:r>
        <w:r>
          <w:t>a house represents an implicit holding in a risky market that</w:t>
        </w:r>
        <w:r>
          <w:rPr>
            <w:spacing w:val="1"/>
          </w:rPr>
          <w:t xml:space="preserve"> </w:t>
        </w:r>
        <w:r>
          <w:rPr>
            <w:w w:val="95"/>
          </w:rPr>
          <w:t>is otherwise uncorrelated with the stock market.</w:t>
        </w:r>
        <w:r>
          <w:rPr>
            <w:spacing w:val="1"/>
            <w:w w:val="95"/>
          </w:rPr>
          <w:t xml:space="preserve"> </w:t>
        </w:r>
        <w:r>
          <w:rPr>
            <w:w w:val="95"/>
          </w:rPr>
          <w:t>A larger house, however, provides a</w:t>
        </w:r>
        <w:r>
          <w:rPr>
            <w:spacing w:val="1"/>
            <w:w w:val="95"/>
          </w:rPr>
          <w:t xml:space="preserve"> </w:t>
        </w:r>
        <w:r>
          <w:rPr>
            <w:w w:val="95"/>
          </w:rPr>
          <w:t>higher expected value of house liquidation which also means a higher expected future</w:t>
        </w:r>
        <w:r>
          <w:rPr>
            <w:spacing w:val="1"/>
            <w:w w:val="95"/>
          </w:rPr>
          <w:t xml:space="preserve"> </w:t>
        </w:r>
        <w:r>
          <w:rPr>
            <w:w w:val="95"/>
          </w:rPr>
          <w:t>liquid wealth. Households with more valuable homes, then, have a higher absolute risk</w:t>
        </w:r>
        <w:r>
          <w:rPr>
            <w:spacing w:val="1"/>
            <w:w w:val="95"/>
          </w:rPr>
          <w:t xml:space="preserve"> </w:t>
        </w:r>
        <w:r>
          <w:rPr>
            <w:w w:val="95"/>
          </w:rPr>
          <w:lastRenderedPageBreak/>
          <w:t>tolerance</w:t>
        </w:r>
        <w:r>
          <w:rPr>
            <w:spacing w:val="24"/>
            <w:w w:val="95"/>
          </w:rPr>
          <w:t xml:space="preserve"> </w:t>
        </w:r>
        <w:r>
          <w:rPr>
            <w:w w:val="95"/>
          </w:rPr>
          <w:t>because</w:t>
        </w:r>
        <w:r>
          <w:rPr>
            <w:spacing w:val="25"/>
            <w:w w:val="95"/>
          </w:rPr>
          <w:t xml:space="preserve"> </w:t>
        </w:r>
        <w:r>
          <w:rPr>
            <w:w w:val="95"/>
          </w:rPr>
          <w:t>their</w:t>
        </w:r>
        <w:r>
          <w:rPr>
            <w:spacing w:val="25"/>
            <w:w w:val="95"/>
          </w:rPr>
          <w:t xml:space="preserve"> </w:t>
        </w:r>
        <w:r>
          <w:rPr>
            <w:w w:val="95"/>
          </w:rPr>
          <w:t>future</w:t>
        </w:r>
        <w:r>
          <w:rPr>
            <w:spacing w:val="25"/>
            <w:w w:val="95"/>
          </w:rPr>
          <w:t xml:space="preserve"> </w:t>
        </w:r>
        <w:r>
          <w:rPr>
            <w:w w:val="95"/>
          </w:rPr>
          <w:t>housing</w:t>
        </w:r>
        <w:r>
          <w:rPr>
            <w:spacing w:val="25"/>
            <w:w w:val="95"/>
          </w:rPr>
          <w:t xml:space="preserve"> </w:t>
        </w:r>
        <w:r>
          <w:rPr>
            <w:w w:val="95"/>
          </w:rPr>
          <w:t>value</w:t>
        </w:r>
        <w:r>
          <w:rPr>
            <w:spacing w:val="25"/>
            <w:w w:val="95"/>
          </w:rPr>
          <w:t xml:space="preserve"> </w:t>
        </w:r>
        <w:r>
          <w:rPr>
            <w:w w:val="95"/>
          </w:rPr>
          <w:t>constitutes</w:t>
        </w:r>
        <w:r>
          <w:rPr>
            <w:spacing w:val="25"/>
            <w:w w:val="95"/>
          </w:rPr>
          <w:t xml:space="preserve"> </w:t>
        </w:r>
        <w:r>
          <w:rPr>
            <w:w w:val="95"/>
          </w:rPr>
          <w:t>a</w:t>
        </w:r>
        <w:r>
          <w:rPr>
            <w:spacing w:val="25"/>
            <w:w w:val="95"/>
          </w:rPr>
          <w:t xml:space="preserve"> </w:t>
        </w:r>
        <w:r>
          <w:rPr>
            <w:w w:val="95"/>
          </w:rPr>
          <w:t>buffer</w:t>
        </w:r>
        <w:r>
          <w:rPr>
            <w:spacing w:val="25"/>
            <w:w w:val="95"/>
          </w:rPr>
          <w:t xml:space="preserve"> </w:t>
        </w:r>
        <w:r>
          <w:rPr>
            <w:w w:val="95"/>
          </w:rPr>
          <w:t>stock</w:t>
        </w:r>
        <w:r>
          <w:rPr>
            <w:spacing w:val="25"/>
            <w:w w:val="95"/>
          </w:rPr>
          <w:t xml:space="preserve"> </w:t>
        </w:r>
        <w:r>
          <w:rPr>
            <w:w w:val="95"/>
          </w:rPr>
          <w:t>of</w:t>
        </w:r>
        <w:r>
          <w:rPr>
            <w:spacing w:val="25"/>
            <w:w w:val="95"/>
          </w:rPr>
          <w:t xml:space="preserve"> </w:t>
        </w:r>
        <w:r>
          <w:rPr>
            <w:w w:val="95"/>
          </w:rPr>
          <w:t>wealth;</w:t>
        </w:r>
        <w:r>
          <w:rPr>
            <w:spacing w:val="31"/>
            <w:w w:val="95"/>
          </w:rPr>
          <w:t xml:space="preserve"> </w:t>
        </w:r>
        <w:r>
          <w:rPr>
            <w:w w:val="95"/>
          </w:rPr>
          <w:t>thus</w:t>
        </w:r>
      </w:ins>
      <w:ins w:id="486" w:author="Lujan, Alan" w:date="2021-12-15T10:29:00Z">
        <w:r>
          <w:rPr>
            <w:w w:val="95"/>
          </w:rPr>
          <w:t xml:space="preserve"> they invest more resources in the risky asset market than they would if they had smaller</w:t>
        </w:r>
        <w:r>
          <w:rPr>
            <w:spacing w:val="-54"/>
            <w:w w:val="95"/>
          </w:rPr>
          <w:t xml:space="preserve"> </w:t>
        </w:r>
        <w:r>
          <w:rPr>
            <w:w w:val="95"/>
          </w:rPr>
          <w:t xml:space="preserve">homes. In figure </w:t>
        </w:r>
        <w:r>
          <w:fldChar w:fldCharType="begin"/>
        </w:r>
        <w:r>
          <w:instrText xml:space="preserve"> HYPERLINK \l "_bookmark12" </w:instrText>
        </w:r>
        <w:r>
          <w:fldChar w:fldCharType="separate"/>
        </w:r>
        <w:r>
          <w:rPr>
            <w:color w:val="4C0000"/>
            <w:w w:val="95"/>
          </w:rPr>
          <w:t xml:space="preserve">5 </w:t>
        </w:r>
        <w:r>
          <w:rPr>
            <w:color w:val="4C0000"/>
            <w:w w:val="95"/>
          </w:rPr>
          <w:fldChar w:fldCharType="end"/>
        </w:r>
        <w:r>
          <w:rPr>
            <w:w w:val="95"/>
          </w:rPr>
          <w:t>we see that for an initial level of liquid assets, households of different</w:t>
        </w:r>
        <w:r>
          <w:rPr>
            <w:spacing w:val="1"/>
            <w:w w:val="95"/>
          </w:rPr>
          <w:t xml:space="preserve"> </w:t>
        </w:r>
        <w:r>
          <w:rPr>
            <w:w w:val="95"/>
          </w:rPr>
          <w:t>house sizes invest the same amount of total assets in the stock market; this is the region</w:t>
        </w:r>
        <w:r>
          <w:rPr>
            <w:spacing w:val="1"/>
            <w:w w:val="95"/>
          </w:rPr>
          <w:t xml:space="preserve"> </w:t>
        </w:r>
        <w:r>
          <w:rPr>
            <w:w w:val="95"/>
          </w:rPr>
          <w:t>where their risky share is 100%. Past this region, we see that households with a bigger</w:t>
        </w:r>
        <w:r>
          <w:rPr>
            <w:spacing w:val="1"/>
            <w:w w:val="95"/>
          </w:rPr>
          <w:t xml:space="preserve"> </w:t>
        </w:r>
        <w:r>
          <w:rPr>
            <w:w w:val="95"/>
          </w:rPr>
          <w:t>house (and thus more home equity) are willing to invest a greater share of their liquid</w:t>
        </w:r>
        <w:r>
          <w:rPr>
            <w:spacing w:val="1"/>
            <w:w w:val="95"/>
          </w:rPr>
          <w:t xml:space="preserve"> </w:t>
        </w:r>
        <w:r>
          <w:t>assets than peers with the same amount of liquid assets but less home equity.</w:t>
        </w:r>
        <w:r>
          <w:rPr>
            <w:spacing w:val="1"/>
          </w:rPr>
          <w:t xml:space="preserve"> </w:t>
        </w:r>
        <w:r>
          <w:t>This</w:t>
        </w:r>
        <w:r>
          <w:rPr>
            <w:spacing w:val="1"/>
          </w:rPr>
          <w:t xml:space="preserve"> </w:t>
        </w:r>
        <w:r>
          <w:t>indicates</w:t>
        </w:r>
        <w:r>
          <w:rPr>
            <w:spacing w:val="-4"/>
          </w:rPr>
          <w:t xml:space="preserve"> </w:t>
        </w:r>
        <w:r>
          <w:t>that</w:t>
        </w:r>
        <w:r>
          <w:rPr>
            <w:spacing w:val="-2"/>
          </w:rPr>
          <w:t xml:space="preserve"> </w:t>
        </w:r>
        <w:r>
          <w:t>home</w:t>
        </w:r>
        <w:r>
          <w:rPr>
            <w:spacing w:val="-3"/>
          </w:rPr>
          <w:t xml:space="preserve"> </w:t>
        </w:r>
        <w:r>
          <w:t>equity</w:t>
        </w:r>
        <w:r>
          <w:rPr>
            <w:spacing w:val="-3"/>
          </w:rPr>
          <w:t xml:space="preserve"> </w:t>
        </w:r>
        <w:r>
          <w:t>increases</w:t>
        </w:r>
        <w:r>
          <w:rPr>
            <w:spacing w:val="-3"/>
          </w:rPr>
          <w:t xml:space="preserve"> </w:t>
        </w:r>
        <w:r>
          <w:t>the</w:t>
        </w:r>
        <w:r>
          <w:rPr>
            <w:spacing w:val="-2"/>
          </w:rPr>
          <w:t xml:space="preserve"> </w:t>
        </w:r>
        <w:r>
          <w:t>level</w:t>
        </w:r>
        <w:r>
          <w:rPr>
            <w:spacing w:val="-3"/>
          </w:rPr>
          <w:t xml:space="preserve"> </w:t>
        </w:r>
        <w:r>
          <w:t>of</w:t>
        </w:r>
        <w:r>
          <w:rPr>
            <w:spacing w:val="-2"/>
          </w:rPr>
          <w:t xml:space="preserve"> </w:t>
        </w:r>
        <w:r>
          <w:t>risk</w:t>
        </w:r>
        <w:r>
          <w:rPr>
            <w:spacing w:val="-3"/>
          </w:rPr>
          <w:t xml:space="preserve"> </w:t>
        </w:r>
        <w:r>
          <w:t>appetite</w:t>
        </w:r>
        <w:r>
          <w:rPr>
            <w:spacing w:val="-3"/>
          </w:rPr>
          <w:t xml:space="preserve"> </w:t>
        </w:r>
        <w:r>
          <w:t>for</w:t>
        </w:r>
        <w:r>
          <w:rPr>
            <w:spacing w:val="-3"/>
          </w:rPr>
          <w:t xml:space="preserve"> </w:t>
        </w:r>
        <w:r>
          <w:t>households.</w:t>
        </w:r>
      </w:ins>
    </w:p>
    <w:p w14:paraId="0FE3D38F" w14:textId="078EB153" w:rsidR="00F140C9" w:rsidRDefault="00F140C9" w:rsidP="00843F4B">
      <w:pPr>
        <w:pStyle w:val="BodyText"/>
        <w:spacing w:line="290" w:lineRule="auto"/>
        <w:ind w:left="108" w:right="104"/>
        <w:jc w:val="both"/>
        <w:rPr>
          <w:ins w:id="487" w:author="Lujan, Alan" w:date="2021-12-15T10:30:00Z"/>
        </w:rPr>
      </w:pPr>
    </w:p>
    <w:p w14:paraId="2D7189E8" w14:textId="4BD85C3C" w:rsidR="00F140C9" w:rsidRDefault="00F140C9" w:rsidP="00843F4B">
      <w:pPr>
        <w:ind w:left="1491"/>
        <w:rPr>
          <w:ins w:id="488" w:author="Lujan, Alan" w:date="2021-12-15T10:30:00Z"/>
          <w:rFonts w:ascii="Lucida Sans Unicode"/>
          <w:sz w:val="16"/>
        </w:rPr>
      </w:pPr>
      <w:ins w:id="489" w:author="Lujan, Alan" w:date="2021-12-15T10:30:00Z">
        <w:r>
          <w:rPr>
            <w:rFonts w:ascii="Book Antiqua"/>
            <w:noProof/>
            <w:sz w:val="22"/>
          </w:rPr>
          <mc:AlternateContent>
            <mc:Choice Requires="wpg">
              <w:drawing>
                <wp:anchor distT="0" distB="0" distL="114300" distR="114300" simplePos="0" relativeHeight="251762688" behindDoc="0" locked="0" layoutInCell="1" allowOverlap="1" wp14:anchorId="5332C646" wp14:editId="5836DD65">
                  <wp:simplePos x="0" y="0"/>
                  <wp:positionH relativeFrom="page">
                    <wp:posOffset>2028190</wp:posOffset>
                  </wp:positionH>
                  <wp:positionV relativeFrom="paragraph">
                    <wp:posOffset>-37465</wp:posOffset>
                  </wp:positionV>
                  <wp:extent cx="3585210" cy="2343150"/>
                  <wp:effectExtent l="8890" t="2540" r="6350" b="6985"/>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5210" cy="2343150"/>
                            <a:chOff x="3194" y="-59"/>
                            <a:chExt cx="5646" cy="3690"/>
                          </a:xfrm>
                        </wpg:grpSpPr>
                        <wps:wsp>
                          <wps:cNvPr id="168" name="Line 152"/>
                          <wps:cNvCnPr>
                            <a:cxnSpLocks noChangeShapeType="1"/>
                          </wps:cNvCnPr>
                          <wps:spPr bwMode="auto">
                            <a:xfrm>
                              <a:off x="3455" y="357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69" name="docshape84"/>
                          <wps:cNvSpPr>
                            <a:spLocks/>
                          </wps:cNvSpPr>
                          <wps:spPr bwMode="auto">
                            <a:xfrm>
                              <a:off x="3454" y="3571"/>
                              <a:ext cx="2" cy="59"/>
                            </a:xfrm>
                            <a:custGeom>
                              <a:avLst/>
                              <a:gdLst>
                                <a:gd name="T0" fmla="+- 0 3572 3572"/>
                                <a:gd name="T1" fmla="*/ 3572 h 59"/>
                                <a:gd name="T2" fmla="+- 0 3630 3572"/>
                                <a:gd name="T3" fmla="*/ 3630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Line 154"/>
                          <wps:cNvCnPr>
                            <a:cxnSpLocks noChangeShapeType="1"/>
                          </wps:cNvCnPr>
                          <wps:spPr bwMode="auto">
                            <a:xfrm>
                              <a:off x="3455" y="3572"/>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Line 155"/>
                          <wps:cNvCnPr>
                            <a:cxnSpLocks noChangeShapeType="1"/>
                          </wps:cNvCnPr>
                          <wps:spPr bwMode="auto">
                            <a:xfrm>
                              <a:off x="4480" y="357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72" name="docshape85"/>
                          <wps:cNvSpPr>
                            <a:spLocks/>
                          </wps:cNvSpPr>
                          <wps:spPr bwMode="auto">
                            <a:xfrm>
                              <a:off x="4479" y="3571"/>
                              <a:ext cx="2" cy="59"/>
                            </a:xfrm>
                            <a:custGeom>
                              <a:avLst/>
                              <a:gdLst>
                                <a:gd name="T0" fmla="+- 0 3572 3572"/>
                                <a:gd name="T1" fmla="*/ 3572 h 59"/>
                                <a:gd name="T2" fmla="+- 0 3630 3572"/>
                                <a:gd name="T3" fmla="*/ 3630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Line 157"/>
                          <wps:cNvCnPr>
                            <a:cxnSpLocks noChangeShapeType="1"/>
                          </wps:cNvCnPr>
                          <wps:spPr bwMode="auto">
                            <a:xfrm>
                              <a:off x="4480" y="3572"/>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Line 158"/>
                          <wps:cNvCnPr>
                            <a:cxnSpLocks noChangeShapeType="1"/>
                          </wps:cNvCnPr>
                          <wps:spPr bwMode="auto">
                            <a:xfrm>
                              <a:off x="5505" y="357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75" name="docshape86"/>
                          <wps:cNvSpPr>
                            <a:spLocks/>
                          </wps:cNvSpPr>
                          <wps:spPr bwMode="auto">
                            <a:xfrm>
                              <a:off x="5504" y="3571"/>
                              <a:ext cx="2" cy="59"/>
                            </a:xfrm>
                            <a:custGeom>
                              <a:avLst/>
                              <a:gdLst>
                                <a:gd name="T0" fmla="+- 0 3572 3572"/>
                                <a:gd name="T1" fmla="*/ 3572 h 59"/>
                                <a:gd name="T2" fmla="+- 0 3630 3572"/>
                                <a:gd name="T3" fmla="*/ 3630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Line 160"/>
                          <wps:cNvCnPr>
                            <a:cxnSpLocks noChangeShapeType="1"/>
                          </wps:cNvCnPr>
                          <wps:spPr bwMode="auto">
                            <a:xfrm>
                              <a:off x="5505" y="3572"/>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161"/>
                          <wps:cNvCnPr>
                            <a:cxnSpLocks noChangeShapeType="1"/>
                          </wps:cNvCnPr>
                          <wps:spPr bwMode="auto">
                            <a:xfrm>
                              <a:off x="6530" y="357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78" name="docshape87"/>
                          <wps:cNvSpPr>
                            <a:spLocks/>
                          </wps:cNvSpPr>
                          <wps:spPr bwMode="auto">
                            <a:xfrm>
                              <a:off x="6529" y="3571"/>
                              <a:ext cx="2" cy="59"/>
                            </a:xfrm>
                            <a:custGeom>
                              <a:avLst/>
                              <a:gdLst>
                                <a:gd name="T0" fmla="+- 0 3572 3572"/>
                                <a:gd name="T1" fmla="*/ 3572 h 59"/>
                                <a:gd name="T2" fmla="+- 0 3630 3572"/>
                                <a:gd name="T3" fmla="*/ 3630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Line 163"/>
                          <wps:cNvCnPr>
                            <a:cxnSpLocks noChangeShapeType="1"/>
                          </wps:cNvCnPr>
                          <wps:spPr bwMode="auto">
                            <a:xfrm>
                              <a:off x="6530" y="3572"/>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Line 164"/>
                          <wps:cNvCnPr>
                            <a:cxnSpLocks noChangeShapeType="1"/>
                          </wps:cNvCnPr>
                          <wps:spPr bwMode="auto">
                            <a:xfrm>
                              <a:off x="7554" y="357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81" name="docshape88"/>
                          <wps:cNvSpPr>
                            <a:spLocks/>
                          </wps:cNvSpPr>
                          <wps:spPr bwMode="auto">
                            <a:xfrm>
                              <a:off x="7554" y="3571"/>
                              <a:ext cx="2" cy="59"/>
                            </a:xfrm>
                            <a:custGeom>
                              <a:avLst/>
                              <a:gdLst>
                                <a:gd name="T0" fmla="+- 0 3572 3572"/>
                                <a:gd name="T1" fmla="*/ 3572 h 59"/>
                                <a:gd name="T2" fmla="+- 0 3630 3572"/>
                                <a:gd name="T3" fmla="*/ 3630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Line 166"/>
                          <wps:cNvCnPr>
                            <a:cxnSpLocks noChangeShapeType="1"/>
                          </wps:cNvCnPr>
                          <wps:spPr bwMode="auto">
                            <a:xfrm>
                              <a:off x="7554" y="3572"/>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Line 167"/>
                          <wps:cNvCnPr>
                            <a:cxnSpLocks noChangeShapeType="1"/>
                          </wps:cNvCnPr>
                          <wps:spPr bwMode="auto">
                            <a:xfrm>
                              <a:off x="8579" y="357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84" name="docshape89"/>
                          <wps:cNvSpPr>
                            <a:spLocks/>
                          </wps:cNvSpPr>
                          <wps:spPr bwMode="auto">
                            <a:xfrm>
                              <a:off x="8579" y="3571"/>
                              <a:ext cx="2" cy="59"/>
                            </a:xfrm>
                            <a:custGeom>
                              <a:avLst/>
                              <a:gdLst>
                                <a:gd name="T0" fmla="+- 0 3572 3572"/>
                                <a:gd name="T1" fmla="*/ 3572 h 59"/>
                                <a:gd name="T2" fmla="+- 0 3630 3572"/>
                                <a:gd name="T3" fmla="*/ 3630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Line 169"/>
                          <wps:cNvCnPr>
                            <a:cxnSpLocks noChangeShapeType="1"/>
                          </wps:cNvCnPr>
                          <wps:spPr bwMode="auto">
                            <a:xfrm>
                              <a:off x="8579" y="3572"/>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170"/>
                          <wps:cNvCnPr>
                            <a:cxnSpLocks noChangeShapeType="1"/>
                          </wps:cNvCnPr>
                          <wps:spPr bwMode="auto">
                            <a:xfrm>
                              <a:off x="3253" y="349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87" name="docshape90"/>
                          <wps:cNvSpPr>
                            <a:spLocks/>
                          </wps:cNvSpPr>
                          <wps:spPr bwMode="auto">
                            <a:xfrm>
                              <a:off x="3194" y="349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Line 172"/>
                          <wps:cNvCnPr>
                            <a:cxnSpLocks noChangeShapeType="1"/>
                          </wps:cNvCnPr>
                          <wps:spPr bwMode="auto">
                            <a:xfrm>
                              <a:off x="3253" y="349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Line 173"/>
                          <wps:cNvCnPr>
                            <a:cxnSpLocks noChangeShapeType="1"/>
                          </wps:cNvCnPr>
                          <wps:spPr bwMode="auto">
                            <a:xfrm>
                              <a:off x="3253" y="2930"/>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90" name="docshape91"/>
                          <wps:cNvSpPr>
                            <a:spLocks/>
                          </wps:cNvSpPr>
                          <wps:spPr bwMode="auto">
                            <a:xfrm>
                              <a:off x="3194" y="2929"/>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Line 175"/>
                          <wps:cNvCnPr>
                            <a:cxnSpLocks noChangeShapeType="1"/>
                          </wps:cNvCnPr>
                          <wps:spPr bwMode="auto">
                            <a:xfrm>
                              <a:off x="3253" y="2930"/>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Line 176"/>
                          <wps:cNvCnPr>
                            <a:cxnSpLocks noChangeShapeType="1"/>
                          </wps:cNvCnPr>
                          <wps:spPr bwMode="auto">
                            <a:xfrm>
                              <a:off x="3253" y="2366"/>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93" name="docshape92"/>
                          <wps:cNvSpPr>
                            <a:spLocks/>
                          </wps:cNvSpPr>
                          <wps:spPr bwMode="auto">
                            <a:xfrm>
                              <a:off x="3194" y="2366"/>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Line 178"/>
                          <wps:cNvCnPr>
                            <a:cxnSpLocks noChangeShapeType="1"/>
                          </wps:cNvCnPr>
                          <wps:spPr bwMode="auto">
                            <a:xfrm>
                              <a:off x="3253" y="2366"/>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79"/>
                          <wps:cNvCnPr>
                            <a:cxnSpLocks noChangeShapeType="1"/>
                          </wps:cNvCnPr>
                          <wps:spPr bwMode="auto">
                            <a:xfrm>
                              <a:off x="3253" y="180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96" name="docshape93"/>
                          <wps:cNvSpPr>
                            <a:spLocks/>
                          </wps:cNvSpPr>
                          <wps:spPr bwMode="auto">
                            <a:xfrm>
                              <a:off x="3194" y="1802"/>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Line 181"/>
                          <wps:cNvCnPr>
                            <a:cxnSpLocks noChangeShapeType="1"/>
                          </wps:cNvCnPr>
                          <wps:spPr bwMode="auto">
                            <a:xfrm>
                              <a:off x="3253" y="180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182"/>
                          <wps:cNvCnPr>
                            <a:cxnSpLocks noChangeShapeType="1"/>
                          </wps:cNvCnPr>
                          <wps:spPr bwMode="auto">
                            <a:xfrm>
                              <a:off x="3253" y="1239"/>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99" name="docshape94"/>
                          <wps:cNvSpPr>
                            <a:spLocks/>
                          </wps:cNvSpPr>
                          <wps:spPr bwMode="auto">
                            <a:xfrm>
                              <a:off x="3194" y="1239"/>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Line 184"/>
                          <wps:cNvCnPr>
                            <a:cxnSpLocks noChangeShapeType="1"/>
                          </wps:cNvCnPr>
                          <wps:spPr bwMode="auto">
                            <a:xfrm>
                              <a:off x="3253" y="1239"/>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Line 185"/>
                          <wps:cNvCnPr>
                            <a:cxnSpLocks noChangeShapeType="1"/>
                          </wps:cNvCnPr>
                          <wps:spPr bwMode="auto">
                            <a:xfrm>
                              <a:off x="3253" y="676"/>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02" name="docshape95"/>
                          <wps:cNvSpPr>
                            <a:spLocks/>
                          </wps:cNvSpPr>
                          <wps:spPr bwMode="auto">
                            <a:xfrm>
                              <a:off x="3194" y="675"/>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Line 187"/>
                          <wps:cNvCnPr>
                            <a:cxnSpLocks noChangeShapeType="1"/>
                          </wps:cNvCnPr>
                          <wps:spPr bwMode="auto">
                            <a:xfrm>
                              <a:off x="3253" y="676"/>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188"/>
                          <wps:cNvCnPr>
                            <a:cxnSpLocks noChangeShapeType="1"/>
                          </wps:cNvCnPr>
                          <wps:spPr bwMode="auto">
                            <a:xfrm>
                              <a:off x="3253" y="112"/>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05" name="docshape96"/>
                          <wps:cNvSpPr>
                            <a:spLocks/>
                          </wps:cNvSpPr>
                          <wps:spPr bwMode="auto">
                            <a:xfrm>
                              <a:off x="3194" y="112"/>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Line 190"/>
                          <wps:cNvCnPr>
                            <a:cxnSpLocks noChangeShapeType="1"/>
                          </wps:cNvCnPr>
                          <wps:spPr bwMode="auto">
                            <a:xfrm>
                              <a:off x="3253" y="112"/>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 name="docshape97"/>
                          <wps:cNvSpPr>
                            <a:spLocks/>
                          </wps:cNvSpPr>
                          <wps:spPr bwMode="auto">
                            <a:xfrm>
                              <a:off x="3506" y="112"/>
                              <a:ext cx="5073" cy="3204"/>
                            </a:xfrm>
                            <a:custGeom>
                              <a:avLst/>
                              <a:gdLst>
                                <a:gd name="T0" fmla="+- 0 3506 3506"/>
                                <a:gd name="T1" fmla="*/ T0 w 5073"/>
                                <a:gd name="T2" fmla="+- 0 112 112"/>
                                <a:gd name="T3" fmla="*/ 112 h 3204"/>
                                <a:gd name="T4" fmla="+- 0 3506 3506"/>
                                <a:gd name="T5" fmla="*/ T4 w 5073"/>
                                <a:gd name="T6" fmla="+- 0 112 112"/>
                                <a:gd name="T7" fmla="*/ 112 h 3204"/>
                                <a:gd name="T8" fmla="+- 0 4179 3506"/>
                                <a:gd name="T9" fmla="*/ T8 w 5073"/>
                                <a:gd name="T10" fmla="+- 0 112 112"/>
                                <a:gd name="T11" fmla="*/ 112 h 3204"/>
                                <a:gd name="T12" fmla="+- 0 4231 3506"/>
                                <a:gd name="T13" fmla="*/ T12 w 5073"/>
                                <a:gd name="T14" fmla="+- 0 247 112"/>
                                <a:gd name="T15" fmla="*/ 247 h 3204"/>
                                <a:gd name="T16" fmla="+- 0 4283 3506"/>
                                <a:gd name="T17" fmla="*/ T16 w 5073"/>
                                <a:gd name="T18" fmla="+- 0 554 112"/>
                                <a:gd name="T19" fmla="*/ 554 h 3204"/>
                                <a:gd name="T20" fmla="+- 0 4335 3506"/>
                                <a:gd name="T21" fmla="*/ T20 w 5073"/>
                                <a:gd name="T22" fmla="+- 0 809 112"/>
                                <a:gd name="T23" fmla="*/ 809 h 3204"/>
                                <a:gd name="T24" fmla="+- 0 4386 3506"/>
                                <a:gd name="T25" fmla="*/ T24 w 5073"/>
                                <a:gd name="T26" fmla="+- 0 1025 112"/>
                                <a:gd name="T27" fmla="*/ 1025 h 3204"/>
                                <a:gd name="T28" fmla="+- 0 4438 3506"/>
                                <a:gd name="T29" fmla="*/ T28 w 5073"/>
                                <a:gd name="T30" fmla="+- 0 1210 112"/>
                                <a:gd name="T31" fmla="*/ 1210 h 3204"/>
                                <a:gd name="T32" fmla="+- 0 4490 3506"/>
                                <a:gd name="T33" fmla="*/ T32 w 5073"/>
                                <a:gd name="T34" fmla="+- 0 1370 112"/>
                                <a:gd name="T35" fmla="*/ 1370 h 3204"/>
                                <a:gd name="T36" fmla="+- 0 4542 3506"/>
                                <a:gd name="T37" fmla="*/ T36 w 5073"/>
                                <a:gd name="T38" fmla="+- 0 1511 112"/>
                                <a:gd name="T39" fmla="*/ 1511 h 3204"/>
                                <a:gd name="T40" fmla="+- 0 4594 3506"/>
                                <a:gd name="T41" fmla="*/ T40 w 5073"/>
                                <a:gd name="T42" fmla="+- 0 1635 112"/>
                                <a:gd name="T43" fmla="*/ 1635 h 3204"/>
                                <a:gd name="T44" fmla="+- 0 4645 3506"/>
                                <a:gd name="T45" fmla="*/ T44 w 5073"/>
                                <a:gd name="T46" fmla="+- 0 1746 112"/>
                                <a:gd name="T47" fmla="*/ 1746 h 3204"/>
                                <a:gd name="T48" fmla="+- 0 4697 3506"/>
                                <a:gd name="T49" fmla="*/ T48 w 5073"/>
                                <a:gd name="T50" fmla="+- 0 1844 112"/>
                                <a:gd name="T51" fmla="*/ 1844 h 3204"/>
                                <a:gd name="T52" fmla="+- 0 4749 3506"/>
                                <a:gd name="T53" fmla="*/ T52 w 5073"/>
                                <a:gd name="T54" fmla="+- 0 1934 112"/>
                                <a:gd name="T55" fmla="*/ 1934 h 3204"/>
                                <a:gd name="T56" fmla="+- 0 4801 3506"/>
                                <a:gd name="T57" fmla="*/ T56 w 5073"/>
                                <a:gd name="T58" fmla="+- 0 2015 112"/>
                                <a:gd name="T59" fmla="*/ 2015 h 3204"/>
                                <a:gd name="T60" fmla="+- 0 4852 3506"/>
                                <a:gd name="T61" fmla="*/ T60 w 5073"/>
                                <a:gd name="T62" fmla="+- 0 2088 112"/>
                                <a:gd name="T63" fmla="*/ 2088 h 3204"/>
                                <a:gd name="T64" fmla="+- 0 4904 3506"/>
                                <a:gd name="T65" fmla="*/ T64 w 5073"/>
                                <a:gd name="T66" fmla="+- 0 2156 112"/>
                                <a:gd name="T67" fmla="*/ 2156 h 3204"/>
                                <a:gd name="T68" fmla="+- 0 4956 3506"/>
                                <a:gd name="T69" fmla="*/ T68 w 5073"/>
                                <a:gd name="T70" fmla="+- 0 2218 112"/>
                                <a:gd name="T71" fmla="*/ 2218 h 3204"/>
                                <a:gd name="T72" fmla="+- 0 5008 3506"/>
                                <a:gd name="T73" fmla="*/ T72 w 5073"/>
                                <a:gd name="T74" fmla="+- 0 2274 112"/>
                                <a:gd name="T75" fmla="*/ 2274 h 3204"/>
                                <a:gd name="T76" fmla="+- 0 5059 3506"/>
                                <a:gd name="T77" fmla="*/ T76 w 5073"/>
                                <a:gd name="T78" fmla="+- 0 2327 112"/>
                                <a:gd name="T79" fmla="*/ 2327 h 3204"/>
                                <a:gd name="T80" fmla="+- 0 5111 3506"/>
                                <a:gd name="T81" fmla="*/ T80 w 5073"/>
                                <a:gd name="T82" fmla="+- 0 2376 112"/>
                                <a:gd name="T83" fmla="*/ 2376 h 3204"/>
                                <a:gd name="T84" fmla="+- 0 5163 3506"/>
                                <a:gd name="T85" fmla="*/ T84 w 5073"/>
                                <a:gd name="T86" fmla="+- 0 2422 112"/>
                                <a:gd name="T87" fmla="*/ 2422 h 3204"/>
                                <a:gd name="T88" fmla="+- 0 5215 3506"/>
                                <a:gd name="T89" fmla="*/ T88 w 5073"/>
                                <a:gd name="T90" fmla="+- 0 2464 112"/>
                                <a:gd name="T91" fmla="*/ 2464 h 3204"/>
                                <a:gd name="T92" fmla="+- 0 5266 3506"/>
                                <a:gd name="T93" fmla="*/ T92 w 5073"/>
                                <a:gd name="T94" fmla="+- 0 2504 112"/>
                                <a:gd name="T95" fmla="*/ 2504 h 3204"/>
                                <a:gd name="T96" fmla="+- 0 5318 3506"/>
                                <a:gd name="T97" fmla="*/ T96 w 5073"/>
                                <a:gd name="T98" fmla="+- 0 2541 112"/>
                                <a:gd name="T99" fmla="*/ 2541 h 3204"/>
                                <a:gd name="T100" fmla="+- 0 5370 3506"/>
                                <a:gd name="T101" fmla="*/ T100 w 5073"/>
                                <a:gd name="T102" fmla="+- 0 2576 112"/>
                                <a:gd name="T103" fmla="*/ 2576 h 3204"/>
                                <a:gd name="T104" fmla="+- 0 5422 3506"/>
                                <a:gd name="T105" fmla="*/ T104 w 5073"/>
                                <a:gd name="T106" fmla="+- 0 2608 112"/>
                                <a:gd name="T107" fmla="*/ 2608 h 3204"/>
                                <a:gd name="T108" fmla="+- 0 5474 3506"/>
                                <a:gd name="T109" fmla="*/ T108 w 5073"/>
                                <a:gd name="T110" fmla="+- 0 2640 112"/>
                                <a:gd name="T111" fmla="*/ 2640 h 3204"/>
                                <a:gd name="T112" fmla="+- 0 5577 3506"/>
                                <a:gd name="T113" fmla="*/ T112 w 5073"/>
                                <a:gd name="T114" fmla="+- 0 2697 112"/>
                                <a:gd name="T115" fmla="*/ 2697 h 3204"/>
                                <a:gd name="T116" fmla="+- 0 5681 3506"/>
                                <a:gd name="T117" fmla="*/ T116 w 5073"/>
                                <a:gd name="T118" fmla="+- 0 2748 112"/>
                                <a:gd name="T119" fmla="*/ 2748 h 3204"/>
                                <a:gd name="T120" fmla="+- 0 5784 3506"/>
                                <a:gd name="T121" fmla="*/ T120 w 5073"/>
                                <a:gd name="T122" fmla="+- 0 2794 112"/>
                                <a:gd name="T123" fmla="*/ 2794 h 3204"/>
                                <a:gd name="T124" fmla="+- 0 5888 3506"/>
                                <a:gd name="T125" fmla="*/ T124 w 5073"/>
                                <a:gd name="T126" fmla="+- 0 2836 112"/>
                                <a:gd name="T127" fmla="*/ 2836 h 3204"/>
                                <a:gd name="T128" fmla="+- 0 5991 3506"/>
                                <a:gd name="T129" fmla="*/ T128 w 5073"/>
                                <a:gd name="T130" fmla="+- 0 2874 112"/>
                                <a:gd name="T131" fmla="*/ 2874 h 3204"/>
                                <a:gd name="T132" fmla="+- 0 6095 3506"/>
                                <a:gd name="T133" fmla="*/ T132 w 5073"/>
                                <a:gd name="T134" fmla="+- 0 2910 112"/>
                                <a:gd name="T135" fmla="*/ 2910 h 3204"/>
                                <a:gd name="T136" fmla="+- 0 6198 3506"/>
                                <a:gd name="T137" fmla="*/ T136 w 5073"/>
                                <a:gd name="T138" fmla="+- 0 2942 112"/>
                                <a:gd name="T139" fmla="*/ 2942 h 3204"/>
                                <a:gd name="T140" fmla="+- 0 6302 3506"/>
                                <a:gd name="T141" fmla="*/ T140 w 5073"/>
                                <a:gd name="T142" fmla="+- 0 2972 112"/>
                                <a:gd name="T143" fmla="*/ 2972 h 3204"/>
                                <a:gd name="T144" fmla="+- 0 6405 3506"/>
                                <a:gd name="T145" fmla="*/ T144 w 5073"/>
                                <a:gd name="T146" fmla="+- 0 2999 112"/>
                                <a:gd name="T147" fmla="*/ 2999 h 3204"/>
                                <a:gd name="T148" fmla="+- 0 6509 3506"/>
                                <a:gd name="T149" fmla="*/ T148 w 5073"/>
                                <a:gd name="T150" fmla="+- 0 3025 112"/>
                                <a:gd name="T151" fmla="*/ 3025 h 3204"/>
                                <a:gd name="T152" fmla="+- 0 6612 3506"/>
                                <a:gd name="T153" fmla="*/ T152 w 5073"/>
                                <a:gd name="T154" fmla="+- 0 3048 112"/>
                                <a:gd name="T155" fmla="*/ 3048 h 3204"/>
                                <a:gd name="T156" fmla="+- 0 6716 3506"/>
                                <a:gd name="T157" fmla="*/ T156 w 5073"/>
                                <a:gd name="T158" fmla="+- 0 3071 112"/>
                                <a:gd name="T159" fmla="*/ 3071 h 3204"/>
                                <a:gd name="T160" fmla="+- 0 6819 3506"/>
                                <a:gd name="T161" fmla="*/ T160 w 5073"/>
                                <a:gd name="T162" fmla="+- 0 3092 112"/>
                                <a:gd name="T163" fmla="*/ 3092 h 3204"/>
                                <a:gd name="T164" fmla="+- 0 6923 3506"/>
                                <a:gd name="T165" fmla="*/ T164 w 5073"/>
                                <a:gd name="T166" fmla="+- 0 3112 112"/>
                                <a:gd name="T167" fmla="*/ 3112 h 3204"/>
                                <a:gd name="T168" fmla="+- 0 7026 3506"/>
                                <a:gd name="T169" fmla="*/ T168 w 5073"/>
                                <a:gd name="T170" fmla="+- 0 3130 112"/>
                                <a:gd name="T171" fmla="*/ 3130 h 3204"/>
                                <a:gd name="T172" fmla="+- 0 7130 3506"/>
                                <a:gd name="T173" fmla="*/ T172 w 5073"/>
                                <a:gd name="T174" fmla="+- 0 3148 112"/>
                                <a:gd name="T175" fmla="*/ 3148 h 3204"/>
                                <a:gd name="T176" fmla="+- 0 7234 3506"/>
                                <a:gd name="T177" fmla="*/ T176 w 5073"/>
                                <a:gd name="T178" fmla="+- 0 3164 112"/>
                                <a:gd name="T179" fmla="*/ 3164 h 3204"/>
                                <a:gd name="T180" fmla="+- 0 7337 3506"/>
                                <a:gd name="T181" fmla="*/ T180 w 5073"/>
                                <a:gd name="T182" fmla="+- 0 3180 112"/>
                                <a:gd name="T183" fmla="*/ 3180 h 3204"/>
                                <a:gd name="T184" fmla="+- 0 7441 3506"/>
                                <a:gd name="T185" fmla="*/ T184 w 5073"/>
                                <a:gd name="T186" fmla="+- 0 3194 112"/>
                                <a:gd name="T187" fmla="*/ 3194 h 3204"/>
                                <a:gd name="T188" fmla="+- 0 7544 3506"/>
                                <a:gd name="T189" fmla="*/ T188 w 5073"/>
                                <a:gd name="T190" fmla="+- 0 3208 112"/>
                                <a:gd name="T191" fmla="*/ 3208 h 3204"/>
                                <a:gd name="T192" fmla="+- 0 7648 3506"/>
                                <a:gd name="T193" fmla="*/ T192 w 5073"/>
                                <a:gd name="T194" fmla="+- 0 3221 112"/>
                                <a:gd name="T195" fmla="*/ 3221 h 3204"/>
                                <a:gd name="T196" fmla="+- 0 7751 3506"/>
                                <a:gd name="T197" fmla="*/ T196 w 5073"/>
                                <a:gd name="T198" fmla="+- 0 3234 112"/>
                                <a:gd name="T199" fmla="*/ 3234 h 3204"/>
                                <a:gd name="T200" fmla="+- 0 7855 3506"/>
                                <a:gd name="T201" fmla="*/ T200 w 5073"/>
                                <a:gd name="T202" fmla="+- 0 3245 112"/>
                                <a:gd name="T203" fmla="*/ 3245 h 3204"/>
                                <a:gd name="T204" fmla="+- 0 7958 3506"/>
                                <a:gd name="T205" fmla="*/ T204 w 5073"/>
                                <a:gd name="T206" fmla="+- 0 3257 112"/>
                                <a:gd name="T207" fmla="*/ 3257 h 3204"/>
                                <a:gd name="T208" fmla="+- 0 8062 3506"/>
                                <a:gd name="T209" fmla="*/ T208 w 5073"/>
                                <a:gd name="T210" fmla="+- 0 3268 112"/>
                                <a:gd name="T211" fmla="*/ 3268 h 3204"/>
                                <a:gd name="T212" fmla="+- 0 8165 3506"/>
                                <a:gd name="T213" fmla="*/ T212 w 5073"/>
                                <a:gd name="T214" fmla="+- 0 3278 112"/>
                                <a:gd name="T215" fmla="*/ 3278 h 3204"/>
                                <a:gd name="T216" fmla="+- 0 8269 3506"/>
                                <a:gd name="T217" fmla="*/ T216 w 5073"/>
                                <a:gd name="T218" fmla="+- 0 3288 112"/>
                                <a:gd name="T219" fmla="*/ 3288 h 3204"/>
                                <a:gd name="T220" fmla="+- 0 8372 3506"/>
                                <a:gd name="T221" fmla="*/ T220 w 5073"/>
                                <a:gd name="T222" fmla="+- 0 3298 112"/>
                                <a:gd name="T223" fmla="*/ 3298 h 3204"/>
                                <a:gd name="T224" fmla="+- 0 8476 3506"/>
                                <a:gd name="T225" fmla="*/ T224 w 5073"/>
                                <a:gd name="T226" fmla="+- 0 3307 112"/>
                                <a:gd name="T227" fmla="*/ 3307 h 3204"/>
                                <a:gd name="T228" fmla="+- 0 8528 3506"/>
                                <a:gd name="T229" fmla="*/ T228 w 5073"/>
                                <a:gd name="T230" fmla="+- 0 3311 112"/>
                                <a:gd name="T231" fmla="*/ 3311 h 3204"/>
                                <a:gd name="T232" fmla="+- 0 8579 3506"/>
                                <a:gd name="T233" fmla="*/ T232 w 5073"/>
                                <a:gd name="T234" fmla="+- 0 3316 112"/>
                                <a:gd name="T235" fmla="*/ 3316 h 3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073" h="3204">
                                  <a:moveTo>
                                    <a:pt x="0" y="0"/>
                                  </a:moveTo>
                                  <a:lnTo>
                                    <a:pt x="0" y="0"/>
                                  </a:lnTo>
                                  <a:lnTo>
                                    <a:pt x="673" y="0"/>
                                  </a:lnTo>
                                  <a:lnTo>
                                    <a:pt x="725" y="135"/>
                                  </a:lnTo>
                                  <a:lnTo>
                                    <a:pt x="777" y="442"/>
                                  </a:lnTo>
                                  <a:lnTo>
                                    <a:pt x="829" y="697"/>
                                  </a:lnTo>
                                  <a:lnTo>
                                    <a:pt x="880" y="913"/>
                                  </a:lnTo>
                                  <a:lnTo>
                                    <a:pt x="932" y="1098"/>
                                  </a:lnTo>
                                  <a:lnTo>
                                    <a:pt x="984" y="1258"/>
                                  </a:lnTo>
                                  <a:lnTo>
                                    <a:pt x="1036" y="1399"/>
                                  </a:lnTo>
                                  <a:lnTo>
                                    <a:pt x="1088" y="1523"/>
                                  </a:lnTo>
                                  <a:lnTo>
                                    <a:pt x="1139" y="1634"/>
                                  </a:lnTo>
                                  <a:lnTo>
                                    <a:pt x="1191" y="1732"/>
                                  </a:lnTo>
                                  <a:lnTo>
                                    <a:pt x="1243" y="1822"/>
                                  </a:lnTo>
                                  <a:lnTo>
                                    <a:pt x="1295" y="1903"/>
                                  </a:lnTo>
                                  <a:lnTo>
                                    <a:pt x="1346" y="1976"/>
                                  </a:lnTo>
                                  <a:lnTo>
                                    <a:pt x="1398" y="2044"/>
                                  </a:lnTo>
                                  <a:lnTo>
                                    <a:pt x="1450" y="2106"/>
                                  </a:lnTo>
                                  <a:lnTo>
                                    <a:pt x="1502" y="2162"/>
                                  </a:lnTo>
                                  <a:lnTo>
                                    <a:pt x="1553" y="2215"/>
                                  </a:lnTo>
                                  <a:lnTo>
                                    <a:pt x="1605" y="2264"/>
                                  </a:lnTo>
                                  <a:lnTo>
                                    <a:pt x="1657" y="2310"/>
                                  </a:lnTo>
                                  <a:lnTo>
                                    <a:pt x="1709" y="2352"/>
                                  </a:lnTo>
                                  <a:lnTo>
                                    <a:pt x="1760" y="2392"/>
                                  </a:lnTo>
                                  <a:lnTo>
                                    <a:pt x="1812" y="2429"/>
                                  </a:lnTo>
                                  <a:lnTo>
                                    <a:pt x="1864" y="2464"/>
                                  </a:lnTo>
                                  <a:lnTo>
                                    <a:pt x="1916" y="2496"/>
                                  </a:lnTo>
                                  <a:lnTo>
                                    <a:pt x="1968" y="2528"/>
                                  </a:lnTo>
                                  <a:lnTo>
                                    <a:pt x="2071" y="2585"/>
                                  </a:lnTo>
                                  <a:lnTo>
                                    <a:pt x="2175" y="2636"/>
                                  </a:lnTo>
                                  <a:lnTo>
                                    <a:pt x="2278" y="2682"/>
                                  </a:lnTo>
                                  <a:lnTo>
                                    <a:pt x="2382" y="2724"/>
                                  </a:lnTo>
                                  <a:lnTo>
                                    <a:pt x="2485" y="2762"/>
                                  </a:lnTo>
                                  <a:lnTo>
                                    <a:pt x="2589" y="2798"/>
                                  </a:lnTo>
                                  <a:lnTo>
                                    <a:pt x="2692" y="2830"/>
                                  </a:lnTo>
                                  <a:lnTo>
                                    <a:pt x="2796" y="2860"/>
                                  </a:lnTo>
                                  <a:lnTo>
                                    <a:pt x="2899" y="2887"/>
                                  </a:lnTo>
                                  <a:lnTo>
                                    <a:pt x="3003" y="2913"/>
                                  </a:lnTo>
                                  <a:lnTo>
                                    <a:pt x="3106" y="2936"/>
                                  </a:lnTo>
                                  <a:lnTo>
                                    <a:pt x="3210" y="2959"/>
                                  </a:lnTo>
                                  <a:lnTo>
                                    <a:pt x="3313" y="2980"/>
                                  </a:lnTo>
                                  <a:lnTo>
                                    <a:pt x="3417" y="3000"/>
                                  </a:lnTo>
                                  <a:lnTo>
                                    <a:pt x="3520" y="3018"/>
                                  </a:lnTo>
                                  <a:lnTo>
                                    <a:pt x="3624" y="3036"/>
                                  </a:lnTo>
                                  <a:lnTo>
                                    <a:pt x="3728" y="3052"/>
                                  </a:lnTo>
                                  <a:lnTo>
                                    <a:pt x="3831" y="3068"/>
                                  </a:lnTo>
                                  <a:lnTo>
                                    <a:pt x="3935" y="3082"/>
                                  </a:lnTo>
                                  <a:lnTo>
                                    <a:pt x="4038" y="3096"/>
                                  </a:lnTo>
                                  <a:lnTo>
                                    <a:pt x="4142" y="3109"/>
                                  </a:lnTo>
                                  <a:lnTo>
                                    <a:pt x="4245" y="3122"/>
                                  </a:lnTo>
                                  <a:lnTo>
                                    <a:pt x="4349" y="3133"/>
                                  </a:lnTo>
                                  <a:lnTo>
                                    <a:pt x="4452" y="3145"/>
                                  </a:lnTo>
                                  <a:lnTo>
                                    <a:pt x="4556" y="3156"/>
                                  </a:lnTo>
                                  <a:lnTo>
                                    <a:pt x="4659" y="3166"/>
                                  </a:lnTo>
                                  <a:lnTo>
                                    <a:pt x="4763" y="3176"/>
                                  </a:lnTo>
                                  <a:lnTo>
                                    <a:pt x="4866" y="3186"/>
                                  </a:lnTo>
                                  <a:lnTo>
                                    <a:pt x="4970" y="3195"/>
                                  </a:lnTo>
                                  <a:lnTo>
                                    <a:pt x="5022" y="3199"/>
                                  </a:lnTo>
                                  <a:lnTo>
                                    <a:pt x="5073" y="3204"/>
                                  </a:lnTo>
                                </a:path>
                              </a:pathLst>
                            </a:custGeom>
                            <a:noFill/>
                            <a:ln w="1587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docshape98"/>
                          <wps:cNvSpPr>
                            <a:spLocks/>
                          </wps:cNvSpPr>
                          <wps:spPr bwMode="auto">
                            <a:xfrm>
                              <a:off x="3506" y="112"/>
                              <a:ext cx="5073" cy="3295"/>
                            </a:xfrm>
                            <a:custGeom>
                              <a:avLst/>
                              <a:gdLst>
                                <a:gd name="T0" fmla="+- 0 3506 3506"/>
                                <a:gd name="T1" fmla="*/ T0 w 5073"/>
                                <a:gd name="T2" fmla="+- 0 112 112"/>
                                <a:gd name="T3" fmla="*/ 112 h 3295"/>
                                <a:gd name="T4" fmla="+- 0 3506 3506"/>
                                <a:gd name="T5" fmla="*/ T4 w 5073"/>
                                <a:gd name="T6" fmla="+- 0 112 112"/>
                                <a:gd name="T7" fmla="*/ 112 h 3295"/>
                                <a:gd name="T8" fmla="+- 0 3921 3506"/>
                                <a:gd name="T9" fmla="*/ T8 w 5073"/>
                                <a:gd name="T10" fmla="+- 0 112 112"/>
                                <a:gd name="T11" fmla="*/ 112 h 3295"/>
                                <a:gd name="T12" fmla="+- 0 3972 3506"/>
                                <a:gd name="T13" fmla="*/ T12 w 5073"/>
                                <a:gd name="T14" fmla="+- 0 399 112"/>
                                <a:gd name="T15" fmla="*/ 399 h 3295"/>
                                <a:gd name="T16" fmla="+- 0 4024 3506"/>
                                <a:gd name="T17" fmla="*/ T16 w 5073"/>
                                <a:gd name="T18" fmla="+- 0 806 112"/>
                                <a:gd name="T19" fmla="*/ 806 h 3295"/>
                                <a:gd name="T20" fmla="+- 0 4076 3506"/>
                                <a:gd name="T21" fmla="*/ T20 w 5073"/>
                                <a:gd name="T22" fmla="+- 0 1120 112"/>
                                <a:gd name="T23" fmla="*/ 1120 h 3295"/>
                                <a:gd name="T24" fmla="+- 0 4128 3506"/>
                                <a:gd name="T25" fmla="*/ T24 w 5073"/>
                                <a:gd name="T26" fmla="+- 0 1369 112"/>
                                <a:gd name="T27" fmla="*/ 1369 h 3295"/>
                                <a:gd name="T28" fmla="+- 0 4179 3506"/>
                                <a:gd name="T29" fmla="*/ T28 w 5073"/>
                                <a:gd name="T30" fmla="+- 0 1571 112"/>
                                <a:gd name="T31" fmla="*/ 1571 h 3295"/>
                                <a:gd name="T32" fmla="+- 0 4231 3506"/>
                                <a:gd name="T33" fmla="*/ T32 w 5073"/>
                                <a:gd name="T34" fmla="+- 0 1740 112"/>
                                <a:gd name="T35" fmla="*/ 1740 h 3295"/>
                                <a:gd name="T36" fmla="+- 0 4283 3506"/>
                                <a:gd name="T37" fmla="*/ T36 w 5073"/>
                                <a:gd name="T38" fmla="+- 0 1881 112"/>
                                <a:gd name="T39" fmla="*/ 1881 h 3295"/>
                                <a:gd name="T40" fmla="+- 0 4335 3506"/>
                                <a:gd name="T41" fmla="*/ T40 w 5073"/>
                                <a:gd name="T42" fmla="+- 0 2003 112"/>
                                <a:gd name="T43" fmla="*/ 2003 h 3295"/>
                                <a:gd name="T44" fmla="+- 0 4386 3506"/>
                                <a:gd name="T45" fmla="*/ T44 w 5073"/>
                                <a:gd name="T46" fmla="+- 0 2108 112"/>
                                <a:gd name="T47" fmla="*/ 2108 h 3295"/>
                                <a:gd name="T48" fmla="+- 0 4438 3506"/>
                                <a:gd name="T49" fmla="*/ T48 w 5073"/>
                                <a:gd name="T50" fmla="+- 0 2200 112"/>
                                <a:gd name="T51" fmla="*/ 2200 h 3295"/>
                                <a:gd name="T52" fmla="+- 0 4490 3506"/>
                                <a:gd name="T53" fmla="*/ T52 w 5073"/>
                                <a:gd name="T54" fmla="+- 0 2281 112"/>
                                <a:gd name="T55" fmla="*/ 2281 h 3295"/>
                                <a:gd name="T56" fmla="+- 0 4542 3506"/>
                                <a:gd name="T57" fmla="*/ T56 w 5073"/>
                                <a:gd name="T58" fmla="+- 0 2353 112"/>
                                <a:gd name="T59" fmla="*/ 2353 h 3295"/>
                                <a:gd name="T60" fmla="+- 0 4594 3506"/>
                                <a:gd name="T61" fmla="*/ T60 w 5073"/>
                                <a:gd name="T62" fmla="+- 0 2418 112"/>
                                <a:gd name="T63" fmla="*/ 2418 h 3295"/>
                                <a:gd name="T64" fmla="+- 0 4645 3506"/>
                                <a:gd name="T65" fmla="*/ T64 w 5073"/>
                                <a:gd name="T66" fmla="+- 0 2476 112"/>
                                <a:gd name="T67" fmla="*/ 2476 h 3295"/>
                                <a:gd name="T68" fmla="+- 0 4697 3506"/>
                                <a:gd name="T69" fmla="*/ T68 w 5073"/>
                                <a:gd name="T70" fmla="+- 0 2529 112"/>
                                <a:gd name="T71" fmla="*/ 2529 h 3295"/>
                                <a:gd name="T72" fmla="+- 0 4749 3506"/>
                                <a:gd name="T73" fmla="*/ T72 w 5073"/>
                                <a:gd name="T74" fmla="+- 0 2576 112"/>
                                <a:gd name="T75" fmla="*/ 2576 h 3295"/>
                                <a:gd name="T76" fmla="+- 0 4801 3506"/>
                                <a:gd name="T77" fmla="*/ T76 w 5073"/>
                                <a:gd name="T78" fmla="+- 0 2621 112"/>
                                <a:gd name="T79" fmla="*/ 2621 h 3295"/>
                                <a:gd name="T80" fmla="+- 0 4852 3506"/>
                                <a:gd name="T81" fmla="*/ T80 w 5073"/>
                                <a:gd name="T82" fmla="+- 0 2661 112"/>
                                <a:gd name="T83" fmla="*/ 2661 h 3295"/>
                                <a:gd name="T84" fmla="+- 0 4904 3506"/>
                                <a:gd name="T85" fmla="*/ T84 w 5073"/>
                                <a:gd name="T86" fmla="+- 0 2699 112"/>
                                <a:gd name="T87" fmla="*/ 2699 h 3295"/>
                                <a:gd name="T88" fmla="+- 0 4956 3506"/>
                                <a:gd name="T89" fmla="*/ T88 w 5073"/>
                                <a:gd name="T90" fmla="+- 0 2733 112"/>
                                <a:gd name="T91" fmla="*/ 2733 h 3295"/>
                                <a:gd name="T92" fmla="+- 0 5008 3506"/>
                                <a:gd name="T93" fmla="*/ T92 w 5073"/>
                                <a:gd name="T94" fmla="+- 0 2765 112"/>
                                <a:gd name="T95" fmla="*/ 2765 h 3295"/>
                                <a:gd name="T96" fmla="+- 0 5111 3506"/>
                                <a:gd name="T97" fmla="*/ T96 w 5073"/>
                                <a:gd name="T98" fmla="+- 0 2822 112"/>
                                <a:gd name="T99" fmla="*/ 2822 h 3295"/>
                                <a:gd name="T100" fmla="+- 0 5215 3506"/>
                                <a:gd name="T101" fmla="*/ T100 w 5073"/>
                                <a:gd name="T102" fmla="+- 0 2873 112"/>
                                <a:gd name="T103" fmla="*/ 2873 h 3295"/>
                                <a:gd name="T104" fmla="+- 0 5318 3506"/>
                                <a:gd name="T105" fmla="*/ T104 w 5073"/>
                                <a:gd name="T106" fmla="+- 0 2918 112"/>
                                <a:gd name="T107" fmla="*/ 2918 h 3295"/>
                                <a:gd name="T108" fmla="+- 0 5422 3506"/>
                                <a:gd name="T109" fmla="*/ T108 w 5073"/>
                                <a:gd name="T110" fmla="+- 0 2958 112"/>
                                <a:gd name="T111" fmla="*/ 2958 h 3295"/>
                                <a:gd name="T112" fmla="+- 0 5525 3506"/>
                                <a:gd name="T113" fmla="*/ T112 w 5073"/>
                                <a:gd name="T114" fmla="+- 0 2993 112"/>
                                <a:gd name="T115" fmla="*/ 2993 h 3295"/>
                                <a:gd name="T116" fmla="+- 0 5629 3506"/>
                                <a:gd name="T117" fmla="*/ T116 w 5073"/>
                                <a:gd name="T118" fmla="+- 0 3026 112"/>
                                <a:gd name="T119" fmla="*/ 3026 h 3295"/>
                                <a:gd name="T120" fmla="+- 0 5732 3506"/>
                                <a:gd name="T121" fmla="*/ T120 w 5073"/>
                                <a:gd name="T122" fmla="+- 0 3055 112"/>
                                <a:gd name="T123" fmla="*/ 3055 h 3295"/>
                                <a:gd name="T124" fmla="+- 0 5836 3506"/>
                                <a:gd name="T125" fmla="*/ T124 w 5073"/>
                                <a:gd name="T126" fmla="+- 0 3082 112"/>
                                <a:gd name="T127" fmla="*/ 3082 h 3295"/>
                                <a:gd name="T128" fmla="+- 0 5939 3506"/>
                                <a:gd name="T129" fmla="*/ T128 w 5073"/>
                                <a:gd name="T130" fmla="+- 0 3107 112"/>
                                <a:gd name="T131" fmla="*/ 3107 h 3295"/>
                                <a:gd name="T132" fmla="+- 0 6043 3506"/>
                                <a:gd name="T133" fmla="*/ T132 w 5073"/>
                                <a:gd name="T134" fmla="+- 0 3129 112"/>
                                <a:gd name="T135" fmla="*/ 3129 h 3295"/>
                                <a:gd name="T136" fmla="+- 0 6146 3506"/>
                                <a:gd name="T137" fmla="*/ T136 w 5073"/>
                                <a:gd name="T138" fmla="+- 0 3151 112"/>
                                <a:gd name="T139" fmla="*/ 3151 h 3295"/>
                                <a:gd name="T140" fmla="+- 0 6250 3506"/>
                                <a:gd name="T141" fmla="*/ T140 w 5073"/>
                                <a:gd name="T142" fmla="+- 0 3170 112"/>
                                <a:gd name="T143" fmla="*/ 3170 h 3295"/>
                                <a:gd name="T144" fmla="+- 0 6354 3506"/>
                                <a:gd name="T145" fmla="*/ T144 w 5073"/>
                                <a:gd name="T146" fmla="+- 0 3188 112"/>
                                <a:gd name="T147" fmla="*/ 3188 h 3295"/>
                                <a:gd name="T148" fmla="+- 0 6457 3506"/>
                                <a:gd name="T149" fmla="*/ T148 w 5073"/>
                                <a:gd name="T150" fmla="+- 0 3205 112"/>
                                <a:gd name="T151" fmla="*/ 3205 h 3295"/>
                                <a:gd name="T152" fmla="+- 0 6561 3506"/>
                                <a:gd name="T153" fmla="*/ T152 w 5073"/>
                                <a:gd name="T154" fmla="+- 0 3220 112"/>
                                <a:gd name="T155" fmla="*/ 3220 h 3295"/>
                                <a:gd name="T156" fmla="+- 0 6664 3506"/>
                                <a:gd name="T157" fmla="*/ T156 w 5073"/>
                                <a:gd name="T158" fmla="+- 0 3235 112"/>
                                <a:gd name="T159" fmla="*/ 3235 h 3295"/>
                                <a:gd name="T160" fmla="+- 0 6768 3506"/>
                                <a:gd name="T161" fmla="*/ T160 w 5073"/>
                                <a:gd name="T162" fmla="+- 0 3249 112"/>
                                <a:gd name="T163" fmla="*/ 3249 h 3295"/>
                                <a:gd name="T164" fmla="+- 0 6871 3506"/>
                                <a:gd name="T165" fmla="*/ T164 w 5073"/>
                                <a:gd name="T166" fmla="+- 0 3262 112"/>
                                <a:gd name="T167" fmla="*/ 3262 h 3295"/>
                                <a:gd name="T168" fmla="+- 0 6975 3506"/>
                                <a:gd name="T169" fmla="*/ T168 w 5073"/>
                                <a:gd name="T170" fmla="+- 0 3275 112"/>
                                <a:gd name="T171" fmla="*/ 3275 h 3295"/>
                                <a:gd name="T172" fmla="+- 0 7078 3506"/>
                                <a:gd name="T173" fmla="*/ T172 w 5073"/>
                                <a:gd name="T174" fmla="+- 0 3286 112"/>
                                <a:gd name="T175" fmla="*/ 3286 h 3295"/>
                                <a:gd name="T176" fmla="+- 0 7182 3506"/>
                                <a:gd name="T177" fmla="*/ T176 w 5073"/>
                                <a:gd name="T178" fmla="+- 0 3297 112"/>
                                <a:gd name="T179" fmla="*/ 3297 h 3295"/>
                                <a:gd name="T180" fmla="+- 0 7285 3506"/>
                                <a:gd name="T181" fmla="*/ T180 w 5073"/>
                                <a:gd name="T182" fmla="+- 0 3308 112"/>
                                <a:gd name="T183" fmla="*/ 3308 h 3295"/>
                                <a:gd name="T184" fmla="+- 0 7389 3506"/>
                                <a:gd name="T185" fmla="*/ T184 w 5073"/>
                                <a:gd name="T186" fmla="+- 0 3318 112"/>
                                <a:gd name="T187" fmla="*/ 3318 h 3295"/>
                                <a:gd name="T188" fmla="+- 0 7492 3506"/>
                                <a:gd name="T189" fmla="*/ T188 w 5073"/>
                                <a:gd name="T190" fmla="+- 0 3328 112"/>
                                <a:gd name="T191" fmla="*/ 3328 h 3295"/>
                                <a:gd name="T192" fmla="+- 0 7596 3506"/>
                                <a:gd name="T193" fmla="*/ T192 w 5073"/>
                                <a:gd name="T194" fmla="+- 0 3337 112"/>
                                <a:gd name="T195" fmla="*/ 3337 h 3295"/>
                                <a:gd name="T196" fmla="+- 0 7699 3506"/>
                                <a:gd name="T197" fmla="*/ T196 w 5073"/>
                                <a:gd name="T198" fmla="+- 0 3346 112"/>
                                <a:gd name="T199" fmla="*/ 3346 h 3295"/>
                                <a:gd name="T200" fmla="+- 0 7803 3506"/>
                                <a:gd name="T201" fmla="*/ T200 w 5073"/>
                                <a:gd name="T202" fmla="+- 0 3354 112"/>
                                <a:gd name="T203" fmla="*/ 3354 h 3295"/>
                                <a:gd name="T204" fmla="+- 0 7906 3506"/>
                                <a:gd name="T205" fmla="*/ T204 w 5073"/>
                                <a:gd name="T206" fmla="+- 0 3362 112"/>
                                <a:gd name="T207" fmla="*/ 3362 h 3295"/>
                                <a:gd name="T208" fmla="+- 0 8010 3506"/>
                                <a:gd name="T209" fmla="*/ T208 w 5073"/>
                                <a:gd name="T210" fmla="+- 0 3370 112"/>
                                <a:gd name="T211" fmla="*/ 3370 h 3295"/>
                                <a:gd name="T212" fmla="+- 0 8114 3506"/>
                                <a:gd name="T213" fmla="*/ T212 w 5073"/>
                                <a:gd name="T214" fmla="+- 0 3377 112"/>
                                <a:gd name="T215" fmla="*/ 3377 h 3295"/>
                                <a:gd name="T216" fmla="+- 0 8217 3506"/>
                                <a:gd name="T217" fmla="*/ T216 w 5073"/>
                                <a:gd name="T218" fmla="+- 0 3384 112"/>
                                <a:gd name="T219" fmla="*/ 3384 h 3295"/>
                                <a:gd name="T220" fmla="+- 0 8321 3506"/>
                                <a:gd name="T221" fmla="*/ T220 w 5073"/>
                                <a:gd name="T222" fmla="+- 0 3391 112"/>
                                <a:gd name="T223" fmla="*/ 3391 h 3295"/>
                                <a:gd name="T224" fmla="+- 0 8424 3506"/>
                                <a:gd name="T225" fmla="*/ T224 w 5073"/>
                                <a:gd name="T226" fmla="+- 0 3398 112"/>
                                <a:gd name="T227" fmla="*/ 3398 h 3295"/>
                                <a:gd name="T228" fmla="+- 0 8528 3506"/>
                                <a:gd name="T229" fmla="*/ T228 w 5073"/>
                                <a:gd name="T230" fmla="+- 0 3404 112"/>
                                <a:gd name="T231" fmla="*/ 3404 h 3295"/>
                                <a:gd name="T232" fmla="+- 0 8579 3506"/>
                                <a:gd name="T233" fmla="*/ T232 w 5073"/>
                                <a:gd name="T234" fmla="+- 0 3407 112"/>
                                <a:gd name="T235" fmla="*/ 3407 h 3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073" h="3295">
                                  <a:moveTo>
                                    <a:pt x="0" y="0"/>
                                  </a:moveTo>
                                  <a:lnTo>
                                    <a:pt x="0" y="0"/>
                                  </a:lnTo>
                                  <a:lnTo>
                                    <a:pt x="415" y="0"/>
                                  </a:lnTo>
                                  <a:lnTo>
                                    <a:pt x="466" y="287"/>
                                  </a:lnTo>
                                  <a:lnTo>
                                    <a:pt x="518" y="694"/>
                                  </a:lnTo>
                                  <a:lnTo>
                                    <a:pt x="570" y="1008"/>
                                  </a:lnTo>
                                  <a:lnTo>
                                    <a:pt x="622" y="1257"/>
                                  </a:lnTo>
                                  <a:lnTo>
                                    <a:pt x="673" y="1459"/>
                                  </a:lnTo>
                                  <a:lnTo>
                                    <a:pt x="725" y="1628"/>
                                  </a:lnTo>
                                  <a:lnTo>
                                    <a:pt x="777" y="1769"/>
                                  </a:lnTo>
                                  <a:lnTo>
                                    <a:pt x="829" y="1891"/>
                                  </a:lnTo>
                                  <a:lnTo>
                                    <a:pt x="880" y="1996"/>
                                  </a:lnTo>
                                  <a:lnTo>
                                    <a:pt x="932" y="2088"/>
                                  </a:lnTo>
                                  <a:lnTo>
                                    <a:pt x="984" y="2169"/>
                                  </a:lnTo>
                                  <a:lnTo>
                                    <a:pt x="1036" y="2241"/>
                                  </a:lnTo>
                                  <a:lnTo>
                                    <a:pt x="1088" y="2306"/>
                                  </a:lnTo>
                                  <a:lnTo>
                                    <a:pt x="1139" y="2364"/>
                                  </a:lnTo>
                                  <a:lnTo>
                                    <a:pt x="1191" y="2417"/>
                                  </a:lnTo>
                                  <a:lnTo>
                                    <a:pt x="1243" y="2464"/>
                                  </a:lnTo>
                                  <a:lnTo>
                                    <a:pt x="1295" y="2509"/>
                                  </a:lnTo>
                                  <a:lnTo>
                                    <a:pt x="1346" y="2549"/>
                                  </a:lnTo>
                                  <a:lnTo>
                                    <a:pt x="1398" y="2587"/>
                                  </a:lnTo>
                                  <a:lnTo>
                                    <a:pt x="1450" y="2621"/>
                                  </a:lnTo>
                                  <a:lnTo>
                                    <a:pt x="1502" y="2653"/>
                                  </a:lnTo>
                                  <a:lnTo>
                                    <a:pt x="1605" y="2710"/>
                                  </a:lnTo>
                                  <a:lnTo>
                                    <a:pt x="1709" y="2761"/>
                                  </a:lnTo>
                                  <a:lnTo>
                                    <a:pt x="1812" y="2806"/>
                                  </a:lnTo>
                                  <a:lnTo>
                                    <a:pt x="1916" y="2846"/>
                                  </a:lnTo>
                                  <a:lnTo>
                                    <a:pt x="2019" y="2881"/>
                                  </a:lnTo>
                                  <a:lnTo>
                                    <a:pt x="2123" y="2914"/>
                                  </a:lnTo>
                                  <a:lnTo>
                                    <a:pt x="2226" y="2943"/>
                                  </a:lnTo>
                                  <a:lnTo>
                                    <a:pt x="2330" y="2970"/>
                                  </a:lnTo>
                                  <a:lnTo>
                                    <a:pt x="2433" y="2995"/>
                                  </a:lnTo>
                                  <a:lnTo>
                                    <a:pt x="2537" y="3017"/>
                                  </a:lnTo>
                                  <a:lnTo>
                                    <a:pt x="2640" y="3039"/>
                                  </a:lnTo>
                                  <a:lnTo>
                                    <a:pt x="2744" y="3058"/>
                                  </a:lnTo>
                                  <a:lnTo>
                                    <a:pt x="2848" y="3076"/>
                                  </a:lnTo>
                                  <a:lnTo>
                                    <a:pt x="2951" y="3093"/>
                                  </a:lnTo>
                                  <a:lnTo>
                                    <a:pt x="3055" y="3108"/>
                                  </a:lnTo>
                                  <a:lnTo>
                                    <a:pt x="3158" y="3123"/>
                                  </a:lnTo>
                                  <a:lnTo>
                                    <a:pt x="3262" y="3137"/>
                                  </a:lnTo>
                                  <a:lnTo>
                                    <a:pt x="3365" y="3150"/>
                                  </a:lnTo>
                                  <a:lnTo>
                                    <a:pt x="3469" y="3163"/>
                                  </a:lnTo>
                                  <a:lnTo>
                                    <a:pt x="3572" y="3174"/>
                                  </a:lnTo>
                                  <a:lnTo>
                                    <a:pt x="3676" y="3185"/>
                                  </a:lnTo>
                                  <a:lnTo>
                                    <a:pt x="3779" y="3196"/>
                                  </a:lnTo>
                                  <a:lnTo>
                                    <a:pt x="3883" y="3206"/>
                                  </a:lnTo>
                                  <a:lnTo>
                                    <a:pt x="3986" y="3216"/>
                                  </a:lnTo>
                                  <a:lnTo>
                                    <a:pt x="4090" y="3225"/>
                                  </a:lnTo>
                                  <a:lnTo>
                                    <a:pt x="4193" y="3234"/>
                                  </a:lnTo>
                                  <a:lnTo>
                                    <a:pt x="4297" y="3242"/>
                                  </a:lnTo>
                                  <a:lnTo>
                                    <a:pt x="4400" y="3250"/>
                                  </a:lnTo>
                                  <a:lnTo>
                                    <a:pt x="4504" y="3258"/>
                                  </a:lnTo>
                                  <a:lnTo>
                                    <a:pt x="4608" y="3265"/>
                                  </a:lnTo>
                                  <a:lnTo>
                                    <a:pt x="4711" y="3272"/>
                                  </a:lnTo>
                                  <a:lnTo>
                                    <a:pt x="4815" y="3279"/>
                                  </a:lnTo>
                                  <a:lnTo>
                                    <a:pt x="4918" y="3286"/>
                                  </a:lnTo>
                                  <a:lnTo>
                                    <a:pt x="5022" y="3292"/>
                                  </a:lnTo>
                                  <a:lnTo>
                                    <a:pt x="5073" y="3295"/>
                                  </a:lnTo>
                                </a:path>
                              </a:pathLst>
                            </a:custGeom>
                            <a:noFill/>
                            <a:ln w="1587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docshape99"/>
                          <wps:cNvSpPr>
                            <a:spLocks/>
                          </wps:cNvSpPr>
                          <wps:spPr bwMode="auto">
                            <a:xfrm>
                              <a:off x="3252" y="-53"/>
                              <a:ext cx="5581" cy="3625"/>
                            </a:xfrm>
                            <a:custGeom>
                              <a:avLst/>
                              <a:gdLst>
                                <a:gd name="T0" fmla="+- 0 3253 3253"/>
                                <a:gd name="T1" fmla="*/ T0 w 5581"/>
                                <a:gd name="T2" fmla="+- 0 3572 -53"/>
                                <a:gd name="T3" fmla="*/ 3572 h 3625"/>
                                <a:gd name="T4" fmla="+- 0 3253 3253"/>
                                <a:gd name="T5" fmla="*/ T4 w 5581"/>
                                <a:gd name="T6" fmla="+- 0 -53 -53"/>
                                <a:gd name="T7" fmla="*/ -53 h 3625"/>
                                <a:gd name="T8" fmla="+- 0 8833 3253"/>
                                <a:gd name="T9" fmla="*/ T8 w 5581"/>
                                <a:gd name="T10" fmla="+- 0 3572 -53"/>
                                <a:gd name="T11" fmla="*/ 3572 h 3625"/>
                                <a:gd name="T12" fmla="+- 0 8833 3253"/>
                                <a:gd name="T13" fmla="*/ T12 w 5581"/>
                                <a:gd name="T14" fmla="+- 0 -53 -53"/>
                                <a:gd name="T15" fmla="*/ -53 h 3625"/>
                                <a:gd name="T16" fmla="+- 0 3253 3253"/>
                                <a:gd name="T17" fmla="*/ T16 w 5581"/>
                                <a:gd name="T18" fmla="+- 0 3572 -53"/>
                                <a:gd name="T19" fmla="*/ 3572 h 3625"/>
                                <a:gd name="T20" fmla="+- 0 8833 3253"/>
                                <a:gd name="T21" fmla="*/ T20 w 5581"/>
                                <a:gd name="T22" fmla="+- 0 3572 -53"/>
                                <a:gd name="T23" fmla="*/ 3572 h 3625"/>
                                <a:gd name="T24" fmla="+- 0 3253 3253"/>
                                <a:gd name="T25" fmla="*/ T24 w 5581"/>
                                <a:gd name="T26" fmla="+- 0 -53 -53"/>
                                <a:gd name="T27" fmla="*/ -53 h 3625"/>
                                <a:gd name="T28" fmla="+- 0 8833 3253"/>
                                <a:gd name="T29" fmla="*/ T28 w 5581"/>
                                <a:gd name="T30" fmla="+- 0 -53 -53"/>
                                <a:gd name="T31" fmla="*/ -53 h 3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81" h="3625">
                                  <a:moveTo>
                                    <a:pt x="0" y="3625"/>
                                  </a:moveTo>
                                  <a:lnTo>
                                    <a:pt x="0" y="0"/>
                                  </a:lnTo>
                                  <a:moveTo>
                                    <a:pt x="5580" y="3625"/>
                                  </a:moveTo>
                                  <a:lnTo>
                                    <a:pt x="5580" y="0"/>
                                  </a:lnTo>
                                  <a:moveTo>
                                    <a:pt x="0" y="3625"/>
                                  </a:moveTo>
                                  <a:lnTo>
                                    <a:pt x="5580" y="3625"/>
                                  </a:lnTo>
                                  <a:moveTo>
                                    <a:pt x="0" y="0"/>
                                  </a:moveTo>
                                  <a:lnTo>
                                    <a:pt x="5580" y="0"/>
                                  </a:lnTo>
                                </a:path>
                              </a:pathLst>
                            </a:custGeom>
                            <a:noFill/>
                            <a:ln w="84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100"/>
                          <wps:cNvSpPr>
                            <a:spLocks/>
                          </wps:cNvSpPr>
                          <wps:spPr bwMode="auto">
                            <a:xfrm>
                              <a:off x="6764" y="30"/>
                              <a:ext cx="1986" cy="540"/>
                            </a:xfrm>
                            <a:custGeom>
                              <a:avLst/>
                              <a:gdLst>
                                <a:gd name="T0" fmla="+- 0 8716 6764"/>
                                <a:gd name="T1" fmla="*/ T0 w 1986"/>
                                <a:gd name="T2" fmla="+- 0 31 31"/>
                                <a:gd name="T3" fmla="*/ 31 h 540"/>
                                <a:gd name="T4" fmla="+- 0 6798 6764"/>
                                <a:gd name="T5" fmla="*/ T4 w 1986"/>
                                <a:gd name="T6" fmla="+- 0 31 31"/>
                                <a:gd name="T7" fmla="*/ 31 h 540"/>
                                <a:gd name="T8" fmla="+- 0 6783 6764"/>
                                <a:gd name="T9" fmla="*/ T8 w 1986"/>
                                <a:gd name="T10" fmla="+- 0 33 31"/>
                                <a:gd name="T11" fmla="*/ 33 h 540"/>
                                <a:gd name="T12" fmla="+- 0 6773 6764"/>
                                <a:gd name="T13" fmla="*/ T12 w 1986"/>
                                <a:gd name="T14" fmla="+- 0 39 31"/>
                                <a:gd name="T15" fmla="*/ 39 h 540"/>
                                <a:gd name="T16" fmla="+- 0 6767 6764"/>
                                <a:gd name="T17" fmla="*/ T16 w 1986"/>
                                <a:gd name="T18" fmla="+- 0 50 31"/>
                                <a:gd name="T19" fmla="*/ 50 h 540"/>
                                <a:gd name="T20" fmla="+- 0 6764 6764"/>
                                <a:gd name="T21" fmla="*/ T20 w 1986"/>
                                <a:gd name="T22" fmla="+- 0 64 31"/>
                                <a:gd name="T23" fmla="*/ 64 h 540"/>
                                <a:gd name="T24" fmla="+- 0 6764 6764"/>
                                <a:gd name="T25" fmla="*/ T24 w 1986"/>
                                <a:gd name="T26" fmla="+- 0 537 31"/>
                                <a:gd name="T27" fmla="*/ 537 h 540"/>
                                <a:gd name="T28" fmla="+- 0 6767 6764"/>
                                <a:gd name="T29" fmla="*/ T28 w 1986"/>
                                <a:gd name="T30" fmla="+- 0 551 31"/>
                                <a:gd name="T31" fmla="*/ 551 h 540"/>
                                <a:gd name="T32" fmla="+- 0 6773 6764"/>
                                <a:gd name="T33" fmla="*/ T32 w 1986"/>
                                <a:gd name="T34" fmla="+- 0 562 31"/>
                                <a:gd name="T35" fmla="*/ 562 h 540"/>
                                <a:gd name="T36" fmla="+- 0 6783 6764"/>
                                <a:gd name="T37" fmla="*/ T36 w 1986"/>
                                <a:gd name="T38" fmla="+- 0 568 31"/>
                                <a:gd name="T39" fmla="*/ 568 h 540"/>
                                <a:gd name="T40" fmla="+- 0 6798 6764"/>
                                <a:gd name="T41" fmla="*/ T40 w 1986"/>
                                <a:gd name="T42" fmla="+- 0 570 31"/>
                                <a:gd name="T43" fmla="*/ 570 h 540"/>
                                <a:gd name="T44" fmla="+- 0 8716 6764"/>
                                <a:gd name="T45" fmla="*/ T44 w 1986"/>
                                <a:gd name="T46" fmla="+- 0 570 31"/>
                                <a:gd name="T47" fmla="*/ 570 h 540"/>
                                <a:gd name="T48" fmla="+- 0 8731 6764"/>
                                <a:gd name="T49" fmla="*/ T48 w 1986"/>
                                <a:gd name="T50" fmla="+- 0 568 31"/>
                                <a:gd name="T51" fmla="*/ 568 h 540"/>
                                <a:gd name="T52" fmla="+- 0 8741 6764"/>
                                <a:gd name="T53" fmla="*/ T52 w 1986"/>
                                <a:gd name="T54" fmla="+- 0 562 31"/>
                                <a:gd name="T55" fmla="*/ 562 h 540"/>
                                <a:gd name="T56" fmla="+- 0 8748 6764"/>
                                <a:gd name="T57" fmla="*/ T56 w 1986"/>
                                <a:gd name="T58" fmla="+- 0 551 31"/>
                                <a:gd name="T59" fmla="*/ 551 h 540"/>
                                <a:gd name="T60" fmla="+- 0 8750 6764"/>
                                <a:gd name="T61" fmla="*/ T60 w 1986"/>
                                <a:gd name="T62" fmla="+- 0 537 31"/>
                                <a:gd name="T63" fmla="*/ 537 h 540"/>
                                <a:gd name="T64" fmla="+- 0 8750 6764"/>
                                <a:gd name="T65" fmla="*/ T64 w 1986"/>
                                <a:gd name="T66" fmla="+- 0 64 31"/>
                                <a:gd name="T67" fmla="*/ 64 h 540"/>
                                <a:gd name="T68" fmla="+- 0 8748 6764"/>
                                <a:gd name="T69" fmla="*/ T68 w 1986"/>
                                <a:gd name="T70" fmla="+- 0 50 31"/>
                                <a:gd name="T71" fmla="*/ 50 h 540"/>
                                <a:gd name="T72" fmla="+- 0 8741 6764"/>
                                <a:gd name="T73" fmla="*/ T72 w 1986"/>
                                <a:gd name="T74" fmla="+- 0 39 31"/>
                                <a:gd name="T75" fmla="*/ 39 h 540"/>
                                <a:gd name="T76" fmla="+- 0 8731 6764"/>
                                <a:gd name="T77" fmla="*/ T76 w 1986"/>
                                <a:gd name="T78" fmla="+- 0 33 31"/>
                                <a:gd name="T79" fmla="*/ 33 h 540"/>
                                <a:gd name="T80" fmla="+- 0 8716 6764"/>
                                <a:gd name="T81" fmla="*/ T80 w 1986"/>
                                <a:gd name="T82" fmla="+- 0 31 31"/>
                                <a:gd name="T83" fmla="*/ 3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6" h="540">
                                  <a:moveTo>
                                    <a:pt x="1952" y="0"/>
                                  </a:moveTo>
                                  <a:lnTo>
                                    <a:pt x="34" y="0"/>
                                  </a:lnTo>
                                  <a:lnTo>
                                    <a:pt x="19" y="2"/>
                                  </a:lnTo>
                                  <a:lnTo>
                                    <a:pt x="9" y="8"/>
                                  </a:lnTo>
                                  <a:lnTo>
                                    <a:pt x="3" y="19"/>
                                  </a:lnTo>
                                  <a:lnTo>
                                    <a:pt x="0" y="33"/>
                                  </a:lnTo>
                                  <a:lnTo>
                                    <a:pt x="0" y="506"/>
                                  </a:lnTo>
                                  <a:lnTo>
                                    <a:pt x="3" y="520"/>
                                  </a:lnTo>
                                  <a:lnTo>
                                    <a:pt x="9" y="531"/>
                                  </a:lnTo>
                                  <a:lnTo>
                                    <a:pt x="19" y="537"/>
                                  </a:lnTo>
                                  <a:lnTo>
                                    <a:pt x="34" y="539"/>
                                  </a:lnTo>
                                  <a:lnTo>
                                    <a:pt x="1952" y="539"/>
                                  </a:lnTo>
                                  <a:lnTo>
                                    <a:pt x="1967" y="537"/>
                                  </a:lnTo>
                                  <a:lnTo>
                                    <a:pt x="1977" y="531"/>
                                  </a:lnTo>
                                  <a:lnTo>
                                    <a:pt x="1984" y="520"/>
                                  </a:lnTo>
                                  <a:lnTo>
                                    <a:pt x="1986" y="506"/>
                                  </a:lnTo>
                                  <a:lnTo>
                                    <a:pt x="1986" y="33"/>
                                  </a:lnTo>
                                  <a:lnTo>
                                    <a:pt x="1984" y="19"/>
                                  </a:lnTo>
                                  <a:lnTo>
                                    <a:pt x="1977" y="8"/>
                                  </a:lnTo>
                                  <a:lnTo>
                                    <a:pt x="1967" y="2"/>
                                  </a:lnTo>
                                  <a:lnTo>
                                    <a:pt x="1952"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101"/>
                          <wps:cNvSpPr>
                            <a:spLocks/>
                          </wps:cNvSpPr>
                          <wps:spPr bwMode="auto">
                            <a:xfrm>
                              <a:off x="6764" y="30"/>
                              <a:ext cx="1986" cy="540"/>
                            </a:xfrm>
                            <a:custGeom>
                              <a:avLst/>
                              <a:gdLst>
                                <a:gd name="T0" fmla="+- 0 6798 6764"/>
                                <a:gd name="T1" fmla="*/ T0 w 1986"/>
                                <a:gd name="T2" fmla="+- 0 570 31"/>
                                <a:gd name="T3" fmla="*/ 570 h 540"/>
                                <a:gd name="T4" fmla="+- 0 8716 6764"/>
                                <a:gd name="T5" fmla="*/ T4 w 1986"/>
                                <a:gd name="T6" fmla="+- 0 570 31"/>
                                <a:gd name="T7" fmla="*/ 570 h 540"/>
                                <a:gd name="T8" fmla="+- 0 8731 6764"/>
                                <a:gd name="T9" fmla="*/ T8 w 1986"/>
                                <a:gd name="T10" fmla="+- 0 568 31"/>
                                <a:gd name="T11" fmla="*/ 568 h 540"/>
                                <a:gd name="T12" fmla="+- 0 8741 6764"/>
                                <a:gd name="T13" fmla="*/ T12 w 1986"/>
                                <a:gd name="T14" fmla="+- 0 562 31"/>
                                <a:gd name="T15" fmla="*/ 562 h 540"/>
                                <a:gd name="T16" fmla="+- 0 8748 6764"/>
                                <a:gd name="T17" fmla="*/ T16 w 1986"/>
                                <a:gd name="T18" fmla="+- 0 551 31"/>
                                <a:gd name="T19" fmla="*/ 551 h 540"/>
                                <a:gd name="T20" fmla="+- 0 8750 6764"/>
                                <a:gd name="T21" fmla="*/ T20 w 1986"/>
                                <a:gd name="T22" fmla="+- 0 537 31"/>
                                <a:gd name="T23" fmla="*/ 537 h 540"/>
                                <a:gd name="T24" fmla="+- 0 8750 6764"/>
                                <a:gd name="T25" fmla="*/ T24 w 1986"/>
                                <a:gd name="T26" fmla="+- 0 64 31"/>
                                <a:gd name="T27" fmla="*/ 64 h 540"/>
                                <a:gd name="T28" fmla="+- 0 8748 6764"/>
                                <a:gd name="T29" fmla="*/ T28 w 1986"/>
                                <a:gd name="T30" fmla="+- 0 50 31"/>
                                <a:gd name="T31" fmla="*/ 50 h 540"/>
                                <a:gd name="T32" fmla="+- 0 8741 6764"/>
                                <a:gd name="T33" fmla="*/ T32 w 1986"/>
                                <a:gd name="T34" fmla="+- 0 39 31"/>
                                <a:gd name="T35" fmla="*/ 39 h 540"/>
                                <a:gd name="T36" fmla="+- 0 8731 6764"/>
                                <a:gd name="T37" fmla="*/ T36 w 1986"/>
                                <a:gd name="T38" fmla="+- 0 33 31"/>
                                <a:gd name="T39" fmla="*/ 33 h 540"/>
                                <a:gd name="T40" fmla="+- 0 8716 6764"/>
                                <a:gd name="T41" fmla="*/ T40 w 1986"/>
                                <a:gd name="T42" fmla="+- 0 31 31"/>
                                <a:gd name="T43" fmla="*/ 31 h 540"/>
                                <a:gd name="T44" fmla="+- 0 6798 6764"/>
                                <a:gd name="T45" fmla="*/ T44 w 1986"/>
                                <a:gd name="T46" fmla="+- 0 31 31"/>
                                <a:gd name="T47" fmla="*/ 31 h 540"/>
                                <a:gd name="T48" fmla="+- 0 6783 6764"/>
                                <a:gd name="T49" fmla="*/ T48 w 1986"/>
                                <a:gd name="T50" fmla="+- 0 33 31"/>
                                <a:gd name="T51" fmla="*/ 33 h 540"/>
                                <a:gd name="T52" fmla="+- 0 6773 6764"/>
                                <a:gd name="T53" fmla="*/ T52 w 1986"/>
                                <a:gd name="T54" fmla="+- 0 39 31"/>
                                <a:gd name="T55" fmla="*/ 39 h 540"/>
                                <a:gd name="T56" fmla="+- 0 6767 6764"/>
                                <a:gd name="T57" fmla="*/ T56 w 1986"/>
                                <a:gd name="T58" fmla="+- 0 50 31"/>
                                <a:gd name="T59" fmla="*/ 50 h 540"/>
                                <a:gd name="T60" fmla="+- 0 6764 6764"/>
                                <a:gd name="T61" fmla="*/ T60 w 1986"/>
                                <a:gd name="T62" fmla="+- 0 64 31"/>
                                <a:gd name="T63" fmla="*/ 64 h 540"/>
                                <a:gd name="T64" fmla="+- 0 6764 6764"/>
                                <a:gd name="T65" fmla="*/ T64 w 1986"/>
                                <a:gd name="T66" fmla="+- 0 537 31"/>
                                <a:gd name="T67" fmla="*/ 537 h 540"/>
                                <a:gd name="T68" fmla="+- 0 6767 6764"/>
                                <a:gd name="T69" fmla="*/ T68 w 1986"/>
                                <a:gd name="T70" fmla="+- 0 551 31"/>
                                <a:gd name="T71" fmla="*/ 551 h 540"/>
                                <a:gd name="T72" fmla="+- 0 6773 6764"/>
                                <a:gd name="T73" fmla="*/ T72 w 1986"/>
                                <a:gd name="T74" fmla="+- 0 562 31"/>
                                <a:gd name="T75" fmla="*/ 562 h 540"/>
                                <a:gd name="T76" fmla="+- 0 6783 6764"/>
                                <a:gd name="T77" fmla="*/ T76 w 1986"/>
                                <a:gd name="T78" fmla="+- 0 568 31"/>
                                <a:gd name="T79" fmla="*/ 568 h 540"/>
                                <a:gd name="T80" fmla="+- 0 6798 6764"/>
                                <a:gd name="T81" fmla="*/ T80 w 1986"/>
                                <a:gd name="T82" fmla="+- 0 570 31"/>
                                <a:gd name="T83" fmla="*/ 57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6" h="540">
                                  <a:moveTo>
                                    <a:pt x="34" y="539"/>
                                  </a:moveTo>
                                  <a:lnTo>
                                    <a:pt x="1952" y="539"/>
                                  </a:lnTo>
                                  <a:lnTo>
                                    <a:pt x="1967" y="537"/>
                                  </a:lnTo>
                                  <a:lnTo>
                                    <a:pt x="1977" y="531"/>
                                  </a:lnTo>
                                  <a:lnTo>
                                    <a:pt x="1984" y="520"/>
                                  </a:lnTo>
                                  <a:lnTo>
                                    <a:pt x="1986" y="506"/>
                                  </a:lnTo>
                                  <a:lnTo>
                                    <a:pt x="1986" y="33"/>
                                  </a:lnTo>
                                  <a:lnTo>
                                    <a:pt x="1984" y="19"/>
                                  </a:lnTo>
                                  <a:lnTo>
                                    <a:pt x="1977" y="8"/>
                                  </a:lnTo>
                                  <a:lnTo>
                                    <a:pt x="1967" y="2"/>
                                  </a:lnTo>
                                  <a:lnTo>
                                    <a:pt x="1952" y="0"/>
                                  </a:lnTo>
                                  <a:lnTo>
                                    <a:pt x="34" y="0"/>
                                  </a:lnTo>
                                  <a:lnTo>
                                    <a:pt x="19" y="2"/>
                                  </a:lnTo>
                                  <a:lnTo>
                                    <a:pt x="9" y="8"/>
                                  </a:lnTo>
                                  <a:lnTo>
                                    <a:pt x="3" y="19"/>
                                  </a:lnTo>
                                  <a:lnTo>
                                    <a:pt x="0" y="33"/>
                                  </a:lnTo>
                                  <a:lnTo>
                                    <a:pt x="0" y="506"/>
                                  </a:lnTo>
                                  <a:lnTo>
                                    <a:pt x="3" y="520"/>
                                  </a:lnTo>
                                  <a:lnTo>
                                    <a:pt x="9" y="531"/>
                                  </a:lnTo>
                                  <a:lnTo>
                                    <a:pt x="19" y="537"/>
                                  </a:lnTo>
                                  <a:lnTo>
                                    <a:pt x="34" y="539"/>
                                  </a:lnTo>
                                  <a:close/>
                                </a:path>
                              </a:pathLst>
                            </a:custGeom>
                            <a:noFill/>
                            <a:ln w="10584">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196"/>
                          <wps:cNvCnPr>
                            <a:cxnSpLocks noChangeShapeType="1"/>
                          </wps:cNvCnPr>
                          <wps:spPr bwMode="auto">
                            <a:xfrm>
                              <a:off x="6831" y="166"/>
                              <a:ext cx="333" cy="0"/>
                            </a:xfrm>
                            <a:prstGeom prst="line">
                              <a:avLst/>
                            </a:prstGeom>
                            <a:noFill/>
                            <a:ln w="1587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13" name="Line 197"/>
                          <wps:cNvCnPr>
                            <a:cxnSpLocks noChangeShapeType="1"/>
                          </wps:cNvCnPr>
                          <wps:spPr bwMode="auto">
                            <a:xfrm>
                              <a:off x="6831" y="410"/>
                              <a:ext cx="333" cy="0"/>
                            </a:xfrm>
                            <a:prstGeom prst="line">
                              <a:avLst/>
                            </a:prstGeom>
                            <a:noFill/>
                            <a:ln w="15876">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214" name="docshape102"/>
                          <wps:cNvSpPr txBox="1">
                            <a:spLocks noChangeArrowheads="1"/>
                          </wps:cNvSpPr>
                          <wps:spPr bwMode="auto">
                            <a:xfrm>
                              <a:off x="3194" y="-60"/>
                              <a:ext cx="5646" cy="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6B735" w14:textId="77777777" w:rsidR="00F140C9" w:rsidRDefault="00F140C9" w:rsidP="00F140C9">
                                <w:pPr>
                                  <w:spacing w:before="107"/>
                                  <w:ind w:left="3630" w:right="155"/>
                                  <w:jc w:val="right"/>
                                  <w:rPr>
                                    <w:rFonts w:ascii="Lucida Sans Unicode"/>
                                    <w:sz w:val="16"/>
                                  </w:rPr>
                                </w:pPr>
                                <w:r>
                                  <w:rPr>
                                    <w:rFonts w:ascii="Lucida Sans Unicode"/>
                                    <w:w w:val="105"/>
                                    <w:sz w:val="16"/>
                                  </w:rPr>
                                  <w:t>House risk = 0.2</w:t>
                                </w:r>
                                <w:r>
                                  <w:rPr>
                                    <w:rFonts w:ascii="Lucida Sans Unicode"/>
                                    <w:spacing w:val="-51"/>
                                    <w:w w:val="105"/>
                                    <w:sz w:val="16"/>
                                  </w:rPr>
                                  <w:t xml:space="preserve"> </w:t>
                                </w:r>
                                <w:r>
                                  <w:rPr>
                                    <w:rFonts w:ascii="Lucida Sans Unicode"/>
                                    <w:w w:val="105"/>
                                    <w:sz w:val="16"/>
                                  </w:rPr>
                                  <w:t>House</w:t>
                                </w:r>
                                <w:r>
                                  <w:rPr>
                                    <w:rFonts w:ascii="Lucida Sans Unicode"/>
                                    <w:spacing w:val="-1"/>
                                    <w:w w:val="105"/>
                                    <w:sz w:val="16"/>
                                  </w:rPr>
                                  <w:t xml:space="preserve"> </w:t>
                                </w:r>
                                <w:r>
                                  <w:rPr>
                                    <w:rFonts w:ascii="Lucida Sans Unicode"/>
                                    <w:w w:val="105"/>
                                    <w:sz w:val="16"/>
                                  </w:rPr>
                                  <w:t>risk</w:t>
                                </w:r>
                                <w:r>
                                  <w:rPr>
                                    <w:rFonts w:ascii="Lucida Sans Unicode"/>
                                    <w:spacing w:val="-1"/>
                                    <w:w w:val="105"/>
                                    <w:sz w:val="16"/>
                                  </w:rPr>
                                  <w:t xml:space="preserve"> </w:t>
                                </w:r>
                                <w:r>
                                  <w:rPr>
                                    <w:rFonts w:ascii="Lucida Sans Unicode"/>
                                    <w:w w:val="105"/>
                                    <w:sz w:val="16"/>
                                  </w:rPr>
                                  <w:t>=</w:t>
                                </w:r>
                                <w:r>
                                  <w:rPr>
                                    <w:rFonts w:ascii="Lucida Sans Unicode"/>
                                    <w:spacing w:val="-1"/>
                                    <w:w w:val="105"/>
                                    <w:sz w:val="16"/>
                                  </w:rPr>
                                  <w:t xml:space="preserve"> </w:t>
                                </w:r>
                                <w:r>
                                  <w:rPr>
                                    <w:rFonts w:ascii="Lucida Sans Unicode"/>
                                    <w:w w:val="105"/>
                                    <w:sz w:val="16"/>
                                  </w:rPr>
                                  <w:t>0.5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2C646" id="Group 167" o:spid="_x0000_s1179" style="position:absolute;left:0;text-align:left;margin-left:159.7pt;margin-top:-2.95pt;width:282.3pt;height:184.5pt;z-index:251762688;mso-position-horizontal-relative:page" coordorigin="3194,-59" coordsize="5646,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">
                  <v:line id="Line 152" o:spid="_x0000_s1180" style="position:absolute;visibility:visible;mso-wrap-style:square" from="3455,3572" to="3455,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" strokecolor="#afafaf" strokeweight=".23519mm"/>
                  <v:shape id="docshape84" o:spid="_x0000_s1181" style="position:absolute;left:3454;top:357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" path="m,l,58e" fillcolor="black" stroked="f">
                    <v:path arrowok="t" o:connecttype="custom" o:connectlocs="0,3572;0,3630" o:connectangles="0,0"/>
                  </v:shape>
                  <v:line id="Line 154" o:spid="_x0000_s1182" style="position:absolute;visibility:visible;mso-wrap-style:square" from="3455,3572" to="3455,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" strokeweight=".23519mm"/>
                  <v:line id="Line 155" o:spid="_x0000_s1183" style="position:absolute;visibility:visible;mso-wrap-style:square" from="4480,3572" to="4480,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" strokecolor="#afafaf" strokeweight=".23519mm"/>
                  <v:shape id="docshape85" o:spid="_x0000_s1184" style="position:absolute;left:4479;top:357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" path="m,l,58e" fillcolor="black" stroked="f">
                    <v:path arrowok="t" o:connecttype="custom" o:connectlocs="0,3572;0,3630" o:connectangles="0,0"/>
                  </v:shape>
                  <v:line id="Line 157" o:spid="_x0000_s1185" style="position:absolute;visibility:visible;mso-wrap-style:square" from="4480,3572" to="4480,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" strokeweight=".23519mm"/>
                  <v:line id="Line 158" o:spid="_x0000_s1186" style="position:absolute;visibility:visible;mso-wrap-style:square" from="5505,3572" to="5505,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" strokecolor="#afafaf" strokeweight=".23519mm"/>
                  <v:shape id="docshape86" o:spid="_x0000_s1187" style="position:absolute;left:5504;top:357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" path="m,l,58e" fillcolor="black" stroked="f">
                    <v:path arrowok="t" o:connecttype="custom" o:connectlocs="0,3572;0,3630" o:connectangles="0,0"/>
                  </v:shape>
                  <v:line id="Line 160" o:spid="_x0000_s1188" style="position:absolute;visibility:visible;mso-wrap-style:square" from="5505,3572" to="5505,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" strokeweight=".23519mm"/>
                  <v:line id="Line 161" o:spid="_x0000_s1189" style="position:absolute;visibility:visible;mso-wrap-style:square" from="6530,3572" to="6530,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" strokecolor="#afafaf" strokeweight=".23519mm"/>
                  <v:shape id="docshape87" o:spid="_x0000_s1190" style="position:absolute;left:6529;top:357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" path="m,l,58e" fillcolor="black" stroked="f">
                    <v:path arrowok="t" o:connecttype="custom" o:connectlocs="0,3572;0,3630" o:connectangles="0,0"/>
                  </v:shape>
                  <v:line id="Line 163" o:spid="_x0000_s1191" style="position:absolute;visibility:visible;mso-wrap-style:square" from="6530,3572" to="6530,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" strokeweight=".23519mm"/>
                  <v:line id="Line 164" o:spid="_x0000_s1192" style="position:absolute;visibility:visible;mso-wrap-style:square" from="7554,3572" to="7554,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" strokecolor="#afafaf" strokeweight=".23519mm"/>
                  <v:shape id="docshape88" o:spid="_x0000_s1193" style="position:absolute;left:7554;top:357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" path="m,l,58e" fillcolor="black" stroked="f">
                    <v:path arrowok="t" o:connecttype="custom" o:connectlocs="0,3572;0,3630" o:connectangles="0,0"/>
                  </v:shape>
                  <v:line id="Line 166" o:spid="_x0000_s1194" style="position:absolute;visibility:visible;mso-wrap-style:square" from="7554,3572" to="7554,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" strokeweight=".23519mm"/>
                  <v:line id="Line 167" o:spid="_x0000_s1195" style="position:absolute;visibility:visible;mso-wrap-style:square" from="8579,3572" to="8579,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" strokecolor="#afafaf" strokeweight=".23519mm"/>
                  <v:shape id="docshape89" o:spid="_x0000_s1196" style="position:absolute;left:8579;top:357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" path="m,l,58e" fillcolor="black" stroked="f">
                    <v:path arrowok="t" o:connecttype="custom" o:connectlocs="0,3572;0,3630" o:connectangles="0,0"/>
                  </v:shape>
                  <v:line id="Line 169" o:spid="_x0000_s1197" style="position:absolute;visibility:visible;mso-wrap-style:square" from="8579,3572" to="8579,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" strokeweight=".23519mm"/>
                  <v:line id="Line 170" o:spid="_x0000_s1198" style="position:absolute;visibility:visible;mso-wrap-style:square" from="3253,3493" to="8833,3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" strokecolor="#afafaf" strokeweight=".23519mm"/>
                  <v:shape id="docshape90" o:spid="_x0000_s1199" style="position:absolute;left:3194;top:349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" path="m59,l,e" fillcolor="black" stroked="f">
                    <v:path arrowok="t" o:connecttype="custom" o:connectlocs="59,0;0,0" o:connectangles="0,0"/>
                  </v:shape>
                  <v:line id="Line 172" o:spid="_x0000_s1200" style="position:absolute;visibility:visible;mso-wrap-style:square" from="3253,3493" to="3253,3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" strokeweight=".23519mm"/>
                  <v:line id="Line 173" o:spid="_x0000_s1201" style="position:absolute;visibility:visible;mso-wrap-style:square" from="3253,2930" to="8833,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" strokecolor="#afafaf" strokeweight=".23519mm"/>
                  <v:shape id="docshape91" o:spid="_x0000_s1202" style="position:absolute;left:3194;top:292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" path="m59,l,e" fillcolor="black" stroked="f">
                    <v:path arrowok="t" o:connecttype="custom" o:connectlocs="59,0;0,0" o:connectangles="0,0"/>
                  </v:shape>
                  <v:line id="Line 175" o:spid="_x0000_s1203" style="position:absolute;visibility:visible;mso-wrap-style:square" from="3253,2930" to="3253,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" strokeweight=".23519mm"/>
                  <v:line id="Line 176" o:spid="_x0000_s1204" style="position:absolute;visibility:visible;mso-wrap-style:square" from="3253,2366" to="8833,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" strokecolor="#afafaf" strokeweight=".23519mm"/>
                  <v:shape id="docshape92" o:spid="_x0000_s1205" style="position:absolute;left:3194;top:236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" path="m59,l,e" fillcolor="black" stroked="f">
                    <v:path arrowok="t" o:connecttype="custom" o:connectlocs="59,0;0,0" o:connectangles="0,0"/>
                  </v:shape>
                  <v:line id="Line 178" o:spid="_x0000_s1206" style="position:absolute;visibility:visible;mso-wrap-style:square" from="3253,2366" to="3253,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" strokeweight=".23519mm"/>
                  <v:line id="Line 179" o:spid="_x0000_s1207" style="position:absolute;visibility:visible;mso-wrap-style:square" from="3253,1803" to="8833,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" strokecolor="#afafaf" strokeweight=".23519mm"/>
                  <v:shape id="docshape93" o:spid="_x0000_s1208" style="position:absolute;left:3194;top:180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" path="m59,l,e" fillcolor="black" stroked="f">
                    <v:path arrowok="t" o:connecttype="custom" o:connectlocs="59,0;0,0" o:connectangles="0,0"/>
                  </v:shape>
                  <v:line id="Line 181" o:spid="_x0000_s1209" style="position:absolute;visibility:visible;mso-wrap-style:square" from="3253,1803" to="3253,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" strokeweight=".23519mm"/>
                  <v:line id="Line 182" o:spid="_x0000_s1210" style="position:absolute;visibility:visible;mso-wrap-style:square" from="3253,1239" to="8833,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" strokecolor="#afafaf" strokeweight=".23519mm"/>
                  <v:shape id="docshape94" o:spid="_x0000_s1211" style="position:absolute;left:3194;top:123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" path="m59,l,e" fillcolor="black" stroked="f">
                    <v:path arrowok="t" o:connecttype="custom" o:connectlocs="59,0;0,0" o:connectangles="0,0"/>
                  </v:shape>
                  <v:line id="Line 184" o:spid="_x0000_s1212" style="position:absolute;visibility:visible;mso-wrap-style:square" from="3253,1239" to="3253,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" strokeweight=".23519mm"/>
                  <v:line id="Line 185" o:spid="_x0000_s1213" style="position:absolute;visibility:visible;mso-wrap-style:square" from="3253,676" to="883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" strokecolor="#afafaf" strokeweight=".23519mm"/>
                  <v:shape id="docshape95" o:spid="_x0000_s1214" style="position:absolute;left:3194;top:67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" path="m59,l,e" fillcolor="black" stroked="f">
                    <v:path arrowok="t" o:connecttype="custom" o:connectlocs="59,0;0,0" o:connectangles="0,0"/>
                  </v:shape>
                  <v:line id="Line 187" o:spid="_x0000_s1215" style="position:absolute;visibility:visible;mso-wrap-style:square" from="3253,676" to="325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" strokeweight=".23519mm"/>
                  <v:line id="Line 188" o:spid="_x0000_s1216" style="position:absolute;visibility:visible;mso-wrap-style:square" from="3253,112" to="883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" strokecolor="#afafaf" strokeweight=".23519mm"/>
                  <v:shape id="docshape96" o:spid="_x0000_s1217" style="position:absolute;left:3194;top:11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" path="m59,l,e" fillcolor="black" stroked="f">
                    <v:path arrowok="t" o:connecttype="custom" o:connectlocs="59,0;0,0" o:connectangles="0,0"/>
                  </v:shape>
                  <v:line id="Line 190" o:spid="_x0000_s1218" style="position:absolute;visibility:visible;mso-wrap-style:square" from="3253,112" to="325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" strokeweight=".23519mm"/>
                  <v:shape id="docshape97" o:spid="_x0000_s1219" style="position:absolute;left:3506;top:112;width:5073;height:3204;visibility:visible;mso-wrap-style:square;v-text-anchor:top" coordsize="5073,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" path="m,l,,673,r52,135l777,442r52,255l880,913r52,185l984,1258r52,141l1088,1523r51,111l1191,1732r52,90l1295,1903r51,73l1398,2044r52,62l1502,2162r51,53l1605,2264r52,46l1709,2352r51,40l1812,2429r52,35l1916,2496r52,32l2071,2585r104,51l2278,2682r104,42l2485,2762r104,36l2692,2830r104,30l2899,2887r104,26l3106,2936r104,23l3313,2980r104,20l3520,3018r104,18l3728,3052r103,16l3935,3082r103,14l4142,3109r103,13l4349,3133r103,12l4556,3156r103,10l4763,3176r103,10l4970,3195r52,4l5073,3204e" filled="f" strokecolor="#1f77b3" strokeweight=".441mm">
                    <v:path arrowok="t" o:connecttype="custom" o:connectlocs="0,112;0,112;673,112;725,247;777,554;829,809;880,1025;932,1210;984,1370;1036,1511;1088,1635;1139,1746;1191,1844;1243,1934;1295,2015;1346,2088;1398,2156;1450,2218;1502,2274;1553,2327;1605,2376;1657,2422;1709,2464;1760,2504;1812,2541;1864,2576;1916,2608;1968,2640;2071,2697;2175,2748;2278,2794;2382,2836;2485,2874;2589,2910;2692,2942;2796,2972;2899,2999;3003,3025;3106,3048;3210,3071;3313,3092;3417,3112;3520,3130;3624,3148;3728,3164;3831,3180;3935,3194;4038,3208;4142,3221;4245,3234;4349,3245;4452,3257;4556,3268;4659,3278;4763,3288;4866,3298;4970,3307;5022,3311;5073,3316" o:connectangles="0,0,0,0,0,0,0,0,0,0,0,0,0,0,0,0,0,0,0,0,0,0,0,0,0,0,0,0,0,0,0,0,0,0,0,0,0,0,0,0,0,0,0,0,0,0,0,0,0,0,0,0,0,0,0,0,0,0,0"/>
                  </v:shape>
                  <v:shape id="docshape98" o:spid="_x0000_s1220" style="position:absolute;left:3506;top:112;width:5073;height:3295;visibility:visible;mso-wrap-style:square;v-text-anchor:top" coordsize="5073,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" path="m,l,,415,r51,287l518,694r52,314l622,1257r51,202l725,1628r52,141l829,1891r51,105l932,2088r52,81l1036,2241r52,65l1139,2364r52,53l1243,2464r52,45l1346,2549r52,38l1450,2621r52,32l1605,2710r104,51l1812,2806r104,40l2019,2881r104,33l2226,2943r104,27l2433,2995r104,22l2640,3039r104,19l2848,3076r103,17l3055,3108r103,15l3262,3137r103,13l3469,3163r103,11l3676,3185r103,11l3883,3206r103,10l4090,3225r103,9l4297,3242r103,8l4504,3258r104,7l4711,3272r104,7l4918,3286r104,6l5073,3295e" filled="f" strokecolor="#ff7f0e" strokeweight=".441mm">
                    <v:path arrowok="t" o:connecttype="custom" o:connectlocs="0,112;0,112;415,112;466,399;518,806;570,1120;622,1369;673,1571;725,1740;777,1881;829,2003;880,2108;932,2200;984,2281;1036,2353;1088,2418;1139,2476;1191,2529;1243,2576;1295,2621;1346,2661;1398,2699;1450,2733;1502,2765;1605,2822;1709,2873;1812,2918;1916,2958;2019,2993;2123,3026;2226,3055;2330,3082;2433,3107;2537,3129;2640,3151;2744,3170;2848,3188;2951,3205;3055,3220;3158,3235;3262,3249;3365,3262;3469,3275;3572,3286;3676,3297;3779,3308;3883,3318;3986,3328;4090,3337;4193,3346;4297,3354;4400,3362;4504,3370;4608,3377;4711,3384;4815,3391;4918,3398;5022,3404;5073,3407" o:connectangles="0,0,0,0,0,0,0,0,0,0,0,0,0,0,0,0,0,0,0,0,0,0,0,0,0,0,0,0,0,0,0,0,0,0,0,0,0,0,0,0,0,0,0,0,0,0,0,0,0,0,0,0,0,0,0,0,0,0,0"/>
                  </v:shape>
                  <v:shape id="docshape99" o:spid="_x0000_s1221" style="position:absolute;left:3252;top:-53;width:5581;height:3625;visibility:visible;mso-wrap-style:square;v-text-anchor:top" coordsize="5581,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" path="m,3625l,m5580,3625l5580,m,3625r5580,m,l5580,e" filled="f" strokeweight=".23519mm">
                    <v:path arrowok="t" o:connecttype="custom" o:connectlocs="0,3572;0,-53;5580,3572;5580,-53;0,3572;5580,3572;0,-53;5580,-53" o:connectangles="0,0,0,0,0,0,0,0"/>
                  </v:shape>
                  <v:shape id="docshape100" o:spid="_x0000_s1222" style="position:absolute;left:6764;top:30;width:1986;height:540;visibility:visible;mso-wrap-style:square;v-text-anchor:top" coordsize="19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" path="m1952,l34,,19,2,9,8,3,19,,33,,506r3,14l9,531r10,6l34,539r1918,l1967,537r10,-6l1984,520r2,-14l1986,33r-2,-14l1977,8,1967,2,1952,xe" stroked="f">
                    <v:fill opacity="52428f"/>
                    <v:path arrowok="t" o:connecttype="custom" o:connectlocs="1952,31;34,31;19,33;9,39;3,50;0,64;0,537;3,551;9,562;19,568;34,570;1952,570;1967,568;1977,562;1984,551;1986,537;1986,64;1984,50;1977,39;1967,33;1952,31" o:connectangles="0,0,0,0,0,0,0,0,0,0,0,0,0,0,0,0,0,0,0,0,0"/>
                  </v:shape>
                  <v:shape id="docshape101" o:spid="_x0000_s1223" style="position:absolute;left:6764;top:30;width:1986;height:540;visibility:visible;mso-wrap-style:square;v-text-anchor:top" coordsize="19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" path="m34,539r1918,l1967,537r10,-6l1984,520r2,-14l1986,33r-2,-14l1977,8,1967,2,1952,,34,,19,2,9,8,3,19,,33,,506r3,14l9,531r10,6l34,539xe" filled="f" strokecolor="#ccc" strokeweight=".294mm">
                    <v:path arrowok="t" o:connecttype="custom" o:connectlocs="34,570;1952,570;1967,568;1977,562;1984,551;1986,537;1986,64;1984,50;1977,39;1967,33;1952,31;34,31;19,33;9,39;3,50;0,64;0,537;3,551;9,562;19,568;34,570" o:connectangles="0,0,0,0,0,0,0,0,0,0,0,0,0,0,0,0,0,0,0,0,0"/>
                  </v:shape>
                  <v:line id="Line 196" o:spid="_x0000_s1224" style="position:absolute;visibility:visible;mso-wrap-style:square" from="6831,166" to="716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" strokecolor="#1f77b3" strokeweight=".441mm"/>
                  <v:line id="Line 197" o:spid="_x0000_s1225" style="position:absolute;visibility:visible;mso-wrap-style:square" from="6831,410" to="716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" strokecolor="#ff7f0e" strokeweight=".441mm"/>
                  <v:shape id="docshape102" o:spid="_x0000_s1226" type="#_x0000_t202" style="position:absolute;left:3194;top:-60;width:5646;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7586B735" w14:textId="77777777" w:rsidR="00F140C9" w:rsidRDefault="00F140C9" w:rsidP="00F140C9">
                          <w:pPr>
                            <w:spacing w:before="107"/>
                            <w:ind w:left="3630" w:right="155"/>
                            <w:jc w:val="right"/>
                            <w:rPr>
                              <w:rFonts w:ascii="Lucida Sans Unicode"/>
                              <w:sz w:val="16"/>
                            </w:rPr>
                          </w:pPr>
                          <w:r>
                            <w:rPr>
                              <w:rFonts w:ascii="Lucida Sans Unicode"/>
                              <w:w w:val="105"/>
                              <w:sz w:val="16"/>
                            </w:rPr>
                            <w:t>House risk = 0.2</w:t>
                          </w:r>
                          <w:r>
                            <w:rPr>
                              <w:rFonts w:ascii="Lucida Sans Unicode"/>
                              <w:spacing w:val="-51"/>
                              <w:w w:val="105"/>
                              <w:sz w:val="16"/>
                            </w:rPr>
                            <w:t xml:space="preserve"> </w:t>
                          </w:r>
                          <w:r>
                            <w:rPr>
                              <w:rFonts w:ascii="Lucida Sans Unicode"/>
                              <w:w w:val="105"/>
                              <w:sz w:val="16"/>
                            </w:rPr>
                            <w:t>House</w:t>
                          </w:r>
                          <w:r>
                            <w:rPr>
                              <w:rFonts w:ascii="Lucida Sans Unicode"/>
                              <w:spacing w:val="-1"/>
                              <w:w w:val="105"/>
                              <w:sz w:val="16"/>
                            </w:rPr>
                            <w:t xml:space="preserve"> </w:t>
                          </w:r>
                          <w:r>
                            <w:rPr>
                              <w:rFonts w:ascii="Lucida Sans Unicode"/>
                              <w:w w:val="105"/>
                              <w:sz w:val="16"/>
                            </w:rPr>
                            <w:t>risk</w:t>
                          </w:r>
                          <w:r>
                            <w:rPr>
                              <w:rFonts w:ascii="Lucida Sans Unicode"/>
                              <w:spacing w:val="-1"/>
                              <w:w w:val="105"/>
                              <w:sz w:val="16"/>
                            </w:rPr>
                            <w:t xml:space="preserve"> </w:t>
                          </w:r>
                          <w:r>
                            <w:rPr>
                              <w:rFonts w:ascii="Lucida Sans Unicode"/>
                              <w:w w:val="105"/>
                              <w:sz w:val="16"/>
                            </w:rPr>
                            <w:t>=</w:t>
                          </w:r>
                          <w:r>
                            <w:rPr>
                              <w:rFonts w:ascii="Lucida Sans Unicode"/>
                              <w:spacing w:val="-1"/>
                              <w:w w:val="105"/>
                              <w:sz w:val="16"/>
                            </w:rPr>
                            <w:t xml:space="preserve"> </w:t>
                          </w:r>
                          <w:r>
                            <w:rPr>
                              <w:rFonts w:ascii="Lucida Sans Unicode"/>
                              <w:w w:val="105"/>
                              <w:sz w:val="16"/>
                            </w:rPr>
                            <w:t>0.5</w:t>
                          </w:r>
                        </w:p>
                      </w:txbxContent>
                    </v:textbox>
                  </v:shape>
                  <w10:wrap anchorx="page"/>
                </v:group>
              </w:pict>
            </mc:Fallback>
          </mc:AlternateContent>
        </w:r>
        <w:r>
          <w:rPr>
            <w:rFonts w:ascii="Lucida Sans Unicode"/>
            <w:w w:val="105"/>
            <w:sz w:val="16"/>
          </w:rPr>
          <w:t>1.0</w:t>
        </w:r>
      </w:ins>
    </w:p>
    <w:p w14:paraId="77C4454C" w14:textId="77777777" w:rsidR="00F140C9" w:rsidRDefault="00F140C9">
      <w:pPr>
        <w:pStyle w:val="BodyText"/>
        <w:spacing w:before="5"/>
        <w:jc w:val="both"/>
        <w:rPr>
          <w:ins w:id="490" w:author="Lujan, Alan" w:date="2021-12-15T10:30:00Z"/>
          <w:rFonts w:ascii="Lucida Sans Unicode"/>
          <w:sz w:val="17"/>
        </w:rPr>
        <w:pPrChange w:id="491" w:author="Lujan, Alan" w:date="2021-12-15T10:49:00Z">
          <w:pPr>
            <w:pStyle w:val="BodyText"/>
            <w:spacing w:before="5"/>
          </w:pPr>
        </w:pPrChange>
      </w:pPr>
    </w:p>
    <w:p w14:paraId="3FA36168" w14:textId="77777777" w:rsidR="00F140C9" w:rsidRDefault="00F140C9" w:rsidP="00843F4B">
      <w:pPr>
        <w:spacing w:before="52"/>
        <w:ind w:left="1491"/>
        <w:rPr>
          <w:ins w:id="492" w:author="Lujan, Alan" w:date="2021-12-15T10:30:00Z"/>
          <w:rFonts w:ascii="Lucida Sans Unicode"/>
          <w:sz w:val="16"/>
        </w:rPr>
      </w:pPr>
      <w:ins w:id="493" w:author="Lujan, Alan" w:date="2021-12-15T10:30:00Z">
        <w:r>
          <w:rPr>
            <w:rFonts w:ascii="Lucida Sans Unicode"/>
            <w:w w:val="105"/>
            <w:sz w:val="16"/>
          </w:rPr>
          <w:t>0.9</w:t>
        </w:r>
      </w:ins>
    </w:p>
    <w:p w14:paraId="79DCA2BA" w14:textId="77777777" w:rsidR="00F140C9" w:rsidRDefault="00F140C9">
      <w:pPr>
        <w:pStyle w:val="BodyText"/>
        <w:spacing w:before="5"/>
        <w:jc w:val="both"/>
        <w:rPr>
          <w:ins w:id="494" w:author="Lujan, Alan" w:date="2021-12-15T10:30:00Z"/>
          <w:rFonts w:ascii="Lucida Sans Unicode"/>
          <w:sz w:val="17"/>
        </w:rPr>
        <w:pPrChange w:id="495" w:author="Lujan, Alan" w:date="2021-12-15T10:49:00Z">
          <w:pPr>
            <w:pStyle w:val="BodyText"/>
            <w:spacing w:before="5"/>
          </w:pPr>
        </w:pPrChange>
      </w:pPr>
    </w:p>
    <w:p w14:paraId="205BB282" w14:textId="7166DA85" w:rsidR="00F140C9" w:rsidRDefault="00F140C9" w:rsidP="00843F4B">
      <w:pPr>
        <w:spacing w:before="51"/>
        <w:ind w:left="1491"/>
        <w:rPr>
          <w:ins w:id="496" w:author="Lujan, Alan" w:date="2021-12-15T10:30:00Z"/>
          <w:rFonts w:ascii="Lucida Sans Unicode"/>
          <w:sz w:val="16"/>
        </w:rPr>
      </w:pPr>
      <w:ins w:id="497" w:author="Lujan, Alan" w:date="2021-12-15T10:30:00Z">
        <w:r>
          <w:rPr>
            <w:rFonts w:ascii="Book Antiqua"/>
            <w:noProof/>
            <w:sz w:val="22"/>
          </w:rPr>
          <mc:AlternateContent>
            <mc:Choice Requires="wps">
              <w:drawing>
                <wp:anchor distT="0" distB="0" distL="114300" distR="114300" simplePos="0" relativeHeight="251763712" behindDoc="0" locked="0" layoutInCell="1" allowOverlap="1" wp14:anchorId="5DED5946" wp14:editId="4F6F06DB">
                  <wp:simplePos x="0" y="0"/>
                  <wp:positionH relativeFrom="page">
                    <wp:posOffset>1665605</wp:posOffset>
                  </wp:positionH>
                  <wp:positionV relativeFrom="paragraph">
                    <wp:posOffset>118745</wp:posOffset>
                  </wp:positionV>
                  <wp:extent cx="128270" cy="631190"/>
                  <wp:effectExtent l="0" t="0" r="0" b="635"/>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42416" w14:textId="77777777" w:rsidR="00F140C9" w:rsidRDefault="00F140C9" w:rsidP="00F140C9">
                              <w:pPr>
                                <w:spacing w:line="201" w:lineRule="exact"/>
                                <w:ind w:left="20"/>
                                <w:rPr>
                                  <w:rFonts w:ascii="Lucida Sans Unicode"/>
                                  <w:sz w:val="16"/>
                                </w:rPr>
                              </w:pPr>
                              <w:r>
                                <w:rPr>
                                  <w:rFonts w:ascii="Lucida Sans Unicode"/>
                                  <w:w w:val="110"/>
                                  <w:sz w:val="16"/>
                                </w:rPr>
                                <w:t>Risky</w:t>
                              </w:r>
                              <w:r>
                                <w:rPr>
                                  <w:rFonts w:ascii="Lucida Sans Unicode"/>
                                  <w:spacing w:val="-12"/>
                                  <w:w w:val="110"/>
                                  <w:sz w:val="16"/>
                                </w:rPr>
                                <w:t xml:space="preserve"> </w:t>
                              </w:r>
                              <w:r>
                                <w:rPr>
                                  <w:rFonts w:ascii="Lucida Sans Unicode"/>
                                  <w:w w:val="110"/>
                                  <w:sz w:val="16"/>
                                </w:rPr>
                                <w:t>share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D5946" id="Text Box 166" o:spid="_x0000_s1227" type="#_x0000_t202" style="position:absolute;left:0;text-align:left;margin-left:131.15pt;margin-top:9.35pt;width:10.1pt;height:49.7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" filled="f" stroked="f">
                  <v:textbox style="layout-flow:vertical;mso-layout-flow-alt:bottom-to-top" inset="0,0,0,0">
                    <w:txbxContent>
                      <w:p w14:paraId="4E642416" w14:textId="77777777" w:rsidR="00F140C9" w:rsidRDefault="00F140C9" w:rsidP="00F140C9">
                        <w:pPr>
                          <w:spacing w:line="201" w:lineRule="exact"/>
                          <w:ind w:left="20"/>
                          <w:rPr>
                            <w:rFonts w:ascii="Lucida Sans Unicode"/>
                            <w:sz w:val="16"/>
                          </w:rPr>
                        </w:pPr>
                        <w:r>
                          <w:rPr>
                            <w:rFonts w:ascii="Lucida Sans Unicode"/>
                            <w:w w:val="110"/>
                            <w:sz w:val="16"/>
                          </w:rPr>
                          <w:t>Risky</w:t>
                        </w:r>
                        <w:r>
                          <w:rPr>
                            <w:rFonts w:ascii="Lucida Sans Unicode"/>
                            <w:spacing w:val="-12"/>
                            <w:w w:val="110"/>
                            <w:sz w:val="16"/>
                          </w:rPr>
                          <w:t xml:space="preserve"> </w:t>
                        </w:r>
                        <w:r>
                          <w:rPr>
                            <w:rFonts w:ascii="Lucida Sans Unicode"/>
                            <w:w w:val="110"/>
                            <w:sz w:val="16"/>
                          </w:rPr>
                          <w:t>share</w:t>
                        </w:r>
                      </w:p>
                    </w:txbxContent>
                  </v:textbox>
                  <w10:wrap anchorx="page"/>
                </v:shape>
              </w:pict>
            </mc:Fallback>
          </mc:AlternateContent>
        </w:r>
        <w:r>
          <w:rPr>
            <w:rFonts w:ascii="Lucida Sans Unicode"/>
            <w:w w:val="105"/>
            <w:sz w:val="16"/>
          </w:rPr>
          <w:t>0.8</w:t>
        </w:r>
      </w:ins>
    </w:p>
    <w:p w14:paraId="78DBDF4B" w14:textId="77777777" w:rsidR="00F140C9" w:rsidRDefault="00F140C9">
      <w:pPr>
        <w:pStyle w:val="BodyText"/>
        <w:spacing w:before="5"/>
        <w:jc w:val="both"/>
        <w:rPr>
          <w:ins w:id="498" w:author="Lujan, Alan" w:date="2021-12-15T10:30:00Z"/>
          <w:rFonts w:ascii="Lucida Sans Unicode"/>
          <w:sz w:val="17"/>
        </w:rPr>
        <w:pPrChange w:id="499" w:author="Lujan, Alan" w:date="2021-12-15T10:49:00Z">
          <w:pPr>
            <w:pStyle w:val="BodyText"/>
            <w:spacing w:before="5"/>
          </w:pPr>
        </w:pPrChange>
      </w:pPr>
    </w:p>
    <w:p w14:paraId="261237AF" w14:textId="77777777" w:rsidR="00F140C9" w:rsidRDefault="00F140C9" w:rsidP="00843F4B">
      <w:pPr>
        <w:spacing w:before="52"/>
        <w:ind w:left="1491"/>
        <w:rPr>
          <w:ins w:id="500" w:author="Lujan, Alan" w:date="2021-12-15T10:30:00Z"/>
          <w:rFonts w:ascii="Lucida Sans Unicode"/>
          <w:sz w:val="16"/>
        </w:rPr>
      </w:pPr>
      <w:ins w:id="501" w:author="Lujan, Alan" w:date="2021-12-15T10:30:00Z">
        <w:r>
          <w:rPr>
            <w:rFonts w:ascii="Lucida Sans Unicode"/>
            <w:w w:val="105"/>
            <w:sz w:val="16"/>
          </w:rPr>
          <w:t>0.7</w:t>
        </w:r>
      </w:ins>
    </w:p>
    <w:p w14:paraId="23EEFCBB" w14:textId="77777777" w:rsidR="00F140C9" w:rsidRDefault="00F140C9">
      <w:pPr>
        <w:pStyle w:val="BodyText"/>
        <w:spacing w:before="5"/>
        <w:jc w:val="both"/>
        <w:rPr>
          <w:ins w:id="502" w:author="Lujan, Alan" w:date="2021-12-15T10:30:00Z"/>
          <w:rFonts w:ascii="Lucida Sans Unicode"/>
          <w:sz w:val="17"/>
        </w:rPr>
        <w:pPrChange w:id="503" w:author="Lujan, Alan" w:date="2021-12-15T10:49:00Z">
          <w:pPr>
            <w:pStyle w:val="BodyText"/>
            <w:spacing w:before="5"/>
          </w:pPr>
        </w:pPrChange>
      </w:pPr>
    </w:p>
    <w:p w14:paraId="226268B4" w14:textId="77777777" w:rsidR="00F140C9" w:rsidRDefault="00F140C9" w:rsidP="00843F4B">
      <w:pPr>
        <w:spacing w:before="51"/>
        <w:ind w:left="1491"/>
        <w:rPr>
          <w:ins w:id="504" w:author="Lujan, Alan" w:date="2021-12-15T10:30:00Z"/>
          <w:rFonts w:ascii="Lucida Sans Unicode"/>
          <w:sz w:val="16"/>
        </w:rPr>
      </w:pPr>
      <w:ins w:id="505" w:author="Lujan, Alan" w:date="2021-12-15T10:30:00Z">
        <w:r>
          <w:rPr>
            <w:rFonts w:ascii="Lucida Sans Unicode"/>
            <w:w w:val="105"/>
            <w:sz w:val="16"/>
          </w:rPr>
          <w:t>0.6</w:t>
        </w:r>
      </w:ins>
    </w:p>
    <w:p w14:paraId="345781E8" w14:textId="77777777" w:rsidR="00F140C9" w:rsidRDefault="00F140C9">
      <w:pPr>
        <w:pStyle w:val="BodyText"/>
        <w:spacing w:before="5"/>
        <w:jc w:val="both"/>
        <w:rPr>
          <w:ins w:id="506" w:author="Lujan, Alan" w:date="2021-12-15T10:30:00Z"/>
          <w:rFonts w:ascii="Lucida Sans Unicode"/>
          <w:sz w:val="17"/>
        </w:rPr>
        <w:pPrChange w:id="507" w:author="Lujan, Alan" w:date="2021-12-15T10:49:00Z">
          <w:pPr>
            <w:pStyle w:val="BodyText"/>
            <w:spacing w:before="5"/>
          </w:pPr>
        </w:pPrChange>
      </w:pPr>
    </w:p>
    <w:p w14:paraId="1C1F63D2" w14:textId="77777777" w:rsidR="00F140C9" w:rsidRDefault="00F140C9" w:rsidP="00843F4B">
      <w:pPr>
        <w:spacing w:before="51"/>
        <w:ind w:left="1491"/>
        <w:rPr>
          <w:ins w:id="508" w:author="Lujan, Alan" w:date="2021-12-15T10:30:00Z"/>
          <w:rFonts w:ascii="Lucida Sans Unicode"/>
          <w:sz w:val="16"/>
        </w:rPr>
      </w:pPr>
      <w:ins w:id="509" w:author="Lujan, Alan" w:date="2021-12-15T10:30:00Z">
        <w:r>
          <w:rPr>
            <w:rFonts w:ascii="Lucida Sans Unicode"/>
            <w:w w:val="105"/>
            <w:sz w:val="16"/>
          </w:rPr>
          <w:t>0.5</w:t>
        </w:r>
      </w:ins>
    </w:p>
    <w:p w14:paraId="7B452E27" w14:textId="77777777" w:rsidR="00F140C9" w:rsidRDefault="00F140C9">
      <w:pPr>
        <w:pStyle w:val="BodyText"/>
        <w:spacing w:before="5"/>
        <w:jc w:val="both"/>
        <w:rPr>
          <w:ins w:id="510" w:author="Lujan, Alan" w:date="2021-12-15T10:30:00Z"/>
          <w:rFonts w:ascii="Lucida Sans Unicode"/>
          <w:sz w:val="17"/>
        </w:rPr>
        <w:pPrChange w:id="511" w:author="Lujan, Alan" w:date="2021-12-15T10:49:00Z">
          <w:pPr>
            <w:pStyle w:val="BodyText"/>
            <w:spacing w:before="5"/>
          </w:pPr>
        </w:pPrChange>
      </w:pPr>
    </w:p>
    <w:p w14:paraId="28087738" w14:textId="77777777" w:rsidR="00F140C9" w:rsidRDefault="00F140C9" w:rsidP="001C49D2">
      <w:pPr>
        <w:spacing w:before="52"/>
        <w:ind w:left="286" w:right="6182"/>
        <w:jc w:val="center"/>
        <w:rPr>
          <w:ins w:id="512" w:author="Lujan, Alan" w:date="2021-12-15T10:30:00Z"/>
          <w:rFonts w:ascii="Lucida Sans Unicode"/>
          <w:sz w:val="16"/>
        </w:rPr>
      </w:pPr>
      <w:ins w:id="513" w:author="Lujan, Alan" w:date="2021-12-15T10:30:00Z">
        <w:r>
          <w:rPr>
            <w:rFonts w:ascii="Lucida Sans Unicode"/>
            <w:w w:val="105"/>
            <w:sz w:val="16"/>
          </w:rPr>
          <w:t>0.4</w:t>
        </w:r>
      </w:ins>
    </w:p>
    <w:p w14:paraId="67D26C4B" w14:textId="77777777" w:rsidR="00F140C9" w:rsidRDefault="00F140C9" w:rsidP="001C49D2">
      <w:pPr>
        <w:tabs>
          <w:tab w:val="left" w:pos="1153"/>
          <w:tab w:val="left" w:pos="2178"/>
          <w:tab w:val="left" w:pos="3203"/>
          <w:tab w:val="left" w:pos="4228"/>
          <w:tab w:val="left" w:pos="5253"/>
        </w:tabs>
        <w:spacing w:before="12" w:line="237" w:lineRule="exact"/>
        <w:ind w:left="181"/>
        <w:jc w:val="center"/>
        <w:rPr>
          <w:ins w:id="514" w:author="Lujan, Alan" w:date="2021-12-15T10:30:00Z"/>
          <w:rFonts w:ascii="Lucida Sans Unicode"/>
          <w:sz w:val="16"/>
        </w:rPr>
      </w:pPr>
      <w:ins w:id="515" w:author="Lujan, Alan" w:date="2021-12-15T10:30:00Z">
        <w:r>
          <w:rPr>
            <w:rFonts w:ascii="Lucida Sans Unicode"/>
            <w:w w:val="105"/>
            <w:sz w:val="16"/>
          </w:rPr>
          <w:t>0</w:t>
        </w:r>
        <w:r>
          <w:rPr>
            <w:rFonts w:ascii="Lucida Sans Unicode"/>
            <w:w w:val="105"/>
            <w:sz w:val="16"/>
          </w:rPr>
          <w:tab/>
          <w:t>10</w:t>
        </w:r>
        <w:r>
          <w:rPr>
            <w:rFonts w:ascii="Lucida Sans Unicode"/>
            <w:w w:val="105"/>
            <w:sz w:val="16"/>
          </w:rPr>
          <w:tab/>
          <w:t>20</w:t>
        </w:r>
        <w:r>
          <w:rPr>
            <w:rFonts w:ascii="Lucida Sans Unicode"/>
            <w:w w:val="105"/>
            <w:sz w:val="16"/>
          </w:rPr>
          <w:tab/>
          <w:t>30</w:t>
        </w:r>
        <w:r>
          <w:rPr>
            <w:rFonts w:ascii="Lucida Sans Unicode"/>
            <w:w w:val="105"/>
            <w:sz w:val="16"/>
          </w:rPr>
          <w:tab/>
          <w:t>40</w:t>
        </w:r>
        <w:r>
          <w:rPr>
            <w:rFonts w:ascii="Lucida Sans Unicode"/>
            <w:w w:val="105"/>
            <w:sz w:val="16"/>
          </w:rPr>
          <w:tab/>
          <w:t>50</w:t>
        </w:r>
      </w:ins>
    </w:p>
    <w:p w14:paraId="0E9167FE" w14:textId="77777777" w:rsidR="00F140C9" w:rsidRDefault="00F140C9" w:rsidP="001C49D2">
      <w:pPr>
        <w:spacing w:line="237" w:lineRule="exact"/>
        <w:ind w:left="181"/>
        <w:jc w:val="center"/>
        <w:rPr>
          <w:ins w:id="516" w:author="Lujan, Alan" w:date="2021-12-15T10:30:00Z"/>
          <w:rFonts w:ascii="Lucida Sans Unicode"/>
          <w:sz w:val="16"/>
        </w:rPr>
      </w:pPr>
      <w:ins w:id="517" w:author="Lujan, Alan" w:date="2021-12-15T10:30:00Z">
        <w:r>
          <w:rPr>
            <w:rFonts w:ascii="Lucida Sans Unicode"/>
            <w:spacing w:val="-1"/>
            <w:w w:val="110"/>
            <w:sz w:val="16"/>
          </w:rPr>
          <w:t>Market</w:t>
        </w:r>
        <w:r>
          <w:rPr>
            <w:rFonts w:ascii="Lucida Sans Unicode"/>
            <w:spacing w:val="-9"/>
            <w:w w:val="110"/>
            <w:sz w:val="16"/>
          </w:rPr>
          <w:t xml:space="preserve"> </w:t>
        </w:r>
        <w:r>
          <w:rPr>
            <w:rFonts w:ascii="Lucida Sans Unicode"/>
            <w:spacing w:val="-1"/>
            <w:w w:val="110"/>
            <w:sz w:val="16"/>
          </w:rPr>
          <w:t>Resources</w:t>
        </w:r>
      </w:ins>
    </w:p>
    <w:p w14:paraId="7B4F4094" w14:textId="77777777" w:rsidR="00F140C9" w:rsidRDefault="00F140C9">
      <w:pPr>
        <w:pStyle w:val="BodyText"/>
        <w:spacing w:before="3"/>
        <w:jc w:val="both"/>
        <w:rPr>
          <w:ins w:id="518" w:author="Lujan, Alan" w:date="2021-12-15T10:30:00Z"/>
          <w:rFonts w:ascii="Lucida Sans Unicode"/>
          <w:sz w:val="9"/>
        </w:rPr>
        <w:pPrChange w:id="519" w:author="Lujan, Alan" w:date="2021-12-15T10:49:00Z">
          <w:pPr>
            <w:pStyle w:val="BodyText"/>
            <w:spacing w:before="3"/>
          </w:pPr>
        </w:pPrChange>
      </w:pPr>
    </w:p>
    <w:p w14:paraId="2A6D6EA5" w14:textId="77777777" w:rsidR="00F140C9" w:rsidRDefault="00F140C9" w:rsidP="001C49D2">
      <w:pPr>
        <w:pStyle w:val="BodyText"/>
        <w:spacing w:before="95"/>
        <w:jc w:val="center"/>
        <w:rPr>
          <w:ins w:id="520" w:author="Lujan, Alan" w:date="2021-12-15T10:30:00Z"/>
        </w:rPr>
      </w:pPr>
      <w:ins w:id="521" w:author="Lujan, Alan" w:date="2021-12-15T10:30:00Z">
        <w:r>
          <w:rPr>
            <w:b/>
            <w:spacing w:val="-1"/>
          </w:rPr>
          <w:t>Figure</w:t>
        </w:r>
        <w:r>
          <w:rPr>
            <w:b/>
            <w:spacing w:val="-2"/>
          </w:rPr>
          <w:t xml:space="preserve"> </w:t>
        </w:r>
        <w:r>
          <w:rPr>
            <w:b/>
            <w:spacing w:val="-1"/>
          </w:rPr>
          <w:t>4</w:t>
        </w:r>
        <w:r>
          <w:rPr>
            <w:b/>
            <w:spacing w:val="57"/>
          </w:rPr>
          <w:t xml:space="preserve"> </w:t>
        </w:r>
        <w:bookmarkStart w:id="522" w:name="_bookmark11"/>
        <w:bookmarkEnd w:id="522"/>
        <w:r>
          <w:rPr>
            <w:spacing w:val="-1"/>
          </w:rPr>
          <w:t>Increasing</w:t>
        </w:r>
        <w:r>
          <w:rPr>
            <w:spacing w:val="-9"/>
          </w:rPr>
          <w:t xml:space="preserve"> </w:t>
        </w:r>
        <w:r>
          <w:t>house</w:t>
        </w:r>
        <w:r>
          <w:rPr>
            <w:spacing w:val="-9"/>
          </w:rPr>
          <w:t xml:space="preserve"> </w:t>
        </w:r>
        <w:r>
          <w:t>price</w:t>
        </w:r>
        <w:r>
          <w:rPr>
            <w:spacing w:val="-9"/>
          </w:rPr>
          <w:t xml:space="preserve"> </w:t>
        </w:r>
        <w:r>
          <w:t>risk</w:t>
        </w:r>
        <w:r>
          <w:rPr>
            <w:spacing w:val="-10"/>
          </w:rPr>
          <w:t xml:space="preserve"> </w:t>
        </w:r>
        <w:r>
          <w:t>decreases</w:t>
        </w:r>
        <w:r>
          <w:rPr>
            <w:spacing w:val="-8"/>
          </w:rPr>
          <w:t xml:space="preserve"> </w:t>
        </w:r>
        <w:r>
          <w:t>risky</w:t>
        </w:r>
        <w:r>
          <w:rPr>
            <w:spacing w:val="-10"/>
          </w:rPr>
          <w:t xml:space="preserve"> </w:t>
        </w:r>
        <w:r>
          <w:t>share</w:t>
        </w:r>
      </w:ins>
    </w:p>
    <w:p w14:paraId="083579FF" w14:textId="77777777" w:rsidR="00F140C9" w:rsidRDefault="00F140C9" w:rsidP="00843F4B">
      <w:pPr>
        <w:pStyle w:val="BodyText"/>
        <w:spacing w:line="290" w:lineRule="auto"/>
        <w:ind w:left="108" w:right="104"/>
        <w:jc w:val="both"/>
        <w:rPr>
          <w:ins w:id="523" w:author="Lujan, Alan" w:date="2021-12-15T10:29:00Z"/>
        </w:rPr>
      </w:pPr>
    </w:p>
    <w:p w14:paraId="094F11C0" w14:textId="65D04F9A" w:rsidR="00F140C9" w:rsidRDefault="00F140C9" w:rsidP="00843F4B">
      <w:pPr>
        <w:pStyle w:val="BodyText"/>
        <w:spacing w:line="290" w:lineRule="auto"/>
        <w:ind w:left="108" w:right="104"/>
        <w:jc w:val="both"/>
        <w:rPr>
          <w:ins w:id="524" w:author="Lujan, Alan" w:date="2021-12-15T10:29:00Z"/>
        </w:rPr>
      </w:pPr>
    </w:p>
    <w:p w14:paraId="587D9C48" w14:textId="3A32583F" w:rsidR="00F140C9" w:rsidRDefault="00843F4B">
      <w:pPr>
        <w:pStyle w:val="Heading2"/>
        <w:tabs>
          <w:tab w:val="left" w:pos="594"/>
        </w:tabs>
        <w:ind w:left="107"/>
        <w:jc w:val="both"/>
        <w:rPr>
          <w:ins w:id="525" w:author="Lujan, Alan" w:date="2021-12-15T10:29:00Z"/>
        </w:rPr>
        <w:pPrChange w:id="526" w:author="Lujan, Alan" w:date="2021-12-15T10:52:00Z">
          <w:pPr>
            <w:pStyle w:val="Heading2"/>
            <w:numPr>
              <w:ilvl w:val="1"/>
              <w:numId w:val="35"/>
            </w:numPr>
            <w:tabs>
              <w:tab w:val="left" w:pos="594"/>
            </w:tabs>
            <w:ind w:left="593" w:hanging="486"/>
          </w:pPr>
        </w:pPrChange>
      </w:pPr>
      <w:ins w:id="527" w:author="Lujan, Alan" w:date="2021-12-15T10:52:00Z">
        <w:r>
          <w:rPr>
            <w:spacing w:val="-1"/>
            <w:w w:val="95"/>
          </w:rPr>
          <w:t xml:space="preserve">5.4 </w:t>
        </w:r>
      </w:ins>
      <w:ins w:id="528" w:author="Lujan, Alan" w:date="2021-12-15T10:29:00Z">
        <w:r w:rsidR="00F140C9">
          <w:rPr>
            <w:spacing w:val="-1"/>
            <w:w w:val="95"/>
          </w:rPr>
          <w:t>House</w:t>
        </w:r>
        <w:r w:rsidR="00F140C9">
          <w:rPr>
            <w:spacing w:val="-7"/>
            <w:w w:val="95"/>
          </w:rPr>
          <w:t xml:space="preserve"> </w:t>
        </w:r>
        <w:r w:rsidR="00F140C9">
          <w:rPr>
            <w:spacing w:val="-1"/>
            <w:w w:val="95"/>
          </w:rPr>
          <w:t>size</w:t>
        </w:r>
        <w:r w:rsidR="00F140C9">
          <w:rPr>
            <w:spacing w:val="-5"/>
            <w:w w:val="95"/>
          </w:rPr>
          <w:t xml:space="preserve"> </w:t>
        </w:r>
        <w:r w:rsidR="00F140C9">
          <w:rPr>
            <w:spacing w:val="-1"/>
            <w:w w:val="95"/>
          </w:rPr>
          <w:t>crowds</w:t>
        </w:r>
        <w:r w:rsidR="00F140C9">
          <w:rPr>
            <w:spacing w:val="-6"/>
            <w:w w:val="95"/>
          </w:rPr>
          <w:t xml:space="preserve"> </w:t>
        </w:r>
        <w:r w:rsidR="00F140C9">
          <w:rPr>
            <w:spacing w:val="-1"/>
            <w:w w:val="95"/>
          </w:rPr>
          <w:t>out</w:t>
        </w:r>
        <w:r w:rsidR="00F140C9">
          <w:rPr>
            <w:spacing w:val="-7"/>
            <w:w w:val="95"/>
          </w:rPr>
          <w:t xml:space="preserve"> </w:t>
        </w:r>
        <w:r w:rsidR="00F140C9">
          <w:rPr>
            <w:spacing w:val="-1"/>
            <w:w w:val="95"/>
          </w:rPr>
          <w:t>investment</w:t>
        </w:r>
      </w:ins>
    </w:p>
    <w:p w14:paraId="65E16C64" w14:textId="56031E0B" w:rsidR="00F140C9" w:rsidRDefault="00F140C9" w:rsidP="00843F4B">
      <w:pPr>
        <w:pStyle w:val="BodyText"/>
        <w:spacing w:line="290" w:lineRule="auto"/>
        <w:ind w:left="108" w:right="105"/>
        <w:jc w:val="both"/>
        <w:rPr>
          <w:ins w:id="529" w:author="Lujan, Alan" w:date="2021-12-15T10:30:00Z"/>
        </w:rPr>
      </w:pPr>
      <w:ins w:id="530" w:author="Lujan, Alan" w:date="2021-12-15T10:29:00Z">
        <w:r>
          <w:rPr>
            <w:w w:val="95"/>
          </w:rPr>
          <w:t>However, when comparing households on a total wealth basis, i.e. their liquid assets</w:t>
        </w:r>
        <w:r>
          <w:rPr>
            <w:spacing w:val="1"/>
            <w:w w:val="95"/>
          </w:rPr>
          <w:t xml:space="preserve"> </w:t>
        </w:r>
        <w:r>
          <w:rPr>
            <w:w w:val="95"/>
          </w:rPr>
          <w:t>plus expected house liquidation, we can see that house size crowds out investment for</w:t>
        </w:r>
        <w:r>
          <w:rPr>
            <w:spacing w:val="1"/>
            <w:w w:val="95"/>
          </w:rPr>
          <w:t xml:space="preserve"> </w:t>
        </w:r>
        <w:r>
          <w:rPr>
            <w:w w:val="90"/>
          </w:rPr>
          <w:t>households with low liquid wealth.</w:t>
        </w:r>
        <w:r>
          <w:rPr>
            <w:spacing w:val="1"/>
            <w:w w:val="90"/>
          </w:rPr>
          <w:t xml:space="preserve"> </w:t>
        </w:r>
        <w:r>
          <w:rPr>
            <w:w w:val="90"/>
          </w:rPr>
          <w:t xml:space="preserve">In figure </w:t>
        </w:r>
        <w:r>
          <w:fldChar w:fldCharType="begin"/>
        </w:r>
        <w:r>
          <w:instrText xml:space="preserve"> HYPERLINK \l "_bookmark13" </w:instrText>
        </w:r>
        <w:r>
          <w:fldChar w:fldCharType="separate"/>
        </w:r>
        <w:r>
          <w:rPr>
            <w:color w:val="4C0000"/>
            <w:w w:val="90"/>
          </w:rPr>
          <w:t>6</w:t>
        </w:r>
        <w:r>
          <w:rPr>
            <w:color w:val="4C0000"/>
            <w:w w:val="90"/>
          </w:rPr>
          <w:fldChar w:fldCharType="end"/>
        </w:r>
        <w:r>
          <w:rPr>
            <w:w w:val="90"/>
          </w:rPr>
          <w:t>, we can consider a household whose house</w:t>
        </w:r>
        <w:r>
          <w:rPr>
            <w:spacing w:val="1"/>
            <w:w w:val="90"/>
          </w:rPr>
          <w:t xml:space="preserve"> </w:t>
        </w:r>
        <w:r>
          <w:t>size</w:t>
        </w:r>
        <w:r>
          <w:rPr>
            <w:spacing w:val="-10"/>
          </w:rPr>
          <w:t xml:space="preserve"> </w:t>
        </w:r>
        <w:r>
          <w:t>is</w:t>
        </w:r>
        <w:r>
          <w:rPr>
            <w:spacing w:val="-10"/>
          </w:rPr>
          <w:t xml:space="preserve"> </w:t>
        </w:r>
        <w:r>
          <w:t>equal</w:t>
        </w:r>
        <w:r>
          <w:rPr>
            <w:spacing w:val="-10"/>
          </w:rPr>
          <w:t xml:space="preserve"> </w:t>
        </w:r>
        <w:r>
          <w:t>to</w:t>
        </w:r>
        <w:r>
          <w:rPr>
            <w:spacing w:val="-10"/>
          </w:rPr>
          <w:t xml:space="preserve"> </w:t>
        </w:r>
        <w:r>
          <w:t>5</w:t>
        </w:r>
        <w:r>
          <w:rPr>
            <w:spacing w:val="-9"/>
          </w:rPr>
          <w:t xml:space="preserve"> </w:t>
        </w:r>
        <w:r>
          <w:t>(5</w:t>
        </w:r>
        <w:r>
          <w:rPr>
            <w:spacing w:val="-10"/>
          </w:rPr>
          <w:t xml:space="preserve"> </w:t>
        </w:r>
        <w:r>
          <w:t>times</w:t>
        </w:r>
        <w:r>
          <w:rPr>
            <w:spacing w:val="-10"/>
          </w:rPr>
          <w:t xml:space="preserve"> </w:t>
        </w:r>
        <w:r>
          <w:t>their</w:t>
        </w:r>
        <w:r>
          <w:rPr>
            <w:spacing w:val="-10"/>
          </w:rPr>
          <w:t xml:space="preserve"> </w:t>
        </w:r>
        <w:r>
          <w:t>yearly</w:t>
        </w:r>
        <w:r>
          <w:rPr>
            <w:spacing w:val="-10"/>
          </w:rPr>
          <w:t xml:space="preserve"> </w:t>
        </w:r>
        <w:r>
          <w:t>net</w:t>
        </w:r>
        <w:r>
          <w:rPr>
            <w:spacing w:val="-9"/>
          </w:rPr>
          <w:t xml:space="preserve"> </w:t>
        </w:r>
        <w:r>
          <w:t>income)</w:t>
        </w:r>
        <w:r>
          <w:rPr>
            <w:spacing w:val="-10"/>
          </w:rPr>
          <w:t xml:space="preserve"> </w:t>
        </w:r>
        <w:r>
          <w:t>and</w:t>
        </w:r>
        <w:r>
          <w:rPr>
            <w:spacing w:val="-10"/>
          </w:rPr>
          <w:t xml:space="preserve"> </w:t>
        </w:r>
        <w:r>
          <w:t>liquid</w:t>
        </w:r>
        <w:r>
          <w:rPr>
            <w:spacing w:val="-10"/>
          </w:rPr>
          <w:t xml:space="preserve"> </w:t>
        </w:r>
        <w:r>
          <w:t>assets</w:t>
        </w:r>
        <w:r>
          <w:rPr>
            <w:spacing w:val="-9"/>
          </w:rPr>
          <w:t xml:space="preserve"> </w:t>
        </w:r>
        <w:r>
          <w:t>are</w:t>
        </w:r>
        <w:r>
          <w:rPr>
            <w:spacing w:val="-10"/>
          </w:rPr>
          <w:t xml:space="preserve"> </w:t>
        </w:r>
        <w:r>
          <w:t>0,</w:t>
        </w:r>
        <w:r>
          <w:rPr>
            <w:spacing w:val="-9"/>
          </w:rPr>
          <w:t xml:space="preserve"> </w:t>
        </w:r>
        <w:r>
          <w:t>so</w:t>
        </w:r>
        <w:r>
          <w:rPr>
            <w:spacing w:val="-10"/>
          </w:rPr>
          <w:t xml:space="preserve"> </w:t>
        </w:r>
        <w:r>
          <w:t>their</w:t>
        </w:r>
        <w:r>
          <w:rPr>
            <w:spacing w:val="-10"/>
          </w:rPr>
          <w:t xml:space="preserve"> </w:t>
        </w:r>
        <w:r>
          <w:t>total</w:t>
        </w:r>
        <w:r>
          <w:rPr>
            <w:spacing w:val="-57"/>
          </w:rPr>
          <w:t xml:space="preserve"> </w:t>
        </w:r>
        <w:r>
          <w:rPr>
            <w:w w:val="95"/>
          </w:rPr>
          <w:t>expected wealth is 5. As this household becomes wealthier, they invest all of their liquid</w:t>
        </w:r>
        <w:r>
          <w:rPr>
            <w:spacing w:val="1"/>
            <w:w w:val="95"/>
          </w:rPr>
          <w:t xml:space="preserve"> </w:t>
        </w:r>
        <w:r>
          <w:t>assets in the stock market (such that their risky share is 100 percent), up to the point</w:t>
        </w:r>
        <w:r>
          <w:rPr>
            <w:spacing w:val="1"/>
          </w:rPr>
          <w:t xml:space="preserve"> </w:t>
        </w:r>
        <w:r>
          <w:t>where they start rebalancing their portfolio between the risky and the safe asset. In</w:t>
        </w:r>
        <w:r>
          <w:rPr>
            <w:spacing w:val="1"/>
          </w:rPr>
          <w:t xml:space="preserve"> </w:t>
        </w:r>
        <w:r>
          <w:rPr>
            <w:w w:val="95"/>
          </w:rPr>
          <w:t>this region, they are constrained from investing in the stock market by their low liquid</w:t>
        </w:r>
        <w:r>
          <w:rPr>
            <w:spacing w:val="1"/>
            <w:w w:val="95"/>
          </w:rPr>
          <w:t xml:space="preserve"> </w:t>
        </w:r>
        <w:r>
          <w:t>wealth,</w:t>
        </w:r>
        <w:r>
          <w:rPr>
            <w:spacing w:val="12"/>
          </w:rPr>
          <w:t xml:space="preserve"> </w:t>
        </w:r>
        <w:r>
          <w:t>as</w:t>
        </w:r>
        <w:r>
          <w:rPr>
            <w:spacing w:val="8"/>
          </w:rPr>
          <w:t xml:space="preserve"> </w:t>
        </w:r>
        <w:r>
          <w:t>they</w:t>
        </w:r>
        <w:r>
          <w:rPr>
            <w:spacing w:val="8"/>
          </w:rPr>
          <w:t xml:space="preserve"> </w:t>
        </w:r>
        <w:r>
          <w:t>surely</w:t>
        </w:r>
        <w:r>
          <w:rPr>
            <w:spacing w:val="8"/>
          </w:rPr>
          <w:t xml:space="preserve"> </w:t>
        </w:r>
        <w:r>
          <w:t>would</w:t>
        </w:r>
        <w:r>
          <w:rPr>
            <w:spacing w:val="8"/>
          </w:rPr>
          <w:t xml:space="preserve"> </w:t>
        </w:r>
        <w:r>
          <w:t>like</w:t>
        </w:r>
        <w:r>
          <w:rPr>
            <w:spacing w:val="8"/>
          </w:rPr>
          <w:t xml:space="preserve"> </w:t>
        </w:r>
        <w:r>
          <w:t>to</w:t>
        </w:r>
        <w:r>
          <w:rPr>
            <w:spacing w:val="8"/>
          </w:rPr>
          <w:t xml:space="preserve"> </w:t>
        </w:r>
        <w:r>
          <w:t>invest</w:t>
        </w:r>
        <w:r>
          <w:rPr>
            <w:spacing w:val="8"/>
          </w:rPr>
          <w:t xml:space="preserve"> </w:t>
        </w:r>
        <w:r>
          <w:t>more</w:t>
        </w:r>
        <w:r>
          <w:rPr>
            <w:spacing w:val="9"/>
          </w:rPr>
          <w:t xml:space="preserve"> </w:t>
        </w:r>
        <w:r>
          <w:t>in</w:t>
        </w:r>
        <w:r>
          <w:rPr>
            <w:spacing w:val="7"/>
          </w:rPr>
          <w:t xml:space="preserve"> </w:t>
        </w:r>
        <w:r>
          <w:t>the</w:t>
        </w:r>
        <w:r>
          <w:rPr>
            <w:spacing w:val="8"/>
          </w:rPr>
          <w:t xml:space="preserve"> </w:t>
        </w:r>
        <w:r>
          <w:t>market.</w:t>
        </w:r>
        <w:r>
          <w:rPr>
            <w:spacing w:val="59"/>
          </w:rPr>
          <w:t xml:space="preserve"> </w:t>
        </w:r>
        <w:r>
          <w:t>This</w:t>
        </w:r>
        <w:r>
          <w:rPr>
            <w:spacing w:val="8"/>
          </w:rPr>
          <w:t xml:space="preserve"> </w:t>
        </w:r>
        <w:r>
          <w:t>point</w:t>
        </w:r>
        <w:r>
          <w:rPr>
            <w:spacing w:val="8"/>
          </w:rPr>
          <w:t xml:space="preserve"> </w:t>
        </w:r>
        <w:r>
          <w:t xml:space="preserve">becomes </w:t>
        </w:r>
        <w:r>
          <w:rPr>
            <w:w w:val="95"/>
          </w:rPr>
          <w:t>clearer</w:t>
        </w:r>
        <w:r>
          <w:rPr>
            <w:spacing w:val="25"/>
            <w:w w:val="95"/>
          </w:rPr>
          <w:t xml:space="preserve"> </w:t>
        </w:r>
        <w:r>
          <w:rPr>
            <w:w w:val="95"/>
          </w:rPr>
          <w:t>by</w:t>
        </w:r>
        <w:r>
          <w:rPr>
            <w:spacing w:val="26"/>
            <w:w w:val="95"/>
          </w:rPr>
          <w:t xml:space="preserve"> </w:t>
        </w:r>
        <w:r>
          <w:rPr>
            <w:w w:val="95"/>
          </w:rPr>
          <w:t>comparing</w:t>
        </w:r>
        <w:r>
          <w:rPr>
            <w:spacing w:val="25"/>
            <w:w w:val="95"/>
          </w:rPr>
          <w:t xml:space="preserve"> </w:t>
        </w:r>
        <w:r>
          <w:rPr>
            <w:w w:val="95"/>
          </w:rPr>
          <w:t>the</w:t>
        </w:r>
        <w:r>
          <w:rPr>
            <w:spacing w:val="26"/>
            <w:w w:val="95"/>
          </w:rPr>
          <w:t xml:space="preserve"> </w:t>
        </w:r>
        <w:r>
          <w:rPr>
            <w:w w:val="95"/>
          </w:rPr>
          <w:t>household</w:t>
        </w:r>
        <w:r>
          <w:rPr>
            <w:spacing w:val="25"/>
            <w:w w:val="95"/>
          </w:rPr>
          <w:t xml:space="preserve"> </w:t>
        </w:r>
        <w:r>
          <w:rPr>
            <w:w w:val="95"/>
          </w:rPr>
          <w:t>to</w:t>
        </w:r>
        <w:r>
          <w:rPr>
            <w:spacing w:val="26"/>
            <w:w w:val="95"/>
          </w:rPr>
          <w:t xml:space="preserve"> </w:t>
        </w:r>
        <w:r>
          <w:rPr>
            <w:w w:val="95"/>
          </w:rPr>
          <w:t>an</w:t>
        </w:r>
        <w:r>
          <w:rPr>
            <w:spacing w:val="25"/>
            <w:w w:val="95"/>
          </w:rPr>
          <w:t xml:space="preserve"> </w:t>
        </w:r>
        <w:r>
          <w:rPr>
            <w:w w:val="95"/>
          </w:rPr>
          <w:t>equally</w:t>
        </w:r>
        <w:r>
          <w:rPr>
            <w:spacing w:val="26"/>
            <w:w w:val="95"/>
          </w:rPr>
          <w:t xml:space="preserve"> </w:t>
        </w:r>
        <w:r>
          <w:rPr>
            <w:w w:val="95"/>
          </w:rPr>
          <w:t>wealthy</w:t>
        </w:r>
        <w:r>
          <w:rPr>
            <w:spacing w:val="26"/>
            <w:w w:val="95"/>
          </w:rPr>
          <w:t xml:space="preserve"> </w:t>
        </w:r>
        <w:r>
          <w:rPr>
            <w:w w:val="95"/>
          </w:rPr>
          <w:t>peer</w:t>
        </w:r>
        <w:r>
          <w:rPr>
            <w:spacing w:val="25"/>
            <w:w w:val="95"/>
          </w:rPr>
          <w:t xml:space="preserve"> </w:t>
        </w:r>
        <w:r>
          <w:rPr>
            <w:w w:val="95"/>
          </w:rPr>
          <w:t>with</w:t>
        </w:r>
        <w:r>
          <w:rPr>
            <w:spacing w:val="26"/>
            <w:w w:val="95"/>
          </w:rPr>
          <w:t xml:space="preserve"> </w:t>
        </w:r>
        <w:r>
          <w:rPr>
            <w:w w:val="95"/>
          </w:rPr>
          <w:t>a</w:t>
        </w:r>
        <w:r>
          <w:rPr>
            <w:spacing w:val="25"/>
            <w:w w:val="95"/>
          </w:rPr>
          <w:t xml:space="preserve"> </w:t>
        </w:r>
        <w:r>
          <w:rPr>
            <w:w w:val="95"/>
          </w:rPr>
          <w:t>smaller</w:t>
        </w:r>
        <w:r>
          <w:rPr>
            <w:spacing w:val="26"/>
            <w:w w:val="95"/>
          </w:rPr>
          <w:t xml:space="preserve"> </w:t>
        </w:r>
        <w:r>
          <w:rPr>
            <w:w w:val="95"/>
          </w:rPr>
          <w:t>house.</w:t>
        </w:r>
        <w:r>
          <w:rPr>
            <w:spacing w:val="-55"/>
            <w:w w:val="95"/>
          </w:rPr>
          <w:t xml:space="preserve"> </w:t>
        </w:r>
        <w:r>
          <w:rPr>
            <w:spacing w:val="-1"/>
          </w:rPr>
          <w:t xml:space="preserve">At the point where the household with house size </w:t>
        </w:r>
        <w:r>
          <w:t>of 5 has liquid wealth of 1 (1 times</w:t>
        </w:r>
        <w:r>
          <w:rPr>
            <w:spacing w:val="-57"/>
          </w:rPr>
          <w:t xml:space="preserve"> </w:t>
        </w:r>
        <w:r>
          <w:rPr>
            <w:w w:val="95"/>
          </w:rPr>
          <w:t>their yearly net income), they are investing less into the stock market in absolute terms</w:t>
        </w:r>
        <w:r>
          <w:rPr>
            <w:spacing w:val="1"/>
            <w:w w:val="95"/>
          </w:rPr>
          <w:t xml:space="preserve"> </w:t>
        </w:r>
        <w:r>
          <w:rPr>
            <w:w w:val="95"/>
          </w:rPr>
          <w:t>than an equally wealthy household whose house size is equal to 2 and liquid assets are</w:t>
        </w:r>
        <w:r>
          <w:rPr>
            <w:spacing w:val="1"/>
            <w:w w:val="95"/>
          </w:rPr>
          <w:t xml:space="preserve"> </w:t>
        </w:r>
        <w:r>
          <w:rPr>
            <w:spacing w:val="-1"/>
          </w:rPr>
          <w:lastRenderedPageBreak/>
          <w:t>equal</w:t>
        </w:r>
        <w:r>
          <w:rPr>
            <w:spacing w:val="-9"/>
          </w:rPr>
          <w:t xml:space="preserve"> </w:t>
        </w:r>
        <w:r>
          <w:rPr>
            <w:spacing w:val="-1"/>
          </w:rPr>
          <w:t>to</w:t>
        </w:r>
        <w:r>
          <w:rPr>
            <w:spacing w:val="-8"/>
          </w:rPr>
          <w:t xml:space="preserve"> </w:t>
        </w:r>
        <w:r>
          <w:rPr>
            <w:spacing w:val="-1"/>
          </w:rPr>
          <w:t>4.</w:t>
        </w:r>
        <w:r>
          <w:rPr>
            <w:spacing w:val="11"/>
          </w:rPr>
          <w:t xml:space="preserve"> </w:t>
        </w:r>
        <w:r>
          <w:rPr>
            <w:spacing w:val="-1"/>
          </w:rPr>
          <w:t>The</w:t>
        </w:r>
        <w:r>
          <w:rPr>
            <w:spacing w:val="-9"/>
          </w:rPr>
          <w:t xml:space="preserve"> </w:t>
        </w:r>
        <w:r>
          <w:rPr>
            <w:spacing w:val="-1"/>
          </w:rPr>
          <w:t>total</w:t>
        </w:r>
        <w:r>
          <w:rPr>
            <w:spacing w:val="-8"/>
          </w:rPr>
          <w:t xml:space="preserve"> </w:t>
        </w:r>
        <w:r>
          <w:rPr>
            <w:spacing w:val="-1"/>
          </w:rPr>
          <w:t>expected</w:t>
        </w:r>
        <w:r>
          <w:rPr>
            <w:spacing w:val="-9"/>
          </w:rPr>
          <w:t xml:space="preserve"> </w:t>
        </w:r>
        <w:r>
          <w:rPr>
            <w:spacing w:val="-1"/>
          </w:rPr>
          <w:t>wealth</w:t>
        </w:r>
        <w:r>
          <w:rPr>
            <w:spacing w:val="-8"/>
          </w:rPr>
          <w:t xml:space="preserve"> </w:t>
        </w:r>
        <w:r>
          <w:t>of</w:t>
        </w:r>
        <w:r>
          <w:rPr>
            <w:spacing w:val="-9"/>
          </w:rPr>
          <w:t xml:space="preserve"> </w:t>
        </w:r>
        <w:r>
          <w:t>both</w:t>
        </w:r>
        <w:r>
          <w:rPr>
            <w:spacing w:val="-8"/>
          </w:rPr>
          <w:t xml:space="preserve"> </w:t>
        </w:r>
        <w:r>
          <w:t>these</w:t>
        </w:r>
        <w:r>
          <w:rPr>
            <w:spacing w:val="-8"/>
          </w:rPr>
          <w:t xml:space="preserve"> </w:t>
        </w:r>
        <w:r>
          <w:t>households</w:t>
        </w:r>
        <w:r>
          <w:rPr>
            <w:spacing w:val="-9"/>
          </w:rPr>
          <w:t xml:space="preserve"> </w:t>
        </w:r>
        <w:r>
          <w:t>is</w:t>
        </w:r>
        <w:r>
          <w:rPr>
            <w:spacing w:val="-8"/>
          </w:rPr>
          <w:t xml:space="preserve"> </w:t>
        </w:r>
        <w:r>
          <w:t>6,</w:t>
        </w:r>
        <w:r>
          <w:rPr>
            <w:spacing w:val="-8"/>
          </w:rPr>
          <w:t xml:space="preserve"> </w:t>
        </w:r>
        <w:r>
          <w:t>but</w:t>
        </w:r>
        <w:r>
          <w:rPr>
            <w:spacing w:val="-9"/>
          </w:rPr>
          <w:t xml:space="preserve"> </w:t>
        </w:r>
        <w:r>
          <w:t>the</w:t>
        </w:r>
        <w:r>
          <w:rPr>
            <w:spacing w:val="-8"/>
          </w:rPr>
          <w:t xml:space="preserve"> </w:t>
        </w:r>
        <w:r>
          <w:t>household</w:t>
        </w:r>
        <w:r>
          <w:rPr>
            <w:spacing w:val="-58"/>
          </w:rPr>
          <w:t xml:space="preserve"> </w:t>
        </w:r>
        <w:r>
          <w:rPr>
            <w:w w:val="95"/>
          </w:rPr>
          <w:t>with the larger house is investing fewer assets in the stock market than the household</w:t>
        </w:r>
        <w:r>
          <w:rPr>
            <w:spacing w:val="1"/>
            <w:w w:val="95"/>
          </w:rPr>
          <w:t xml:space="preserve"> </w:t>
        </w:r>
        <w:r>
          <w:rPr>
            <w:w w:val="95"/>
          </w:rPr>
          <w:t>with the smaller house.</w:t>
        </w:r>
        <w:r>
          <w:rPr>
            <w:spacing w:val="1"/>
            <w:w w:val="95"/>
          </w:rPr>
          <w:t xml:space="preserve"> </w:t>
        </w:r>
        <w:r>
          <w:rPr>
            <w:w w:val="95"/>
          </w:rPr>
          <w:t>As their total wealth increases, however, both households are</w:t>
        </w:r>
        <w:r>
          <w:rPr>
            <w:spacing w:val="1"/>
            <w:w w:val="95"/>
          </w:rPr>
          <w:t xml:space="preserve"> </w:t>
        </w:r>
        <w:r>
          <w:rPr>
            <w:w w:val="95"/>
          </w:rPr>
          <w:t>unconstrained by their house size and end up investing about the same amount into the</w:t>
        </w:r>
        <w:r>
          <w:rPr>
            <w:spacing w:val="1"/>
            <w:w w:val="95"/>
          </w:rPr>
          <w:t xml:space="preserve"> </w:t>
        </w:r>
        <w:r>
          <w:t>stock</w:t>
        </w:r>
        <w:r>
          <w:rPr>
            <w:spacing w:val="15"/>
          </w:rPr>
          <w:t xml:space="preserve"> </w:t>
        </w:r>
        <w:r>
          <w:t>market</w:t>
        </w:r>
        <w:r>
          <w:rPr>
            <w:spacing w:val="14"/>
          </w:rPr>
          <w:t xml:space="preserve"> </w:t>
        </w:r>
        <w:r>
          <w:t>in</w:t>
        </w:r>
        <w:r>
          <w:rPr>
            <w:spacing w:val="16"/>
          </w:rPr>
          <w:t xml:space="preserve"> </w:t>
        </w:r>
        <w:r>
          <w:t>absolute</w:t>
        </w:r>
        <w:r>
          <w:rPr>
            <w:spacing w:val="16"/>
          </w:rPr>
          <w:t xml:space="preserve"> </w:t>
        </w:r>
        <w:r>
          <w:t>terms.</w:t>
        </w:r>
      </w:ins>
    </w:p>
    <w:p w14:paraId="50A46B28" w14:textId="2AB43ADD" w:rsidR="00F140C9" w:rsidRDefault="00F140C9" w:rsidP="00843F4B">
      <w:pPr>
        <w:pStyle w:val="BodyText"/>
        <w:spacing w:line="290" w:lineRule="auto"/>
        <w:ind w:left="108" w:right="105"/>
        <w:jc w:val="both"/>
        <w:rPr>
          <w:ins w:id="531" w:author="Lujan, Alan" w:date="2021-12-15T10:30:00Z"/>
        </w:rPr>
      </w:pPr>
    </w:p>
    <w:p w14:paraId="56DB442C" w14:textId="77777777" w:rsidR="00F140C9" w:rsidRDefault="00F140C9" w:rsidP="001C49D2">
      <w:pPr>
        <w:spacing w:before="73"/>
        <w:ind w:left="180"/>
        <w:jc w:val="center"/>
        <w:rPr>
          <w:ins w:id="532" w:author="Lujan, Alan" w:date="2021-12-15T10:30:00Z"/>
          <w:rFonts w:ascii="Lucida Sans Unicode"/>
          <w:sz w:val="19"/>
        </w:rPr>
      </w:pPr>
      <w:ins w:id="533" w:author="Lujan, Alan" w:date="2021-12-15T10:30:00Z">
        <w:r>
          <w:rPr>
            <w:rFonts w:ascii="Lucida Sans Unicode"/>
            <w:w w:val="110"/>
            <w:sz w:val="19"/>
          </w:rPr>
          <w:t>Effect</w:t>
        </w:r>
        <w:r>
          <w:rPr>
            <w:rFonts w:ascii="Lucida Sans Unicode"/>
            <w:spacing w:val="-7"/>
            <w:w w:val="110"/>
            <w:sz w:val="19"/>
          </w:rPr>
          <w:t xml:space="preserve"> </w:t>
        </w:r>
        <w:r>
          <w:rPr>
            <w:rFonts w:ascii="Lucida Sans Unicode"/>
            <w:w w:val="110"/>
            <w:sz w:val="19"/>
          </w:rPr>
          <w:t>of</w:t>
        </w:r>
        <w:r>
          <w:rPr>
            <w:rFonts w:ascii="Lucida Sans Unicode"/>
            <w:spacing w:val="-6"/>
            <w:w w:val="110"/>
            <w:sz w:val="19"/>
          </w:rPr>
          <w:t xml:space="preserve"> </w:t>
        </w:r>
        <w:r>
          <w:rPr>
            <w:rFonts w:ascii="Lucida Sans Unicode"/>
            <w:w w:val="110"/>
            <w:sz w:val="19"/>
          </w:rPr>
          <w:t>House</w:t>
        </w:r>
        <w:r>
          <w:rPr>
            <w:rFonts w:ascii="Lucida Sans Unicode"/>
            <w:spacing w:val="-7"/>
            <w:w w:val="110"/>
            <w:sz w:val="19"/>
          </w:rPr>
          <w:t xml:space="preserve"> </w:t>
        </w:r>
        <w:r>
          <w:rPr>
            <w:rFonts w:ascii="Lucida Sans Unicode"/>
            <w:w w:val="110"/>
            <w:sz w:val="19"/>
          </w:rPr>
          <w:t>Size</w:t>
        </w:r>
        <w:r>
          <w:rPr>
            <w:rFonts w:ascii="Lucida Sans Unicode"/>
            <w:spacing w:val="-6"/>
            <w:w w:val="110"/>
            <w:sz w:val="19"/>
          </w:rPr>
          <w:t xml:space="preserve"> </w:t>
        </w:r>
        <w:r>
          <w:rPr>
            <w:rFonts w:ascii="Lucida Sans Unicode"/>
            <w:w w:val="110"/>
            <w:sz w:val="19"/>
          </w:rPr>
          <w:t>on</w:t>
        </w:r>
        <w:r>
          <w:rPr>
            <w:rFonts w:ascii="Lucida Sans Unicode"/>
            <w:spacing w:val="-7"/>
            <w:w w:val="110"/>
            <w:sz w:val="19"/>
          </w:rPr>
          <w:t xml:space="preserve"> </w:t>
        </w:r>
        <w:r>
          <w:rPr>
            <w:rFonts w:ascii="Lucida Sans Unicode"/>
            <w:w w:val="110"/>
            <w:sz w:val="19"/>
          </w:rPr>
          <w:t>Liquid</w:t>
        </w:r>
        <w:r>
          <w:rPr>
            <w:rFonts w:ascii="Lucida Sans Unicode"/>
            <w:spacing w:val="-6"/>
            <w:w w:val="110"/>
            <w:sz w:val="19"/>
          </w:rPr>
          <w:t xml:space="preserve"> </w:t>
        </w:r>
        <w:r>
          <w:rPr>
            <w:rFonts w:ascii="Lucida Sans Unicode"/>
            <w:w w:val="110"/>
            <w:sz w:val="19"/>
          </w:rPr>
          <w:t>Asset</w:t>
        </w:r>
        <w:r>
          <w:rPr>
            <w:rFonts w:ascii="Lucida Sans Unicode"/>
            <w:spacing w:val="-7"/>
            <w:w w:val="110"/>
            <w:sz w:val="19"/>
          </w:rPr>
          <w:t xml:space="preserve"> </w:t>
        </w:r>
        <w:r>
          <w:rPr>
            <w:rFonts w:ascii="Lucida Sans Unicode"/>
            <w:w w:val="110"/>
            <w:sz w:val="19"/>
          </w:rPr>
          <w:t>Investment</w:t>
        </w:r>
        <w:r>
          <w:rPr>
            <w:rFonts w:ascii="Lucida Sans Unicode"/>
            <w:spacing w:val="-6"/>
            <w:w w:val="110"/>
            <w:sz w:val="19"/>
          </w:rPr>
          <w:t xml:space="preserve"> </w:t>
        </w:r>
        <w:r>
          <w:rPr>
            <w:rFonts w:ascii="Lucida Sans Unicode"/>
            <w:w w:val="110"/>
            <w:sz w:val="19"/>
          </w:rPr>
          <w:t>in</w:t>
        </w:r>
        <w:r>
          <w:rPr>
            <w:rFonts w:ascii="Lucida Sans Unicode"/>
            <w:spacing w:val="-6"/>
            <w:w w:val="110"/>
            <w:sz w:val="19"/>
          </w:rPr>
          <w:t xml:space="preserve"> </w:t>
        </w:r>
        <w:r>
          <w:rPr>
            <w:rFonts w:ascii="Lucida Sans Unicode"/>
            <w:w w:val="110"/>
            <w:sz w:val="19"/>
          </w:rPr>
          <w:t>Stocks</w:t>
        </w:r>
      </w:ins>
    </w:p>
    <w:p w14:paraId="34D32F6A" w14:textId="77777777" w:rsidR="00F140C9" w:rsidRDefault="00F140C9">
      <w:pPr>
        <w:pStyle w:val="BodyText"/>
        <w:spacing w:before="12"/>
        <w:jc w:val="both"/>
        <w:rPr>
          <w:ins w:id="534" w:author="Lujan, Alan" w:date="2021-12-15T10:30:00Z"/>
          <w:rFonts w:ascii="Lucida Sans Unicode"/>
          <w:sz w:val="6"/>
        </w:rPr>
        <w:pPrChange w:id="535" w:author="Lujan, Alan" w:date="2021-12-15T10:49:00Z">
          <w:pPr>
            <w:pStyle w:val="BodyText"/>
            <w:spacing w:before="12"/>
          </w:pPr>
        </w:pPrChange>
      </w:pPr>
    </w:p>
    <w:p w14:paraId="24CED0C6" w14:textId="5509CE43" w:rsidR="00F140C9" w:rsidRDefault="00F140C9" w:rsidP="00843F4B">
      <w:pPr>
        <w:spacing w:before="52"/>
        <w:ind w:left="1650"/>
        <w:rPr>
          <w:ins w:id="536" w:author="Lujan, Alan" w:date="2021-12-15T10:30:00Z"/>
          <w:rFonts w:ascii="Lucida Sans Unicode"/>
          <w:sz w:val="16"/>
        </w:rPr>
      </w:pPr>
      <w:ins w:id="537" w:author="Lujan, Alan" w:date="2021-12-15T10:30:00Z">
        <w:r>
          <w:rPr>
            <w:rFonts w:ascii="Book Antiqua"/>
            <w:noProof/>
            <w:sz w:val="22"/>
          </w:rPr>
          <mc:AlternateContent>
            <mc:Choice Requires="wpg">
              <w:drawing>
                <wp:anchor distT="0" distB="0" distL="114300" distR="114300" simplePos="0" relativeHeight="251765760" behindDoc="0" locked="0" layoutInCell="1" allowOverlap="1" wp14:anchorId="76714B09" wp14:editId="49FB9ED9">
                  <wp:simplePos x="0" y="0"/>
                  <wp:positionH relativeFrom="page">
                    <wp:posOffset>2028190</wp:posOffset>
                  </wp:positionH>
                  <wp:positionV relativeFrom="paragraph">
                    <wp:posOffset>-59690</wp:posOffset>
                  </wp:positionV>
                  <wp:extent cx="3589020" cy="2343150"/>
                  <wp:effectExtent l="8890" t="9525" r="2540" b="9525"/>
                  <wp:wrapNone/>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9020" cy="2343150"/>
                            <a:chOff x="3194" y="-94"/>
                            <a:chExt cx="5652" cy="3690"/>
                          </a:xfrm>
                        </wpg:grpSpPr>
                        <wps:wsp>
                          <wps:cNvPr id="217" name="Line 201"/>
                          <wps:cNvCnPr>
                            <a:cxnSpLocks noChangeShapeType="1"/>
                          </wps:cNvCnPr>
                          <wps:spPr bwMode="auto">
                            <a:xfrm>
                              <a:off x="3561" y="3536"/>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18" name="docshape105"/>
                          <wps:cNvSpPr>
                            <a:spLocks/>
                          </wps:cNvSpPr>
                          <wps:spPr bwMode="auto">
                            <a:xfrm>
                              <a:off x="3561" y="3536"/>
                              <a:ext cx="2" cy="59"/>
                            </a:xfrm>
                            <a:custGeom>
                              <a:avLst/>
                              <a:gdLst>
                                <a:gd name="T0" fmla="+- 0 3536 3536"/>
                                <a:gd name="T1" fmla="*/ 3536 h 59"/>
                                <a:gd name="T2" fmla="+- 0 3595 3536"/>
                                <a:gd name="T3" fmla="*/ 3595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Line 203"/>
                          <wps:cNvCnPr>
                            <a:cxnSpLocks noChangeShapeType="1"/>
                          </wps:cNvCnPr>
                          <wps:spPr bwMode="auto">
                            <a:xfrm>
                              <a:off x="3561" y="3536"/>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 name="Line 204"/>
                          <wps:cNvCnPr>
                            <a:cxnSpLocks noChangeShapeType="1"/>
                          </wps:cNvCnPr>
                          <wps:spPr bwMode="auto">
                            <a:xfrm>
                              <a:off x="4220" y="3536"/>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21" name="docshape106"/>
                          <wps:cNvSpPr>
                            <a:spLocks/>
                          </wps:cNvSpPr>
                          <wps:spPr bwMode="auto">
                            <a:xfrm>
                              <a:off x="4220" y="3536"/>
                              <a:ext cx="2" cy="59"/>
                            </a:xfrm>
                            <a:custGeom>
                              <a:avLst/>
                              <a:gdLst>
                                <a:gd name="T0" fmla="+- 0 3536 3536"/>
                                <a:gd name="T1" fmla="*/ 3536 h 59"/>
                                <a:gd name="T2" fmla="+- 0 3595 3536"/>
                                <a:gd name="T3" fmla="*/ 3595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206"/>
                          <wps:cNvCnPr>
                            <a:cxnSpLocks noChangeShapeType="1"/>
                          </wps:cNvCnPr>
                          <wps:spPr bwMode="auto">
                            <a:xfrm>
                              <a:off x="4220" y="3536"/>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207"/>
                          <wps:cNvCnPr>
                            <a:cxnSpLocks noChangeShapeType="1"/>
                          </wps:cNvCnPr>
                          <wps:spPr bwMode="auto">
                            <a:xfrm>
                              <a:off x="4879" y="3536"/>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24" name="docshape107"/>
                          <wps:cNvSpPr>
                            <a:spLocks/>
                          </wps:cNvSpPr>
                          <wps:spPr bwMode="auto">
                            <a:xfrm>
                              <a:off x="4879" y="3536"/>
                              <a:ext cx="2" cy="59"/>
                            </a:xfrm>
                            <a:custGeom>
                              <a:avLst/>
                              <a:gdLst>
                                <a:gd name="T0" fmla="+- 0 3536 3536"/>
                                <a:gd name="T1" fmla="*/ 3536 h 59"/>
                                <a:gd name="T2" fmla="+- 0 3595 3536"/>
                                <a:gd name="T3" fmla="*/ 3595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Line 209"/>
                          <wps:cNvCnPr>
                            <a:cxnSpLocks noChangeShapeType="1"/>
                          </wps:cNvCnPr>
                          <wps:spPr bwMode="auto">
                            <a:xfrm>
                              <a:off x="4879" y="3536"/>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210"/>
                          <wps:cNvCnPr>
                            <a:cxnSpLocks noChangeShapeType="1"/>
                          </wps:cNvCnPr>
                          <wps:spPr bwMode="auto">
                            <a:xfrm>
                              <a:off x="5538" y="3536"/>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27" name="docshape108"/>
                          <wps:cNvSpPr>
                            <a:spLocks/>
                          </wps:cNvSpPr>
                          <wps:spPr bwMode="auto">
                            <a:xfrm>
                              <a:off x="5538" y="3536"/>
                              <a:ext cx="2" cy="59"/>
                            </a:xfrm>
                            <a:custGeom>
                              <a:avLst/>
                              <a:gdLst>
                                <a:gd name="T0" fmla="+- 0 3536 3536"/>
                                <a:gd name="T1" fmla="*/ 3536 h 59"/>
                                <a:gd name="T2" fmla="+- 0 3595 3536"/>
                                <a:gd name="T3" fmla="*/ 3595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Line 212"/>
                          <wps:cNvCnPr>
                            <a:cxnSpLocks noChangeShapeType="1"/>
                          </wps:cNvCnPr>
                          <wps:spPr bwMode="auto">
                            <a:xfrm>
                              <a:off x="5538" y="3536"/>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213"/>
                          <wps:cNvCnPr>
                            <a:cxnSpLocks noChangeShapeType="1"/>
                          </wps:cNvCnPr>
                          <wps:spPr bwMode="auto">
                            <a:xfrm>
                              <a:off x="6197" y="3536"/>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30" name="docshape109"/>
                          <wps:cNvSpPr>
                            <a:spLocks/>
                          </wps:cNvSpPr>
                          <wps:spPr bwMode="auto">
                            <a:xfrm>
                              <a:off x="6197" y="3536"/>
                              <a:ext cx="2" cy="59"/>
                            </a:xfrm>
                            <a:custGeom>
                              <a:avLst/>
                              <a:gdLst>
                                <a:gd name="T0" fmla="+- 0 3536 3536"/>
                                <a:gd name="T1" fmla="*/ 3536 h 59"/>
                                <a:gd name="T2" fmla="+- 0 3595 3536"/>
                                <a:gd name="T3" fmla="*/ 3595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Line 215"/>
                          <wps:cNvCnPr>
                            <a:cxnSpLocks noChangeShapeType="1"/>
                          </wps:cNvCnPr>
                          <wps:spPr bwMode="auto">
                            <a:xfrm>
                              <a:off x="6197" y="3536"/>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 name="Line 216"/>
                          <wps:cNvCnPr>
                            <a:cxnSpLocks noChangeShapeType="1"/>
                          </wps:cNvCnPr>
                          <wps:spPr bwMode="auto">
                            <a:xfrm>
                              <a:off x="6856" y="3536"/>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33" name="docshape110"/>
                          <wps:cNvSpPr>
                            <a:spLocks/>
                          </wps:cNvSpPr>
                          <wps:spPr bwMode="auto">
                            <a:xfrm>
                              <a:off x="6856" y="3536"/>
                              <a:ext cx="2" cy="59"/>
                            </a:xfrm>
                            <a:custGeom>
                              <a:avLst/>
                              <a:gdLst>
                                <a:gd name="T0" fmla="+- 0 3536 3536"/>
                                <a:gd name="T1" fmla="*/ 3536 h 59"/>
                                <a:gd name="T2" fmla="+- 0 3595 3536"/>
                                <a:gd name="T3" fmla="*/ 3595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Line 218"/>
                          <wps:cNvCnPr>
                            <a:cxnSpLocks noChangeShapeType="1"/>
                          </wps:cNvCnPr>
                          <wps:spPr bwMode="auto">
                            <a:xfrm>
                              <a:off x="6856" y="3536"/>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Line 219"/>
                          <wps:cNvCnPr>
                            <a:cxnSpLocks noChangeShapeType="1"/>
                          </wps:cNvCnPr>
                          <wps:spPr bwMode="auto">
                            <a:xfrm>
                              <a:off x="7515" y="3536"/>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36" name="docshape111"/>
                          <wps:cNvSpPr>
                            <a:spLocks/>
                          </wps:cNvSpPr>
                          <wps:spPr bwMode="auto">
                            <a:xfrm>
                              <a:off x="7515" y="3536"/>
                              <a:ext cx="2" cy="59"/>
                            </a:xfrm>
                            <a:custGeom>
                              <a:avLst/>
                              <a:gdLst>
                                <a:gd name="T0" fmla="+- 0 3536 3536"/>
                                <a:gd name="T1" fmla="*/ 3536 h 59"/>
                                <a:gd name="T2" fmla="+- 0 3595 3536"/>
                                <a:gd name="T3" fmla="*/ 3595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Line 221"/>
                          <wps:cNvCnPr>
                            <a:cxnSpLocks noChangeShapeType="1"/>
                          </wps:cNvCnPr>
                          <wps:spPr bwMode="auto">
                            <a:xfrm>
                              <a:off x="7515" y="3536"/>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Line 222"/>
                          <wps:cNvCnPr>
                            <a:cxnSpLocks noChangeShapeType="1"/>
                          </wps:cNvCnPr>
                          <wps:spPr bwMode="auto">
                            <a:xfrm>
                              <a:off x="8174" y="3536"/>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39" name="docshape112"/>
                          <wps:cNvSpPr>
                            <a:spLocks/>
                          </wps:cNvSpPr>
                          <wps:spPr bwMode="auto">
                            <a:xfrm>
                              <a:off x="8174" y="3536"/>
                              <a:ext cx="2" cy="59"/>
                            </a:xfrm>
                            <a:custGeom>
                              <a:avLst/>
                              <a:gdLst>
                                <a:gd name="T0" fmla="+- 0 3536 3536"/>
                                <a:gd name="T1" fmla="*/ 3536 h 59"/>
                                <a:gd name="T2" fmla="+- 0 3595 3536"/>
                                <a:gd name="T3" fmla="*/ 3595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Line 224"/>
                          <wps:cNvCnPr>
                            <a:cxnSpLocks noChangeShapeType="1"/>
                          </wps:cNvCnPr>
                          <wps:spPr bwMode="auto">
                            <a:xfrm>
                              <a:off x="8174" y="3536"/>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Line 225"/>
                          <wps:cNvCnPr>
                            <a:cxnSpLocks noChangeShapeType="1"/>
                          </wps:cNvCnPr>
                          <wps:spPr bwMode="auto">
                            <a:xfrm>
                              <a:off x="8833" y="3536"/>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42" name="docshape113"/>
                          <wps:cNvSpPr>
                            <a:spLocks/>
                          </wps:cNvSpPr>
                          <wps:spPr bwMode="auto">
                            <a:xfrm>
                              <a:off x="8833" y="3536"/>
                              <a:ext cx="2" cy="59"/>
                            </a:xfrm>
                            <a:custGeom>
                              <a:avLst/>
                              <a:gdLst>
                                <a:gd name="T0" fmla="+- 0 3536 3536"/>
                                <a:gd name="T1" fmla="*/ 3536 h 59"/>
                                <a:gd name="T2" fmla="+- 0 3595 3536"/>
                                <a:gd name="T3" fmla="*/ 3595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Line 227"/>
                          <wps:cNvCnPr>
                            <a:cxnSpLocks noChangeShapeType="1"/>
                          </wps:cNvCnPr>
                          <wps:spPr bwMode="auto">
                            <a:xfrm>
                              <a:off x="8833" y="3536"/>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 name="Line 228"/>
                          <wps:cNvCnPr>
                            <a:cxnSpLocks noChangeShapeType="1"/>
                          </wps:cNvCnPr>
                          <wps:spPr bwMode="auto">
                            <a:xfrm>
                              <a:off x="3253" y="3372"/>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45" name="docshape114"/>
                          <wps:cNvSpPr>
                            <a:spLocks/>
                          </wps:cNvSpPr>
                          <wps:spPr bwMode="auto">
                            <a:xfrm>
                              <a:off x="3194" y="3371"/>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230"/>
                          <wps:cNvCnPr>
                            <a:cxnSpLocks noChangeShapeType="1"/>
                          </wps:cNvCnPr>
                          <wps:spPr bwMode="auto">
                            <a:xfrm>
                              <a:off x="3253" y="3372"/>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231"/>
                          <wps:cNvCnPr>
                            <a:cxnSpLocks noChangeShapeType="1"/>
                          </wps:cNvCnPr>
                          <wps:spPr bwMode="auto">
                            <a:xfrm>
                              <a:off x="3253" y="2730"/>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48" name="docshape115"/>
                          <wps:cNvSpPr>
                            <a:spLocks/>
                          </wps:cNvSpPr>
                          <wps:spPr bwMode="auto">
                            <a:xfrm>
                              <a:off x="3194" y="2730"/>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Line 233"/>
                          <wps:cNvCnPr>
                            <a:cxnSpLocks noChangeShapeType="1"/>
                          </wps:cNvCnPr>
                          <wps:spPr bwMode="auto">
                            <a:xfrm>
                              <a:off x="3253" y="2730"/>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234"/>
                          <wps:cNvCnPr>
                            <a:cxnSpLocks noChangeShapeType="1"/>
                          </wps:cNvCnPr>
                          <wps:spPr bwMode="auto">
                            <a:xfrm>
                              <a:off x="3253" y="2089"/>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51" name="docshape116"/>
                          <wps:cNvSpPr>
                            <a:spLocks/>
                          </wps:cNvSpPr>
                          <wps:spPr bwMode="auto">
                            <a:xfrm>
                              <a:off x="3194" y="2088"/>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Line 236"/>
                          <wps:cNvCnPr>
                            <a:cxnSpLocks noChangeShapeType="1"/>
                          </wps:cNvCnPr>
                          <wps:spPr bwMode="auto">
                            <a:xfrm>
                              <a:off x="3253" y="2089"/>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237"/>
                          <wps:cNvCnPr>
                            <a:cxnSpLocks noChangeShapeType="1"/>
                          </wps:cNvCnPr>
                          <wps:spPr bwMode="auto">
                            <a:xfrm>
                              <a:off x="3253" y="1447"/>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54" name="docshape117"/>
                          <wps:cNvSpPr>
                            <a:spLocks/>
                          </wps:cNvSpPr>
                          <wps:spPr bwMode="auto">
                            <a:xfrm>
                              <a:off x="3194" y="1447"/>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Line 239"/>
                          <wps:cNvCnPr>
                            <a:cxnSpLocks noChangeShapeType="1"/>
                          </wps:cNvCnPr>
                          <wps:spPr bwMode="auto">
                            <a:xfrm>
                              <a:off x="3253" y="1447"/>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Line 240"/>
                          <wps:cNvCnPr>
                            <a:cxnSpLocks noChangeShapeType="1"/>
                          </wps:cNvCnPr>
                          <wps:spPr bwMode="auto">
                            <a:xfrm>
                              <a:off x="3253" y="806"/>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57" name="docshape118"/>
                          <wps:cNvSpPr>
                            <a:spLocks/>
                          </wps:cNvSpPr>
                          <wps:spPr bwMode="auto">
                            <a:xfrm>
                              <a:off x="3194" y="805"/>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Line 242"/>
                          <wps:cNvCnPr>
                            <a:cxnSpLocks noChangeShapeType="1"/>
                          </wps:cNvCnPr>
                          <wps:spPr bwMode="auto">
                            <a:xfrm>
                              <a:off x="3253" y="806"/>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Line 243"/>
                          <wps:cNvCnPr>
                            <a:cxnSpLocks noChangeShapeType="1"/>
                          </wps:cNvCnPr>
                          <wps:spPr bwMode="auto">
                            <a:xfrm>
                              <a:off x="3253" y="164"/>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60" name="docshape119"/>
                          <wps:cNvSpPr>
                            <a:spLocks/>
                          </wps:cNvSpPr>
                          <wps:spPr bwMode="auto">
                            <a:xfrm>
                              <a:off x="3194" y="164"/>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Line 245"/>
                          <wps:cNvCnPr>
                            <a:cxnSpLocks noChangeShapeType="1"/>
                          </wps:cNvCnPr>
                          <wps:spPr bwMode="auto">
                            <a:xfrm>
                              <a:off x="3253" y="164"/>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docshape120"/>
                          <wps:cNvSpPr>
                            <a:spLocks/>
                          </wps:cNvSpPr>
                          <wps:spPr bwMode="auto">
                            <a:xfrm>
                              <a:off x="3561" y="952"/>
                              <a:ext cx="5272" cy="2420"/>
                            </a:xfrm>
                            <a:custGeom>
                              <a:avLst/>
                              <a:gdLst>
                                <a:gd name="T0" fmla="+- 0 3622 3561"/>
                                <a:gd name="T1" fmla="*/ T0 w 5272"/>
                                <a:gd name="T2" fmla="+- 0 3313 952"/>
                                <a:gd name="T3" fmla="*/ 3313 h 2420"/>
                                <a:gd name="T4" fmla="+- 0 3769 3561"/>
                                <a:gd name="T5" fmla="*/ T4 w 5272"/>
                                <a:gd name="T6" fmla="+- 0 3170 952"/>
                                <a:gd name="T7" fmla="*/ 3170 h 2420"/>
                                <a:gd name="T8" fmla="+- 0 3915 3561"/>
                                <a:gd name="T9" fmla="*/ T8 w 5272"/>
                                <a:gd name="T10" fmla="+- 0 3028 952"/>
                                <a:gd name="T11" fmla="*/ 3028 h 2420"/>
                                <a:gd name="T12" fmla="+- 0 4060 3561"/>
                                <a:gd name="T13" fmla="*/ T12 w 5272"/>
                                <a:gd name="T14" fmla="+- 0 2887 952"/>
                                <a:gd name="T15" fmla="*/ 2887 h 2420"/>
                                <a:gd name="T16" fmla="+- 0 4204 3561"/>
                                <a:gd name="T17" fmla="*/ T16 w 5272"/>
                                <a:gd name="T18" fmla="+- 0 2746 952"/>
                                <a:gd name="T19" fmla="*/ 2746 h 2420"/>
                                <a:gd name="T20" fmla="+- 0 4347 3561"/>
                                <a:gd name="T21" fmla="*/ T20 w 5272"/>
                                <a:gd name="T22" fmla="+- 0 2607 952"/>
                                <a:gd name="T23" fmla="*/ 2607 h 2420"/>
                                <a:gd name="T24" fmla="+- 0 4489 3561"/>
                                <a:gd name="T25" fmla="*/ T24 w 5272"/>
                                <a:gd name="T26" fmla="+- 0 2468 952"/>
                                <a:gd name="T27" fmla="*/ 2468 h 2420"/>
                                <a:gd name="T28" fmla="+- 0 4631 3561"/>
                                <a:gd name="T29" fmla="*/ T28 w 5272"/>
                                <a:gd name="T30" fmla="+- 0 2410 952"/>
                                <a:gd name="T31" fmla="*/ 2410 h 2420"/>
                                <a:gd name="T32" fmla="+- 0 4772 3561"/>
                                <a:gd name="T33" fmla="*/ T32 w 5272"/>
                                <a:gd name="T34" fmla="+- 0 2360 952"/>
                                <a:gd name="T35" fmla="*/ 2360 h 2420"/>
                                <a:gd name="T36" fmla="+- 0 4912 3561"/>
                                <a:gd name="T37" fmla="*/ T36 w 5272"/>
                                <a:gd name="T38" fmla="+- 0 2310 952"/>
                                <a:gd name="T39" fmla="*/ 2310 h 2420"/>
                                <a:gd name="T40" fmla="+- 0 5050 3561"/>
                                <a:gd name="T41" fmla="*/ T40 w 5272"/>
                                <a:gd name="T42" fmla="+- 0 2261 952"/>
                                <a:gd name="T43" fmla="*/ 2261 h 2420"/>
                                <a:gd name="T44" fmla="+- 0 5188 3561"/>
                                <a:gd name="T45" fmla="*/ T44 w 5272"/>
                                <a:gd name="T46" fmla="+- 0 2213 952"/>
                                <a:gd name="T47" fmla="*/ 2213 h 2420"/>
                                <a:gd name="T48" fmla="+- 0 5325 3561"/>
                                <a:gd name="T49" fmla="*/ T48 w 5272"/>
                                <a:gd name="T50" fmla="+- 0 2165 952"/>
                                <a:gd name="T51" fmla="*/ 2165 h 2420"/>
                                <a:gd name="T52" fmla="+- 0 5461 3561"/>
                                <a:gd name="T53" fmla="*/ T52 w 5272"/>
                                <a:gd name="T54" fmla="+- 0 2117 952"/>
                                <a:gd name="T55" fmla="*/ 2117 h 2420"/>
                                <a:gd name="T56" fmla="+- 0 5596 3561"/>
                                <a:gd name="T57" fmla="*/ T56 w 5272"/>
                                <a:gd name="T58" fmla="+- 0 2070 952"/>
                                <a:gd name="T59" fmla="*/ 2070 h 2420"/>
                                <a:gd name="T60" fmla="+- 0 5731 3561"/>
                                <a:gd name="T61" fmla="*/ T60 w 5272"/>
                                <a:gd name="T62" fmla="+- 0 2023 952"/>
                                <a:gd name="T63" fmla="*/ 2023 h 2420"/>
                                <a:gd name="T64" fmla="+- 0 5864 3561"/>
                                <a:gd name="T65" fmla="*/ T64 w 5272"/>
                                <a:gd name="T66" fmla="+- 0 1977 952"/>
                                <a:gd name="T67" fmla="*/ 1977 h 2420"/>
                                <a:gd name="T68" fmla="+- 0 5997 3561"/>
                                <a:gd name="T69" fmla="*/ T68 w 5272"/>
                                <a:gd name="T70" fmla="+- 0 1930 952"/>
                                <a:gd name="T71" fmla="*/ 1930 h 2420"/>
                                <a:gd name="T72" fmla="+- 0 6129 3561"/>
                                <a:gd name="T73" fmla="*/ T72 w 5272"/>
                                <a:gd name="T74" fmla="+- 0 1884 952"/>
                                <a:gd name="T75" fmla="*/ 1884 h 2420"/>
                                <a:gd name="T76" fmla="+- 0 6261 3561"/>
                                <a:gd name="T77" fmla="*/ T76 w 5272"/>
                                <a:gd name="T78" fmla="+- 0 1839 952"/>
                                <a:gd name="T79" fmla="*/ 1839 h 2420"/>
                                <a:gd name="T80" fmla="+- 0 6392 3561"/>
                                <a:gd name="T81" fmla="*/ T80 w 5272"/>
                                <a:gd name="T82" fmla="+- 0 1793 952"/>
                                <a:gd name="T83" fmla="*/ 1793 h 2420"/>
                                <a:gd name="T84" fmla="+- 0 6522 3561"/>
                                <a:gd name="T85" fmla="*/ T84 w 5272"/>
                                <a:gd name="T86" fmla="+- 0 1748 952"/>
                                <a:gd name="T87" fmla="*/ 1748 h 2420"/>
                                <a:gd name="T88" fmla="+- 0 6652 3561"/>
                                <a:gd name="T89" fmla="*/ T88 w 5272"/>
                                <a:gd name="T90" fmla="+- 0 1703 952"/>
                                <a:gd name="T91" fmla="*/ 1703 h 2420"/>
                                <a:gd name="T92" fmla="+- 0 6781 3561"/>
                                <a:gd name="T93" fmla="*/ T92 w 5272"/>
                                <a:gd name="T94" fmla="+- 0 1659 952"/>
                                <a:gd name="T95" fmla="*/ 1659 h 2420"/>
                                <a:gd name="T96" fmla="+- 0 6909 3561"/>
                                <a:gd name="T97" fmla="*/ T96 w 5272"/>
                                <a:gd name="T98" fmla="+- 0 1614 952"/>
                                <a:gd name="T99" fmla="*/ 1614 h 2420"/>
                                <a:gd name="T100" fmla="+- 0 7037 3561"/>
                                <a:gd name="T101" fmla="*/ T100 w 5272"/>
                                <a:gd name="T102" fmla="+- 0 1570 952"/>
                                <a:gd name="T103" fmla="*/ 1570 h 2420"/>
                                <a:gd name="T104" fmla="+- 0 7164 3561"/>
                                <a:gd name="T105" fmla="*/ T104 w 5272"/>
                                <a:gd name="T106" fmla="+- 0 1526 952"/>
                                <a:gd name="T107" fmla="*/ 1526 h 2420"/>
                                <a:gd name="T108" fmla="+- 0 7291 3561"/>
                                <a:gd name="T109" fmla="*/ T108 w 5272"/>
                                <a:gd name="T110" fmla="+- 0 1482 952"/>
                                <a:gd name="T111" fmla="*/ 1482 h 2420"/>
                                <a:gd name="T112" fmla="+- 0 7417 3561"/>
                                <a:gd name="T113" fmla="*/ T112 w 5272"/>
                                <a:gd name="T114" fmla="+- 0 1439 952"/>
                                <a:gd name="T115" fmla="*/ 1439 h 2420"/>
                                <a:gd name="T116" fmla="+- 0 7542 3561"/>
                                <a:gd name="T117" fmla="*/ T116 w 5272"/>
                                <a:gd name="T118" fmla="+- 0 1396 952"/>
                                <a:gd name="T119" fmla="*/ 1396 h 2420"/>
                                <a:gd name="T120" fmla="+- 0 7668 3561"/>
                                <a:gd name="T121" fmla="*/ T120 w 5272"/>
                                <a:gd name="T122" fmla="+- 0 1353 952"/>
                                <a:gd name="T123" fmla="*/ 1353 h 2420"/>
                                <a:gd name="T124" fmla="+- 0 7792 3561"/>
                                <a:gd name="T125" fmla="*/ T124 w 5272"/>
                                <a:gd name="T126" fmla="+- 0 1310 952"/>
                                <a:gd name="T127" fmla="*/ 1310 h 2420"/>
                                <a:gd name="T128" fmla="+- 0 7916 3561"/>
                                <a:gd name="T129" fmla="*/ T128 w 5272"/>
                                <a:gd name="T130" fmla="+- 0 1267 952"/>
                                <a:gd name="T131" fmla="*/ 1267 h 2420"/>
                                <a:gd name="T132" fmla="+- 0 8040 3561"/>
                                <a:gd name="T133" fmla="*/ T132 w 5272"/>
                                <a:gd name="T134" fmla="+- 0 1225 952"/>
                                <a:gd name="T135" fmla="*/ 1225 h 2420"/>
                                <a:gd name="T136" fmla="+- 0 8163 3561"/>
                                <a:gd name="T137" fmla="*/ T136 w 5272"/>
                                <a:gd name="T138" fmla="+- 0 1182 952"/>
                                <a:gd name="T139" fmla="*/ 1182 h 2420"/>
                                <a:gd name="T140" fmla="+- 0 8286 3561"/>
                                <a:gd name="T141" fmla="*/ T140 w 5272"/>
                                <a:gd name="T142" fmla="+- 0 1140 952"/>
                                <a:gd name="T143" fmla="*/ 1140 h 2420"/>
                                <a:gd name="T144" fmla="+- 0 8408 3561"/>
                                <a:gd name="T145" fmla="*/ T144 w 5272"/>
                                <a:gd name="T146" fmla="+- 0 1098 952"/>
                                <a:gd name="T147" fmla="*/ 1098 h 2420"/>
                                <a:gd name="T148" fmla="+- 0 8530 3561"/>
                                <a:gd name="T149" fmla="*/ T148 w 5272"/>
                                <a:gd name="T150" fmla="+- 0 1056 952"/>
                                <a:gd name="T151" fmla="*/ 1056 h 2420"/>
                                <a:gd name="T152" fmla="+- 0 8652 3561"/>
                                <a:gd name="T153" fmla="*/ T152 w 5272"/>
                                <a:gd name="T154" fmla="+- 0 1014 952"/>
                                <a:gd name="T155" fmla="*/ 1014 h 2420"/>
                                <a:gd name="T156" fmla="+- 0 8773 3561"/>
                                <a:gd name="T157" fmla="*/ T156 w 5272"/>
                                <a:gd name="T158" fmla="+- 0 973 952"/>
                                <a:gd name="T159" fmla="*/ 973 h 2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272" h="2420">
                                  <a:moveTo>
                                    <a:pt x="0" y="2420"/>
                                  </a:moveTo>
                                  <a:lnTo>
                                    <a:pt x="61" y="2361"/>
                                  </a:lnTo>
                                  <a:lnTo>
                                    <a:pt x="134" y="2289"/>
                                  </a:lnTo>
                                  <a:lnTo>
                                    <a:pt x="208" y="2218"/>
                                  </a:lnTo>
                                  <a:lnTo>
                                    <a:pt x="281" y="2147"/>
                                  </a:lnTo>
                                  <a:lnTo>
                                    <a:pt x="354" y="2076"/>
                                  </a:lnTo>
                                  <a:lnTo>
                                    <a:pt x="426" y="2005"/>
                                  </a:lnTo>
                                  <a:lnTo>
                                    <a:pt x="499" y="1935"/>
                                  </a:lnTo>
                                  <a:lnTo>
                                    <a:pt x="571" y="1864"/>
                                  </a:lnTo>
                                  <a:lnTo>
                                    <a:pt x="643" y="1794"/>
                                  </a:lnTo>
                                  <a:lnTo>
                                    <a:pt x="715" y="1724"/>
                                  </a:lnTo>
                                  <a:lnTo>
                                    <a:pt x="786" y="1655"/>
                                  </a:lnTo>
                                  <a:lnTo>
                                    <a:pt x="857" y="1585"/>
                                  </a:lnTo>
                                  <a:lnTo>
                                    <a:pt x="928" y="1516"/>
                                  </a:lnTo>
                                  <a:lnTo>
                                    <a:pt x="999" y="1483"/>
                                  </a:lnTo>
                                  <a:lnTo>
                                    <a:pt x="1070" y="1458"/>
                                  </a:lnTo>
                                  <a:lnTo>
                                    <a:pt x="1141" y="1433"/>
                                  </a:lnTo>
                                  <a:lnTo>
                                    <a:pt x="1211" y="1408"/>
                                  </a:lnTo>
                                  <a:lnTo>
                                    <a:pt x="1281" y="1383"/>
                                  </a:lnTo>
                                  <a:lnTo>
                                    <a:pt x="1351" y="1358"/>
                                  </a:lnTo>
                                  <a:lnTo>
                                    <a:pt x="1420" y="1334"/>
                                  </a:lnTo>
                                  <a:lnTo>
                                    <a:pt x="1489" y="1309"/>
                                  </a:lnTo>
                                  <a:lnTo>
                                    <a:pt x="1558" y="1285"/>
                                  </a:lnTo>
                                  <a:lnTo>
                                    <a:pt x="1627" y="1261"/>
                                  </a:lnTo>
                                  <a:lnTo>
                                    <a:pt x="1696" y="1237"/>
                                  </a:lnTo>
                                  <a:lnTo>
                                    <a:pt x="1764" y="1213"/>
                                  </a:lnTo>
                                  <a:lnTo>
                                    <a:pt x="1832" y="1189"/>
                                  </a:lnTo>
                                  <a:lnTo>
                                    <a:pt x="1900" y="1165"/>
                                  </a:lnTo>
                                  <a:lnTo>
                                    <a:pt x="1968" y="1142"/>
                                  </a:lnTo>
                                  <a:lnTo>
                                    <a:pt x="2035" y="1118"/>
                                  </a:lnTo>
                                  <a:lnTo>
                                    <a:pt x="2103" y="1094"/>
                                  </a:lnTo>
                                  <a:lnTo>
                                    <a:pt x="2170" y="1071"/>
                                  </a:lnTo>
                                  <a:lnTo>
                                    <a:pt x="2237" y="1048"/>
                                  </a:lnTo>
                                  <a:lnTo>
                                    <a:pt x="2303" y="1025"/>
                                  </a:lnTo>
                                  <a:lnTo>
                                    <a:pt x="2370" y="1001"/>
                                  </a:lnTo>
                                  <a:lnTo>
                                    <a:pt x="2436" y="978"/>
                                  </a:lnTo>
                                  <a:lnTo>
                                    <a:pt x="2502" y="955"/>
                                  </a:lnTo>
                                  <a:lnTo>
                                    <a:pt x="2568" y="932"/>
                                  </a:lnTo>
                                  <a:lnTo>
                                    <a:pt x="2634" y="909"/>
                                  </a:lnTo>
                                  <a:lnTo>
                                    <a:pt x="2700" y="887"/>
                                  </a:lnTo>
                                  <a:lnTo>
                                    <a:pt x="2765" y="864"/>
                                  </a:lnTo>
                                  <a:lnTo>
                                    <a:pt x="2831" y="841"/>
                                  </a:lnTo>
                                  <a:lnTo>
                                    <a:pt x="2896" y="818"/>
                                  </a:lnTo>
                                  <a:lnTo>
                                    <a:pt x="2961" y="796"/>
                                  </a:lnTo>
                                  <a:lnTo>
                                    <a:pt x="3026" y="773"/>
                                  </a:lnTo>
                                  <a:lnTo>
                                    <a:pt x="3091" y="751"/>
                                  </a:lnTo>
                                  <a:lnTo>
                                    <a:pt x="3155" y="729"/>
                                  </a:lnTo>
                                  <a:lnTo>
                                    <a:pt x="3220" y="707"/>
                                  </a:lnTo>
                                  <a:lnTo>
                                    <a:pt x="3284" y="685"/>
                                  </a:lnTo>
                                  <a:lnTo>
                                    <a:pt x="3348" y="662"/>
                                  </a:lnTo>
                                  <a:lnTo>
                                    <a:pt x="3412" y="640"/>
                                  </a:lnTo>
                                  <a:lnTo>
                                    <a:pt x="3476" y="618"/>
                                  </a:lnTo>
                                  <a:lnTo>
                                    <a:pt x="3539" y="596"/>
                                  </a:lnTo>
                                  <a:lnTo>
                                    <a:pt x="3603" y="574"/>
                                  </a:lnTo>
                                  <a:lnTo>
                                    <a:pt x="3666" y="552"/>
                                  </a:lnTo>
                                  <a:lnTo>
                                    <a:pt x="3730" y="530"/>
                                  </a:lnTo>
                                  <a:lnTo>
                                    <a:pt x="3793" y="509"/>
                                  </a:lnTo>
                                  <a:lnTo>
                                    <a:pt x="3856" y="487"/>
                                  </a:lnTo>
                                  <a:lnTo>
                                    <a:pt x="3919" y="465"/>
                                  </a:lnTo>
                                  <a:lnTo>
                                    <a:pt x="3981" y="444"/>
                                  </a:lnTo>
                                  <a:lnTo>
                                    <a:pt x="4044" y="422"/>
                                  </a:lnTo>
                                  <a:lnTo>
                                    <a:pt x="4107" y="401"/>
                                  </a:lnTo>
                                  <a:lnTo>
                                    <a:pt x="4169" y="379"/>
                                  </a:lnTo>
                                  <a:lnTo>
                                    <a:pt x="4231" y="358"/>
                                  </a:lnTo>
                                  <a:lnTo>
                                    <a:pt x="4293" y="337"/>
                                  </a:lnTo>
                                  <a:lnTo>
                                    <a:pt x="4355" y="315"/>
                                  </a:lnTo>
                                  <a:lnTo>
                                    <a:pt x="4417" y="294"/>
                                  </a:lnTo>
                                  <a:lnTo>
                                    <a:pt x="4479" y="273"/>
                                  </a:lnTo>
                                  <a:lnTo>
                                    <a:pt x="4541" y="251"/>
                                  </a:lnTo>
                                  <a:lnTo>
                                    <a:pt x="4602" y="230"/>
                                  </a:lnTo>
                                  <a:lnTo>
                                    <a:pt x="4664" y="209"/>
                                  </a:lnTo>
                                  <a:lnTo>
                                    <a:pt x="4725" y="188"/>
                                  </a:lnTo>
                                  <a:lnTo>
                                    <a:pt x="4786" y="167"/>
                                  </a:lnTo>
                                  <a:lnTo>
                                    <a:pt x="4847" y="146"/>
                                  </a:lnTo>
                                  <a:lnTo>
                                    <a:pt x="4908" y="125"/>
                                  </a:lnTo>
                                  <a:lnTo>
                                    <a:pt x="4969" y="104"/>
                                  </a:lnTo>
                                  <a:lnTo>
                                    <a:pt x="5030" y="83"/>
                                  </a:lnTo>
                                  <a:lnTo>
                                    <a:pt x="5091" y="62"/>
                                  </a:lnTo>
                                  <a:lnTo>
                                    <a:pt x="5151" y="41"/>
                                  </a:lnTo>
                                  <a:lnTo>
                                    <a:pt x="5212" y="21"/>
                                  </a:lnTo>
                                  <a:lnTo>
                                    <a:pt x="5272" y="0"/>
                                  </a:lnTo>
                                </a:path>
                              </a:pathLst>
                            </a:custGeom>
                            <a:noFill/>
                            <a:ln w="1587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docshape121"/>
                          <wps:cNvSpPr>
                            <a:spLocks/>
                          </wps:cNvSpPr>
                          <wps:spPr bwMode="auto">
                            <a:xfrm>
                              <a:off x="3561" y="392"/>
                              <a:ext cx="5272" cy="2980"/>
                            </a:xfrm>
                            <a:custGeom>
                              <a:avLst/>
                              <a:gdLst>
                                <a:gd name="T0" fmla="+- 0 3586 3561"/>
                                <a:gd name="T1" fmla="*/ T0 w 5272"/>
                                <a:gd name="T2" fmla="+- 0 3348 392"/>
                                <a:gd name="T3" fmla="*/ 3348 h 2980"/>
                                <a:gd name="T4" fmla="+- 0 3738 3561"/>
                                <a:gd name="T5" fmla="*/ T4 w 5272"/>
                                <a:gd name="T6" fmla="+- 0 3200 392"/>
                                <a:gd name="T7" fmla="*/ 3200 h 2980"/>
                                <a:gd name="T8" fmla="+- 0 3890 3561"/>
                                <a:gd name="T9" fmla="*/ T8 w 5272"/>
                                <a:gd name="T10" fmla="+- 0 3052 392"/>
                                <a:gd name="T11" fmla="*/ 3052 h 2980"/>
                                <a:gd name="T12" fmla="+- 0 4041 3561"/>
                                <a:gd name="T13" fmla="*/ T12 w 5272"/>
                                <a:gd name="T14" fmla="+- 0 2905 392"/>
                                <a:gd name="T15" fmla="*/ 2905 h 2980"/>
                                <a:gd name="T16" fmla="+- 0 4192 3561"/>
                                <a:gd name="T17" fmla="*/ T16 w 5272"/>
                                <a:gd name="T18" fmla="+- 0 2758 392"/>
                                <a:gd name="T19" fmla="*/ 2758 h 2980"/>
                                <a:gd name="T20" fmla="+- 0 4342 3561"/>
                                <a:gd name="T21" fmla="*/ T20 w 5272"/>
                                <a:gd name="T22" fmla="+- 0 2612 392"/>
                                <a:gd name="T23" fmla="*/ 2612 h 2980"/>
                                <a:gd name="T24" fmla="+- 0 4492 3561"/>
                                <a:gd name="T25" fmla="*/ T24 w 5272"/>
                                <a:gd name="T26" fmla="+- 0 2466 392"/>
                                <a:gd name="T27" fmla="*/ 2466 h 2980"/>
                                <a:gd name="T28" fmla="+- 0 4642 3561"/>
                                <a:gd name="T29" fmla="*/ T28 w 5272"/>
                                <a:gd name="T30" fmla="+- 0 2320 392"/>
                                <a:gd name="T31" fmla="*/ 2320 h 2980"/>
                                <a:gd name="T32" fmla="+- 0 4791 3561"/>
                                <a:gd name="T33" fmla="*/ T32 w 5272"/>
                                <a:gd name="T34" fmla="+- 0 2175 392"/>
                                <a:gd name="T35" fmla="*/ 2175 h 2980"/>
                                <a:gd name="T36" fmla="+- 0 4939 3561"/>
                                <a:gd name="T37" fmla="*/ T36 w 5272"/>
                                <a:gd name="T38" fmla="+- 0 2030 392"/>
                                <a:gd name="T39" fmla="*/ 2030 h 2980"/>
                                <a:gd name="T40" fmla="+- 0 5088 3561"/>
                                <a:gd name="T41" fmla="*/ T40 w 5272"/>
                                <a:gd name="T42" fmla="+- 0 1886 392"/>
                                <a:gd name="T43" fmla="*/ 1886 h 2980"/>
                                <a:gd name="T44" fmla="+- 0 5235 3561"/>
                                <a:gd name="T45" fmla="*/ T44 w 5272"/>
                                <a:gd name="T46" fmla="+- 0 1742 392"/>
                                <a:gd name="T47" fmla="*/ 1742 h 2980"/>
                                <a:gd name="T48" fmla="+- 0 5383 3561"/>
                                <a:gd name="T49" fmla="*/ T48 w 5272"/>
                                <a:gd name="T50" fmla="+- 0 1619 392"/>
                                <a:gd name="T51" fmla="*/ 1619 h 2980"/>
                                <a:gd name="T52" fmla="+- 0 5530 3561"/>
                                <a:gd name="T53" fmla="*/ T52 w 5272"/>
                                <a:gd name="T54" fmla="+- 0 1566 392"/>
                                <a:gd name="T55" fmla="*/ 1566 h 2980"/>
                                <a:gd name="T56" fmla="+- 0 5676 3561"/>
                                <a:gd name="T57" fmla="*/ T56 w 5272"/>
                                <a:gd name="T58" fmla="+- 0 1513 392"/>
                                <a:gd name="T59" fmla="*/ 1513 h 2980"/>
                                <a:gd name="T60" fmla="+- 0 5822 3561"/>
                                <a:gd name="T61" fmla="*/ T60 w 5272"/>
                                <a:gd name="T62" fmla="+- 0 1461 392"/>
                                <a:gd name="T63" fmla="*/ 1461 h 2980"/>
                                <a:gd name="T64" fmla="+- 0 5968 3561"/>
                                <a:gd name="T65" fmla="*/ T64 w 5272"/>
                                <a:gd name="T66" fmla="+- 0 1408 392"/>
                                <a:gd name="T67" fmla="*/ 1408 h 2980"/>
                                <a:gd name="T68" fmla="+- 0 6113 3561"/>
                                <a:gd name="T69" fmla="*/ T68 w 5272"/>
                                <a:gd name="T70" fmla="+- 0 1356 392"/>
                                <a:gd name="T71" fmla="*/ 1356 h 2980"/>
                                <a:gd name="T72" fmla="+- 0 6257 3561"/>
                                <a:gd name="T73" fmla="*/ T72 w 5272"/>
                                <a:gd name="T74" fmla="+- 0 1304 392"/>
                                <a:gd name="T75" fmla="*/ 1304 h 2980"/>
                                <a:gd name="T76" fmla="+- 0 6401 3561"/>
                                <a:gd name="T77" fmla="*/ T76 w 5272"/>
                                <a:gd name="T78" fmla="+- 0 1253 392"/>
                                <a:gd name="T79" fmla="*/ 1253 h 2980"/>
                                <a:gd name="T80" fmla="+- 0 6545 3561"/>
                                <a:gd name="T81" fmla="*/ T80 w 5272"/>
                                <a:gd name="T82" fmla="+- 0 1202 392"/>
                                <a:gd name="T83" fmla="*/ 1202 h 2980"/>
                                <a:gd name="T84" fmla="+- 0 6688 3561"/>
                                <a:gd name="T85" fmla="*/ T84 w 5272"/>
                                <a:gd name="T86" fmla="+- 0 1150 392"/>
                                <a:gd name="T87" fmla="*/ 1150 h 2980"/>
                                <a:gd name="T88" fmla="+- 0 6831 3561"/>
                                <a:gd name="T89" fmla="*/ T88 w 5272"/>
                                <a:gd name="T90" fmla="+- 0 1100 392"/>
                                <a:gd name="T91" fmla="*/ 1100 h 2980"/>
                                <a:gd name="T92" fmla="+- 0 6973 3561"/>
                                <a:gd name="T93" fmla="*/ T92 w 5272"/>
                                <a:gd name="T94" fmla="+- 0 1049 392"/>
                                <a:gd name="T95" fmla="*/ 1049 h 2980"/>
                                <a:gd name="T96" fmla="+- 0 7115 3561"/>
                                <a:gd name="T97" fmla="*/ T96 w 5272"/>
                                <a:gd name="T98" fmla="+- 0 999 392"/>
                                <a:gd name="T99" fmla="*/ 999 h 2980"/>
                                <a:gd name="T100" fmla="+- 0 7256 3561"/>
                                <a:gd name="T101" fmla="*/ T100 w 5272"/>
                                <a:gd name="T102" fmla="+- 0 948 392"/>
                                <a:gd name="T103" fmla="*/ 948 h 2980"/>
                                <a:gd name="T104" fmla="+- 0 7397 3561"/>
                                <a:gd name="T105" fmla="*/ T104 w 5272"/>
                                <a:gd name="T106" fmla="+- 0 899 392"/>
                                <a:gd name="T107" fmla="*/ 899 h 2980"/>
                                <a:gd name="T108" fmla="+- 0 7537 3561"/>
                                <a:gd name="T109" fmla="*/ T108 w 5272"/>
                                <a:gd name="T110" fmla="+- 0 849 392"/>
                                <a:gd name="T111" fmla="*/ 849 h 2980"/>
                                <a:gd name="T112" fmla="+- 0 7677 3561"/>
                                <a:gd name="T113" fmla="*/ T112 w 5272"/>
                                <a:gd name="T114" fmla="+- 0 799 392"/>
                                <a:gd name="T115" fmla="*/ 799 h 2980"/>
                                <a:gd name="T116" fmla="+- 0 7817 3561"/>
                                <a:gd name="T117" fmla="*/ T116 w 5272"/>
                                <a:gd name="T118" fmla="+- 0 750 392"/>
                                <a:gd name="T119" fmla="*/ 750 h 2980"/>
                                <a:gd name="T120" fmla="+- 0 7956 3561"/>
                                <a:gd name="T121" fmla="*/ T120 w 5272"/>
                                <a:gd name="T122" fmla="+- 0 701 392"/>
                                <a:gd name="T123" fmla="*/ 701 h 2980"/>
                                <a:gd name="T124" fmla="+- 0 8095 3561"/>
                                <a:gd name="T125" fmla="*/ T124 w 5272"/>
                                <a:gd name="T126" fmla="+- 0 652 392"/>
                                <a:gd name="T127" fmla="*/ 652 h 2980"/>
                                <a:gd name="T128" fmla="+- 0 8233 3561"/>
                                <a:gd name="T129" fmla="*/ T128 w 5272"/>
                                <a:gd name="T130" fmla="+- 0 603 392"/>
                                <a:gd name="T131" fmla="*/ 603 h 2980"/>
                                <a:gd name="T132" fmla="+- 0 8372 3561"/>
                                <a:gd name="T133" fmla="*/ T132 w 5272"/>
                                <a:gd name="T134" fmla="+- 0 554 392"/>
                                <a:gd name="T135" fmla="*/ 554 h 2980"/>
                                <a:gd name="T136" fmla="+- 0 8509 3561"/>
                                <a:gd name="T137" fmla="*/ T136 w 5272"/>
                                <a:gd name="T138" fmla="+- 0 506 392"/>
                                <a:gd name="T139" fmla="*/ 506 h 2980"/>
                                <a:gd name="T140" fmla="+- 0 8647 3561"/>
                                <a:gd name="T141" fmla="*/ T140 w 5272"/>
                                <a:gd name="T142" fmla="+- 0 458 392"/>
                                <a:gd name="T143" fmla="*/ 458 h 2980"/>
                                <a:gd name="T144" fmla="+- 0 8784 3561"/>
                                <a:gd name="T145" fmla="*/ T144 w 5272"/>
                                <a:gd name="T146" fmla="+- 0 410 392"/>
                                <a:gd name="T147" fmla="*/ 410 h 2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272" h="2980">
                                  <a:moveTo>
                                    <a:pt x="0" y="2980"/>
                                  </a:moveTo>
                                  <a:lnTo>
                                    <a:pt x="25" y="2956"/>
                                  </a:lnTo>
                                  <a:lnTo>
                                    <a:pt x="101" y="2882"/>
                                  </a:lnTo>
                                  <a:lnTo>
                                    <a:pt x="177" y="2808"/>
                                  </a:lnTo>
                                  <a:lnTo>
                                    <a:pt x="253" y="2734"/>
                                  </a:lnTo>
                                  <a:lnTo>
                                    <a:pt x="329" y="2660"/>
                                  </a:lnTo>
                                  <a:lnTo>
                                    <a:pt x="404" y="2587"/>
                                  </a:lnTo>
                                  <a:lnTo>
                                    <a:pt x="480" y="2513"/>
                                  </a:lnTo>
                                  <a:lnTo>
                                    <a:pt x="555" y="2440"/>
                                  </a:lnTo>
                                  <a:lnTo>
                                    <a:pt x="631" y="2366"/>
                                  </a:lnTo>
                                  <a:lnTo>
                                    <a:pt x="706" y="2293"/>
                                  </a:lnTo>
                                  <a:lnTo>
                                    <a:pt x="781" y="2220"/>
                                  </a:lnTo>
                                  <a:lnTo>
                                    <a:pt x="856" y="2147"/>
                                  </a:lnTo>
                                  <a:lnTo>
                                    <a:pt x="931" y="2074"/>
                                  </a:lnTo>
                                  <a:lnTo>
                                    <a:pt x="1006" y="2001"/>
                                  </a:lnTo>
                                  <a:lnTo>
                                    <a:pt x="1081" y="1928"/>
                                  </a:lnTo>
                                  <a:lnTo>
                                    <a:pt x="1155" y="1855"/>
                                  </a:lnTo>
                                  <a:lnTo>
                                    <a:pt x="1230" y="1783"/>
                                  </a:lnTo>
                                  <a:lnTo>
                                    <a:pt x="1304" y="1711"/>
                                  </a:lnTo>
                                  <a:lnTo>
                                    <a:pt x="1378" y="1638"/>
                                  </a:lnTo>
                                  <a:lnTo>
                                    <a:pt x="1452" y="1566"/>
                                  </a:lnTo>
                                  <a:lnTo>
                                    <a:pt x="1527" y="1494"/>
                                  </a:lnTo>
                                  <a:lnTo>
                                    <a:pt x="1600" y="1422"/>
                                  </a:lnTo>
                                  <a:lnTo>
                                    <a:pt x="1674" y="1350"/>
                                  </a:lnTo>
                                  <a:lnTo>
                                    <a:pt x="1748" y="1278"/>
                                  </a:lnTo>
                                  <a:lnTo>
                                    <a:pt x="1822" y="1227"/>
                                  </a:lnTo>
                                  <a:lnTo>
                                    <a:pt x="1895" y="1201"/>
                                  </a:lnTo>
                                  <a:lnTo>
                                    <a:pt x="1969" y="1174"/>
                                  </a:lnTo>
                                  <a:lnTo>
                                    <a:pt x="2042" y="1148"/>
                                  </a:lnTo>
                                  <a:lnTo>
                                    <a:pt x="2115" y="1121"/>
                                  </a:lnTo>
                                  <a:lnTo>
                                    <a:pt x="2188" y="1095"/>
                                  </a:lnTo>
                                  <a:lnTo>
                                    <a:pt x="2261" y="1069"/>
                                  </a:lnTo>
                                  <a:lnTo>
                                    <a:pt x="2334" y="1042"/>
                                  </a:lnTo>
                                  <a:lnTo>
                                    <a:pt x="2407" y="1016"/>
                                  </a:lnTo>
                                  <a:lnTo>
                                    <a:pt x="2479" y="990"/>
                                  </a:lnTo>
                                  <a:lnTo>
                                    <a:pt x="2552" y="964"/>
                                  </a:lnTo>
                                  <a:lnTo>
                                    <a:pt x="2624" y="938"/>
                                  </a:lnTo>
                                  <a:lnTo>
                                    <a:pt x="2696" y="912"/>
                                  </a:lnTo>
                                  <a:lnTo>
                                    <a:pt x="2768" y="887"/>
                                  </a:lnTo>
                                  <a:lnTo>
                                    <a:pt x="2840" y="861"/>
                                  </a:lnTo>
                                  <a:lnTo>
                                    <a:pt x="2912" y="835"/>
                                  </a:lnTo>
                                  <a:lnTo>
                                    <a:pt x="2984" y="810"/>
                                  </a:lnTo>
                                  <a:lnTo>
                                    <a:pt x="3056" y="784"/>
                                  </a:lnTo>
                                  <a:lnTo>
                                    <a:pt x="3127" y="758"/>
                                  </a:lnTo>
                                  <a:lnTo>
                                    <a:pt x="3198" y="733"/>
                                  </a:lnTo>
                                  <a:lnTo>
                                    <a:pt x="3270" y="708"/>
                                  </a:lnTo>
                                  <a:lnTo>
                                    <a:pt x="3341" y="682"/>
                                  </a:lnTo>
                                  <a:lnTo>
                                    <a:pt x="3412" y="657"/>
                                  </a:lnTo>
                                  <a:lnTo>
                                    <a:pt x="3483" y="632"/>
                                  </a:lnTo>
                                  <a:lnTo>
                                    <a:pt x="3554" y="607"/>
                                  </a:lnTo>
                                  <a:lnTo>
                                    <a:pt x="3624" y="581"/>
                                  </a:lnTo>
                                  <a:lnTo>
                                    <a:pt x="3695" y="556"/>
                                  </a:lnTo>
                                  <a:lnTo>
                                    <a:pt x="3765" y="532"/>
                                  </a:lnTo>
                                  <a:lnTo>
                                    <a:pt x="3836" y="507"/>
                                  </a:lnTo>
                                  <a:lnTo>
                                    <a:pt x="3906" y="482"/>
                                  </a:lnTo>
                                  <a:lnTo>
                                    <a:pt x="3976" y="457"/>
                                  </a:lnTo>
                                  <a:lnTo>
                                    <a:pt x="4046" y="432"/>
                                  </a:lnTo>
                                  <a:lnTo>
                                    <a:pt x="4116" y="407"/>
                                  </a:lnTo>
                                  <a:lnTo>
                                    <a:pt x="4186" y="382"/>
                                  </a:lnTo>
                                  <a:lnTo>
                                    <a:pt x="4256" y="358"/>
                                  </a:lnTo>
                                  <a:lnTo>
                                    <a:pt x="4325" y="333"/>
                                  </a:lnTo>
                                  <a:lnTo>
                                    <a:pt x="4395" y="309"/>
                                  </a:lnTo>
                                  <a:lnTo>
                                    <a:pt x="4465" y="284"/>
                                  </a:lnTo>
                                  <a:lnTo>
                                    <a:pt x="4534" y="260"/>
                                  </a:lnTo>
                                  <a:lnTo>
                                    <a:pt x="4603" y="235"/>
                                  </a:lnTo>
                                  <a:lnTo>
                                    <a:pt x="4672" y="211"/>
                                  </a:lnTo>
                                  <a:lnTo>
                                    <a:pt x="4741" y="186"/>
                                  </a:lnTo>
                                  <a:lnTo>
                                    <a:pt x="4811" y="162"/>
                                  </a:lnTo>
                                  <a:lnTo>
                                    <a:pt x="4879" y="138"/>
                                  </a:lnTo>
                                  <a:lnTo>
                                    <a:pt x="4948" y="114"/>
                                  </a:lnTo>
                                  <a:lnTo>
                                    <a:pt x="5017" y="90"/>
                                  </a:lnTo>
                                  <a:lnTo>
                                    <a:pt x="5086" y="66"/>
                                  </a:lnTo>
                                  <a:lnTo>
                                    <a:pt x="5154" y="42"/>
                                  </a:lnTo>
                                  <a:lnTo>
                                    <a:pt x="5223" y="18"/>
                                  </a:lnTo>
                                  <a:lnTo>
                                    <a:pt x="5272" y="0"/>
                                  </a:lnTo>
                                </a:path>
                              </a:pathLst>
                            </a:custGeom>
                            <a:noFill/>
                            <a:ln w="1587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docshape122"/>
                          <wps:cNvSpPr>
                            <a:spLocks/>
                          </wps:cNvSpPr>
                          <wps:spPr bwMode="auto">
                            <a:xfrm>
                              <a:off x="3252" y="-88"/>
                              <a:ext cx="5581" cy="3625"/>
                            </a:xfrm>
                            <a:custGeom>
                              <a:avLst/>
                              <a:gdLst>
                                <a:gd name="T0" fmla="+- 0 3253 3253"/>
                                <a:gd name="T1" fmla="*/ T0 w 5581"/>
                                <a:gd name="T2" fmla="+- 0 3536 -88"/>
                                <a:gd name="T3" fmla="*/ 3536 h 3625"/>
                                <a:gd name="T4" fmla="+- 0 3253 3253"/>
                                <a:gd name="T5" fmla="*/ T4 w 5581"/>
                                <a:gd name="T6" fmla="+- 0 -88 -88"/>
                                <a:gd name="T7" fmla="*/ -88 h 3625"/>
                                <a:gd name="T8" fmla="+- 0 8833 3253"/>
                                <a:gd name="T9" fmla="*/ T8 w 5581"/>
                                <a:gd name="T10" fmla="+- 0 3536 -88"/>
                                <a:gd name="T11" fmla="*/ 3536 h 3625"/>
                                <a:gd name="T12" fmla="+- 0 8833 3253"/>
                                <a:gd name="T13" fmla="*/ T12 w 5581"/>
                                <a:gd name="T14" fmla="+- 0 -88 -88"/>
                                <a:gd name="T15" fmla="*/ -88 h 3625"/>
                                <a:gd name="T16" fmla="+- 0 3253 3253"/>
                                <a:gd name="T17" fmla="*/ T16 w 5581"/>
                                <a:gd name="T18" fmla="+- 0 3536 -88"/>
                                <a:gd name="T19" fmla="*/ 3536 h 3625"/>
                                <a:gd name="T20" fmla="+- 0 8833 3253"/>
                                <a:gd name="T21" fmla="*/ T20 w 5581"/>
                                <a:gd name="T22" fmla="+- 0 3536 -88"/>
                                <a:gd name="T23" fmla="*/ 3536 h 3625"/>
                                <a:gd name="T24" fmla="+- 0 3253 3253"/>
                                <a:gd name="T25" fmla="*/ T24 w 5581"/>
                                <a:gd name="T26" fmla="+- 0 -88 -88"/>
                                <a:gd name="T27" fmla="*/ -88 h 3625"/>
                                <a:gd name="T28" fmla="+- 0 8833 3253"/>
                                <a:gd name="T29" fmla="*/ T28 w 5581"/>
                                <a:gd name="T30" fmla="+- 0 -88 -88"/>
                                <a:gd name="T31" fmla="*/ -88 h 3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81" h="3625">
                                  <a:moveTo>
                                    <a:pt x="0" y="3624"/>
                                  </a:moveTo>
                                  <a:lnTo>
                                    <a:pt x="0" y="0"/>
                                  </a:lnTo>
                                  <a:moveTo>
                                    <a:pt x="5580" y="3624"/>
                                  </a:moveTo>
                                  <a:lnTo>
                                    <a:pt x="5580" y="0"/>
                                  </a:lnTo>
                                  <a:moveTo>
                                    <a:pt x="0" y="3624"/>
                                  </a:moveTo>
                                  <a:lnTo>
                                    <a:pt x="5580" y="3624"/>
                                  </a:lnTo>
                                  <a:moveTo>
                                    <a:pt x="0" y="0"/>
                                  </a:moveTo>
                                  <a:lnTo>
                                    <a:pt x="5580" y="0"/>
                                  </a:lnTo>
                                </a:path>
                              </a:pathLst>
                            </a:custGeom>
                            <a:noFill/>
                            <a:ln w="84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docshape123"/>
                          <wps:cNvSpPr>
                            <a:spLocks/>
                          </wps:cNvSpPr>
                          <wps:spPr bwMode="auto">
                            <a:xfrm>
                              <a:off x="3336" y="-5"/>
                              <a:ext cx="2011" cy="540"/>
                            </a:xfrm>
                            <a:custGeom>
                              <a:avLst/>
                              <a:gdLst>
                                <a:gd name="T0" fmla="+- 0 5313 3336"/>
                                <a:gd name="T1" fmla="*/ T0 w 2011"/>
                                <a:gd name="T2" fmla="+- 0 -4 -4"/>
                                <a:gd name="T3" fmla="*/ -4 h 540"/>
                                <a:gd name="T4" fmla="+- 0 3369 3336"/>
                                <a:gd name="T5" fmla="*/ T4 w 2011"/>
                                <a:gd name="T6" fmla="+- 0 -4 -4"/>
                                <a:gd name="T7" fmla="*/ -4 h 540"/>
                                <a:gd name="T8" fmla="+- 0 3355 3336"/>
                                <a:gd name="T9" fmla="*/ T8 w 2011"/>
                                <a:gd name="T10" fmla="+- 0 -2 -4"/>
                                <a:gd name="T11" fmla="*/ -2 h 540"/>
                                <a:gd name="T12" fmla="+- 0 3344 3336"/>
                                <a:gd name="T13" fmla="*/ T12 w 2011"/>
                                <a:gd name="T14" fmla="+- 0 4 -4"/>
                                <a:gd name="T15" fmla="*/ 4 h 540"/>
                                <a:gd name="T16" fmla="+- 0 3338 3336"/>
                                <a:gd name="T17" fmla="*/ T16 w 2011"/>
                                <a:gd name="T18" fmla="+- 0 14 -4"/>
                                <a:gd name="T19" fmla="*/ 14 h 540"/>
                                <a:gd name="T20" fmla="+- 0 3336 3336"/>
                                <a:gd name="T21" fmla="*/ T20 w 2011"/>
                                <a:gd name="T22" fmla="+- 0 29 -4"/>
                                <a:gd name="T23" fmla="*/ 29 h 540"/>
                                <a:gd name="T24" fmla="+- 0 3336 3336"/>
                                <a:gd name="T25" fmla="*/ T24 w 2011"/>
                                <a:gd name="T26" fmla="+- 0 501 -4"/>
                                <a:gd name="T27" fmla="*/ 501 h 540"/>
                                <a:gd name="T28" fmla="+- 0 3338 3336"/>
                                <a:gd name="T29" fmla="*/ T28 w 2011"/>
                                <a:gd name="T30" fmla="+- 0 516 -4"/>
                                <a:gd name="T31" fmla="*/ 516 h 540"/>
                                <a:gd name="T32" fmla="+- 0 3344 3336"/>
                                <a:gd name="T33" fmla="*/ T32 w 2011"/>
                                <a:gd name="T34" fmla="+- 0 526 -4"/>
                                <a:gd name="T35" fmla="*/ 526 h 540"/>
                                <a:gd name="T36" fmla="+- 0 3355 3336"/>
                                <a:gd name="T37" fmla="*/ T36 w 2011"/>
                                <a:gd name="T38" fmla="+- 0 533 -4"/>
                                <a:gd name="T39" fmla="*/ 533 h 540"/>
                                <a:gd name="T40" fmla="+- 0 3369 3336"/>
                                <a:gd name="T41" fmla="*/ T40 w 2011"/>
                                <a:gd name="T42" fmla="+- 0 535 -4"/>
                                <a:gd name="T43" fmla="*/ 535 h 540"/>
                                <a:gd name="T44" fmla="+- 0 5313 3336"/>
                                <a:gd name="T45" fmla="*/ T44 w 2011"/>
                                <a:gd name="T46" fmla="+- 0 535 -4"/>
                                <a:gd name="T47" fmla="*/ 535 h 540"/>
                                <a:gd name="T48" fmla="+- 0 5328 3336"/>
                                <a:gd name="T49" fmla="*/ T48 w 2011"/>
                                <a:gd name="T50" fmla="+- 0 533 -4"/>
                                <a:gd name="T51" fmla="*/ 533 h 540"/>
                                <a:gd name="T52" fmla="+- 0 5338 3336"/>
                                <a:gd name="T53" fmla="*/ T52 w 2011"/>
                                <a:gd name="T54" fmla="+- 0 526 -4"/>
                                <a:gd name="T55" fmla="*/ 526 h 540"/>
                                <a:gd name="T56" fmla="+- 0 5344 3336"/>
                                <a:gd name="T57" fmla="*/ T56 w 2011"/>
                                <a:gd name="T58" fmla="+- 0 516 -4"/>
                                <a:gd name="T59" fmla="*/ 516 h 540"/>
                                <a:gd name="T60" fmla="+- 0 5346 3336"/>
                                <a:gd name="T61" fmla="*/ T60 w 2011"/>
                                <a:gd name="T62" fmla="+- 0 501 -4"/>
                                <a:gd name="T63" fmla="*/ 501 h 540"/>
                                <a:gd name="T64" fmla="+- 0 5346 3336"/>
                                <a:gd name="T65" fmla="*/ T64 w 2011"/>
                                <a:gd name="T66" fmla="+- 0 29 -4"/>
                                <a:gd name="T67" fmla="*/ 29 h 540"/>
                                <a:gd name="T68" fmla="+- 0 5344 3336"/>
                                <a:gd name="T69" fmla="*/ T68 w 2011"/>
                                <a:gd name="T70" fmla="+- 0 14 -4"/>
                                <a:gd name="T71" fmla="*/ 14 h 540"/>
                                <a:gd name="T72" fmla="+- 0 5338 3336"/>
                                <a:gd name="T73" fmla="*/ T72 w 2011"/>
                                <a:gd name="T74" fmla="+- 0 4 -4"/>
                                <a:gd name="T75" fmla="*/ 4 h 540"/>
                                <a:gd name="T76" fmla="+- 0 5328 3336"/>
                                <a:gd name="T77" fmla="*/ T76 w 2011"/>
                                <a:gd name="T78" fmla="+- 0 -2 -4"/>
                                <a:gd name="T79" fmla="*/ -2 h 540"/>
                                <a:gd name="T80" fmla="+- 0 5313 3336"/>
                                <a:gd name="T81" fmla="*/ T80 w 2011"/>
                                <a:gd name="T82" fmla="+- 0 -4 -4"/>
                                <a:gd name="T83" fmla="*/ -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11" h="540">
                                  <a:moveTo>
                                    <a:pt x="1977" y="0"/>
                                  </a:moveTo>
                                  <a:lnTo>
                                    <a:pt x="33" y="0"/>
                                  </a:lnTo>
                                  <a:lnTo>
                                    <a:pt x="19" y="2"/>
                                  </a:lnTo>
                                  <a:lnTo>
                                    <a:pt x="8" y="8"/>
                                  </a:lnTo>
                                  <a:lnTo>
                                    <a:pt x="2" y="18"/>
                                  </a:lnTo>
                                  <a:lnTo>
                                    <a:pt x="0" y="33"/>
                                  </a:lnTo>
                                  <a:lnTo>
                                    <a:pt x="0" y="505"/>
                                  </a:lnTo>
                                  <a:lnTo>
                                    <a:pt x="2" y="520"/>
                                  </a:lnTo>
                                  <a:lnTo>
                                    <a:pt x="8" y="530"/>
                                  </a:lnTo>
                                  <a:lnTo>
                                    <a:pt x="19" y="537"/>
                                  </a:lnTo>
                                  <a:lnTo>
                                    <a:pt x="33" y="539"/>
                                  </a:lnTo>
                                  <a:lnTo>
                                    <a:pt x="1977" y="539"/>
                                  </a:lnTo>
                                  <a:lnTo>
                                    <a:pt x="1992" y="537"/>
                                  </a:lnTo>
                                  <a:lnTo>
                                    <a:pt x="2002" y="530"/>
                                  </a:lnTo>
                                  <a:lnTo>
                                    <a:pt x="2008" y="520"/>
                                  </a:lnTo>
                                  <a:lnTo>
                                    <a:pt x="2010" y="505"/>
                                  </a:lnTo>
                                  <a:lnTo>
                                    <a:pt x="2010" y="33"/>
                                  </a:lnTo>
                                  <a:lnTo>
                                    <a:pt x="2008" y="18"/>
                                  </a:lnTo>
                                  <a:lnTo>
                                    <a:pt x="2002" y="8"/>
                                  </a:lnTo>
                                  <a:lnTo>
                                    <a:pt x="1992" y="2"/>
                                  </a:lnTo>
                                  <a:lnTo>
                                    <a:pt x="1977"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docshape124"/>
                          <wps:cNvSpPr>
                            <a:spLocks/>
                          </wps:cNvSpPr>
                          <wps:spPr bwMode="auto">
                            <a:xfrm>
                              <a:off x="3336" y="-5"/>
                              <a:ext cx="2011" cy="540"/>
                            </a:xfrm>
                            <a:custGeom>
                              <a:avLst/>
                              <a:gdLst>
                                <a:gd name="T0" fmla="+- 0 3369 3336"/>
                                <a:gd name="T1" fmla="*/ T0 w 2011"/>
                                <a:gd name="T2" fmla="+- 0 535 -4"/>
                                <a:gd name="T3" fmla="*/ 535 h 540"/>
                                <a:gd name="T4" fmla="+- 0 5313 3336"/>
                                <a:gd name="T5" fmla="*/ T4 w 2011"/>
                                <a:gd name="T6" fmla="+- 0 535 -4"/>
                                <a:gd name="T7" fmla="*/ 535 h 540"/>
                                <a:gd name="T8" fmla="+- 0 5328 3336"/>
                                <a:gd name="T9" fmla="*/ T8 w 2011"/>
                                <a:gd name="T10" fmla="+- 0 533 -4"/>
                                <a:gd name="T11" fmla="*/ 533 h 540"/>
                                <a:gd name="T12" fmla="+- 0 5338 3336"/>
                                <a:gd name="T13" fmla="*/ T12 w 2011"/>
                                <a:gd name="T14" fmla="+- 0 526 -4"/>
                                <a:gd name="T15" fmla="*/ 526 h 540"/>
                                <a:gd name="T16" fmla="+- 0 5344 3336"/>
                                <a:gd name="T17" fmla="*/ T16 w 2011"/>
                                <a:gd name="T18" fmla="+- 0 516 -4"/>
                                <a:gd name="T19" fmla="*/ 516 h 540"/>
                                <a:gd name="T20" fmla="+- 0 5346 3336"/>
                                <a:gd name="T21" fmla="*/ T20 w 2011"/>
                                <a:gd name="T22" fmla="+- 0 501 -4"/>
                                <a:gd name="T23" fmla="*/ 501 h 540"/>
                                <a:gd name="T24" fmla="+- 0 5346 3336"/>
                                <a:gd name="T25" fmla="*/ T24 w 2011"/>
                                <a:gd name="T26" fmla="+- 0 29 -4"/>
                                <a:gd name="T27" fmla="*/ 29 h 540"/>
                                <a:gd name="T28" fmla="+- 0 5344 3336"/>
                                <a:gd name="T29" fmla="*/ T28 w 2011"/>
                                <a:gd name="T30" fmla="+- 0 14 -4"/>
                                <a:gd name="T31" fmla="*/ 14 h 540"/>
                                <a:gd name="T32" fmla="+- 0 5338 3336"/>
                                <a:gd name="T33" fmla="*/ T32 w 2011"/>
                                <a:gd name="T34" fmla="+- 0 4 -4"/>
                                <a:gd name="T35" fmla="*/ 4 h 540"/>
                                <a:gd name="T36" fmla="+- 0 5328 3336"/>
                                <a:gd name="T37" fmla="*/ T36 w 2011"/>
                                <a:gd name="T38" fmla="+- 0 -2 -4"/>
                                <a:gd name="T39" fmla="*/ -2 h 540"/>
                                <a:gd name="T40" fmla="+- 0 5313 3336"/>
                                <a:gd name="T41" fmla="*/ T40 w 2011"/>
                                <a:gd name="T42" fmla="+- 0 -4 -4"/>
                                <a:gd name="T43" fmla="*/ -4 h 540"/>
                                <a:gd name="T44" fmla="+- 0 3369 3336"/>
                                <a:gd name="T45" fmla="*/ T44 w 2011"/>
                                <a:gd name="T46" fmla="+- 0 -4 -4"/>
                                <a:gd name="T47" fmla="*/ -4 h 540"/>
                                <a:gd name="T48" fmla="+- 0 3355 3336"/>
                                <a:gd name="T49" fmla="*/ T48 w 2011"/>
                                <a:gd name="T50" fmla="+- 0 -2 -4"/>
                                <a:gd name="T51" fmla="*/ -2 h 540"/>
                                <a:gd name="T52" fmla="+- 0 3344 3336"/>
                                <a:gd name="T53" fmla="*/ T52 w 2011"/>
                                <a:gd name="T54" fmla="+- 0 4 -4"/>
                                <a:gd name="T55" fmla="*/ 4 h 540"/>
                                <a:gd name="T56" fmla="+- 0 3338 3336"/>
                                <a:gd name="T57" fmla="*/ T56 w 2011"/>
                                <a:gd name="T58" fmla="+- 0 14 -4"/>
                                <a:gd name="T59" fmla="*/ 14 h 540"/>
                                <a:gd name="T60" fmla="+- 0 3336 3336"/>
                                <a:gd name="T61" fmla="*/ T60 w 2011"/>
                                <a:gd name="T62" fmla="+- 0 29 -4"/>
                                <a:gd name="T63" fmla="*/ 29 h 540"/>
                                <a:gd name="T64" fmla="+- 0 3336 3336"/>
                                <a:gd name="T65" fmla="*/ T64 w 2011"/>
                                <a:gd name="T66" fmla="+- 0 501 -4"/>
                                <a:gd name="T67" fmla="*/ 501 h 540"/>
                                <a:gd name="T68" fmla="+- 0 3338 3336"/>
                                <a:gd name="T69" fmla="*/ T68 w 2011"/>
                                <a:gd name="T70" fmla="+- 0 516 -4"/>
                                <a:gd name="T71" fmla="*/ 516 h 540"/>
                                <a:gd name="T72" fmla="+- 0 3344 3336"/>
                                <a:gd name="T73" fmla="*/ T72 w 2011"/>
                                <a:gd name="T74" fmla="+- 0 526 -4"/>
                                <a:gd name="T75" fmla="*/ 526 h 540"/>
                                <a:gd name="T76" fmla="+- 0 3355 3336"/>
                                <a:gd name="T77" fmla="*/ T76 w 2011"/>
                                <a:gd name="T78" fmla="+- 0 533 -4"/>
                                <a:gd name="T79" fmla="*/ 533 h 540"/>
                                <a:gd name="T80" fmla="+- 0 3369 3336"/>
                                <a:gd name="T81" fmla="*/ T80 w 2011"/>
                                <a:gd name="T82" fmla="+- 0 535 -4"/>
                                <a:gd name="T83" fmla="*/ 535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11" h="540">
                                  <a:moveTo>
                                    <a:pt x="33" y="539"/>
                                  </a:moveTo>
                                  <a:lnTo>
                                    <a:pt x="1977" y="539"/>
                                  </a:lnTo>
                                  <a:lnTo>
                                    <a:pt x="1992" y="537"/>
                                  </a:lnTo>
                                  <a:lnTo>
                                    <a:pt x="2002" y="530"/>
                                  </a:lnTo>
                                  <a:lnTo>
                                    <a:pt x="2008" y="520"/>
                                  </a:lnTo>
                                  <a:lnTo>
                                    <a:pt x="2010" y="505"/>
                                  </a:lnTo>
                                  <a:lnTo>
                                    <a:pt x="2010" y="33"/>
                                  </a:lnTo>
                                  <a:lnTo>
                                    <a:pt x="2008" y="18"/>
                                  </a:lnTo>
                                  <a:lnTo>
                                    <a:pt x="2002" y="8"/>
                                  </a:lnTo>
                                  <a:lnTo>
                                    <a:pt x="1992" y="2"/>
                                  </a:lnTo>
                                  <a:lnTo>
                                    <a:pt x="1977" y="0"/>
                                  </a:lnTo>
                                  <a:lnTo>
                                    <a:pt x="33" y="0"/>
                                  </a:lnTo>
                                  <a:lnTo>
                                    <a:pt x="19" y="2"/>
                                  </a:lnTo>
                                  <a:lnTo>
                                    <a:pt x="8" y="8"/>
                                  </a:lnTo>
                                  <a:lnTo>
                                    <a:pt x="2" y="18"/>
                                  </a:lnTo>
                                  <a:lnTo>
                                    <a:pt x="0" y="33"/>
                                  </a:lnTo>
                                  <a:lnTo>
                                    <a:pt x="0" y="505"/>
                                  </a:lnTo>
                                  <a:lnTo>
                                    <a:pt x="2" y="520"/>
                                  </a:lnTo>
                                  <a:lnTo>
                                    <a:pt x="8" y="530"/>
                                  </a:lnTo>
                                  <a:lnTo>
                                    <a:pt x="19" y="537"/>
                                  </a:lnTo>
                                  <a:lnTo>
                                    <a:pt x="33" y="539"/>
                                  </a:lnTo>
                                  <a:close/>
                                </a:path>
                              </a:pathLst>
                            </a:custGeom>
                            <a:noFill/>
                            <a:ln w="10584">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Line 251"/>
                          <wps:cNvCnPr>
                            <a:cxnSpLocks noChangeShapeType="1"/>
                          </wps:cNvCnPr>
                          <wps:spPr bwMode="auto">
                            <a:xfrm>
                              <a:off x="3403" y="131"/>
                              <a:ext cx="333" cy="0"/>
                            </a:xfrm>
                            <a:prstGeom prst="line">
                              <a:avLst/>
                            </a:prstGeom>
                            <a:noFill/>
                            <a:ln w="1587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68" name="Line 252"/>
                          <wps:cNvCnPr>
                            <a:cxnSpLocks noChangeShapeType="1"/>
                          </wps:cNvCnPr>
                          <wps:spPr bwMode="auto">
                            <a:xfrm>
                              <a:off x="3403" y="375"/>
                              <a:ext cx="333" cy="0"/>
                            </a:xfrm>
                            <a:prstGeom prst="line">
                              <a:avLst/>
                            </a:prstGeom>
                            <a:noFill/>
                            <a:ln w="15876">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269" name="docshape125"/>
                          <wps:cNvSpPr txBox="1">
                            <a:spLocks noChangeArrowheads="1"/>
                          </wps:cNvSpPr>
                          <wps:spPr bwMode="auto">
                            <a:xfrm>
                              <a:off x="3194" y="-95"/>
                              <a:ext cx="5652" cy="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9CC4C" w14:textId="77777777" w:rsidR="00F140C9" w:rsidRDefault="00F140C9" w:rsidP="00F140C9">
                                <w:pPr>
                                  <w:spacing w:before="107"/>
                                  <w:ind w:left="675" w:right="3093"/>
                                  <w:rPr>
                                    <w:rFonts w:ascii="Lucida Sans Unicode"/>
                                    <w:sz w:val="16"/>
                                  </w:rPr>
                                </w:pPr>
                                <w:r>
                                  <w:rPr>
                                    <w:rFonts w:ascii="Lucida Sans Unicode"/>
                                    <w:w w:val="105"/>
                                    <w:sz w:val="16"/>
                                  </w:rPr>
                                  <w:t>House size = 2.0</w:t>
                                </w:r>
                                <w:r>
                                  <w:rPr>
                                    <w:rFonts w:ascii="Lucida Sans Unicode"/>
                                    <w:spacing w:val="-51"/>
                                    <w:w w:val="105"/>
                                    <w:sz w:val="16"/>
                                  </w:rPr>
                                  <w:t xml:space="preserve"> </w:t>
                                </w:r>
                                <w:r>
                                  <w:rPr>
                                    <w:rFonts w:ascii="Lucida Sans Unicode"/>
                                    <w:w w:val="105"/>
                                    <w:sz w:val="16"/>
                                  </w:rPr>
                                  <w:t>House</w:t>
                                </w:r>
                                <w:r>
                                  <w:rPr>
                                    <w:rFonts w:ascii="Lucida Sans Unicode"/>
                                    <w:spacing w:val="-1"/>
                                    <w:w w:val="105"/>
                                    <w:sz w:val="16"/>
                                  </w:rPr>
                                  <w:t xml:space="preserve"> </w:t>
                                </w:r>
                                <w:r>
                                  <w:rPr>
                                    <w:rFonts w:ascii="Lucida Sans Unicode"/>
                                    <w:w w:val="105"/>
                                    <w:sz w:val="16"/>
                                  </w:rPr>
                                  <w:t>size = 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14B09" id="Group 216" o:spid="_x0000_s1228" style="position:absolute;left:0;text-align:left;margin-left:159.7pt;margin-top:-4.7pt;width:282.6pt;height:184.5pt;z-index:251765760;mso-position-horizontal-relative:page" coordorigin="3194,-94" coordsize="5652,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">
                  <v:line id="Line 201" o:spid="_x0000_s1229" style="position:absolute;visibility:visible;mso-wrap-style:square" from="3561,3536" to="356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" strokecolor="#afafaf" strokeweight=".23519mm"/>
                  <v:shape id="docshape105" o:spid="_x0000_s1230" style="position:absolute;left:3561;top:3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" path="m,l,59e" fillcolor="black" stroked="f">
                    <v:path arrowok="t" o:connecttype="custom" o:connectlocs="0,3536;0,3595" o:connectangles="0,0"/>
                  </v:shape>
                  <v:line id="Line 203" o:spid="_x0000_s1231" style="position:absolute;visibility:visible;mso-wrap-style:square" from="3561,3536" to="3561,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" strokeweight=".23519mm"/>
                  <v:line id="Line 204" o:spid="_x0000_s1232" style="position:absolute;visibility:visible;mso-wrap-style:square" from="4220,3536" to="4220,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" strokecolor="#afafaf" strokeweight=".23519mm"/>
                  <v:shape id="docshape106" o:spid="_x0000_s1233" style="position:absolute;left:4220;top:3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" path="m,l,59e" fillcolor="black" stroked="f">
                    <v:path arrowok="t" o:connecttype="custom" o:connectlocs="0,3536;0,3595" o:connectangles="0,0"/>
                  </v:shape>
                  <v:line id="Line 206" o:spid="_x0000_s1234" style="position:absolute;visibility:visible;mso-wrap-style:square" from="4220,3536" to="4220,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" strokeweight=".23519mm"/>
                  <v:line id="Line 207" o:spid="_x0000_s1235" style="position:absolute;visibility:visible;mso-wrap-style:square" from="4879,3536" to="4879,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" strokecolor="#afafaf" strokeweight=".23519mm"/>
                  <v:shape id="docshape107" o:spid="_x0000_s1236" style="position:absolute;left:4879;top:3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" path="m,l,59e" fillcolor="black" stroked="f">
                    <v:path arrowok="t" o:connecttype="custom" o:connectlocs="0,3536;0,3595" o:connectangles="0,0"/>
                  </v:shape>
                  <v:line id="Line 209" o:spid="_x0000_s1237" style="position:absolute;visibility:visible;mso-wrap-style:square" from="4879,3536" to="4879,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" strokeweight=".23519mm"/>
                  <v:line id="Line 210" o:spid="_x0000_s1238" style="position:absolute;visibility:visible;mso-wrap-style:square" from="5538,3536" to="5538,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" strokecolor="#afafaf" strokeweight=".23519mm"/>
                  <v:shape id="docshape108" o:spid="_x0000_s1239" style="position:absolute;left:5538;top:3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" path="m,l,59e" fillcolor="black" stroked="f">
                    <v:path arrowok="t" o:connecttype="custom" o:connectlocs="0,3536;0,3595" o:connectangles="0,0"/>
                  </v:shape>
                  <v:line id="Line 212" o:spid="_x0000_s1240" style="position:absolute;visibility:visible;mso-wrap-style:square" from="5538,3536" to="5538,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" strokeweight=".23519mm"/>
                  <v:line id="Line 213" o:spid="_x0000_s1241" style="position:absolute;visibility:visible;mso-wrap-style:square" from="6197,3536" to="6197,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" strokecolor="#afafaf" strokeweight=".23519mm"/>
                  <v:shape id="docshape109" o:spid="_x0000_s1242" style="position:absolute;left:6197;top:3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" path="m,l,59e" fillcolor="black" stroked="f">
                    <v:path arrowok="t" o:connecttype="custom" o:connectlocs="0,3536;0,3595" o:connectangles="0,0"/>
                  </v:shape>
                  <v:line id="Line 215" o:spid="_x0000_s1243" style="position:absolute;visibility:visible;mso-wrap-style:square" from="6197,3536" to="6197,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" strokeweight=".23519mm"/>
                  <v:line id="Line 216" o:spid="_x0000_s1244" style="position:absolute;visibility:visible;mso-wrap-style:square" from="6856,3536" to="685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" strokecolor="#afafaf" strokeweight=".23519mm"/>
                  <v:shape id="docshape110" o:spid="_x0000_s1245" style="position:absolute;left:6856;top:3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" path="m,l,59e" fillcolor="black" stroked="f">
                    <v:path arrowok="t" o:connecttype="custom" o:connectlocs="0,3536;0,3595" o:connectangles="0,0"/>
                  </v:shape>
                  <v:line id="Line 218" o:spid="_x0000_s1246" style="position:absolute;visibility:visible;mso-wrap-style:square" from="6856,3536" to="6856,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" strokeweight=".23519mm"/>
                  <v:line id="Line 219" o:spid="_x0000_s1247" style="position:absolute;visibility:visible;mso-wrap-style:square" from="7515,3536" to="7515,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" strokecolor="#afafaf" strokeweight=".23519mm"/>
                  <v:shape id="docshape111" o:spid="_x0000_s1248" style="position:absolute;left:7515;top:3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" path="m,l,59e" fillcolor="black" stroked="f">
                    <v:path arrowok="t" o:connecttype="custom" o:connectlocs="0,3536;0,3595" o:connectangles="0,0"/>
                  </v:shape>
                  <v:line id="Line 221" o:spid="_x0000_s1249" style="position:absolute;visibility:visible;mso-wrap-style:square" from="7515,3536" to="7515,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" strokeweight=".23519mm"/>
                  <v:line id="Line 222" o:spid="_x0000_s1250" style="position:absolute;visibility:visible;mso-wrap-style:square" from="8174,3536" to="8174,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" strokecolor="#afafaf" strokeweight=".23519mm"/>
                  <v:shape id="docshape112" o:spid="_x0000_s1251" style="position:absolute;left:8174;top:3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" path="m,l,59e" fillcolor="black" stroked="f">
                    <v:path arrowok="t" o:connecttype="custom" o:connectlocs="0,3536;0,3595" o:connectangles="0,0"/>
                  </v:shape>
                  <v:line id="Line 224" o:spid="_x0000_s1252" style="position:absolute;visibility:visible;mso-wrap-style:square" from="8174,3536" to="8174,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" strokeweight=".23519mm"/>
                  <v:line id="Line 225" o:spid="_x0000_s1253" style="position:absolute;visibility:visible;mso-wrap-style:square" from="8833,3536" to="8833,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" strokecolor="#afafaf" strokeweight=".23519mm"/>
                  <v:shape id="docshape113" o:spid="_x0000_s1254" style="position:absolute;left:8833;top:3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" path="m,l,59e" fillcolor="black" stroked="f">
                    <v:path arrowok="t" o:connecttype="custom" o:connectlocs="0,3536;0,3595" o:connectangles="0,0"/>
                  </v:shape>
                  <v:line id="Line 227" o:spid="_x0000_s1255" style="position:absolute;visibility:visible;mso-wrap-style:square" from="8833,3536" to="8833,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" strokeweight=".23519mm"/>
                  <v:line id="Line 228" o:spid="_x0000_s1256" style="position:absolute;visibility:visible;mso-wrap-style:square" from="3253,3372" to="8833,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" strokecolor="#afafaf" strokeweight=".23519mm"/>
                  <v:shape id="docshape114" o:spid="_x0000_s1257" style="position:absolute;left:3194;top:337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" path="m59,l,e" fillcolor="black" stroked="f">
                    <v:path arrowok="t" o:connecttype="custom" o:connectlocs="59,0;0,0" o:connectangles="0,0"/>
                  </v:shape>
                  <v:line id="Line 230" o:spid="_x0000_s1258" style="position:absolute;visibility:visible;mso-wrap-style:square" from="3253,3372" to="3253,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" strokeweight=".23519mm"/>
                  <v:line id="Line 231" o:spid="_x0000_s1259" style="position:absolute;visibility:visible;mso-wrap-style:square" from="3253,2730" to="8833,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" strokecolor="#afafaf" strokeweight=".23519mm"/>
                  <v:shape id="docshape115" o:spid="_x0000_s1260" style="position:absolute;left:3194;top:273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" path="m59,l,e" fillcolor="black" stroked="f">
                    <v:path arrowok="t" o:connecttype="custom" o:connectlocs="59,0;0,0" o:connectangles="0,0"/>
                  </v:shape>
                  <v:line id="Line 233" o:spid="_x0000_s1261" style="position:absolute;visibility:visible;mso-wrap-style:square" from="3253,2730" to="3253,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" strokeweight=".23519mm"/>
                  <v:line id="Line 234" o:spid="_x0000_s1262" style="position:absolute;visibility:visible;mso-wrap-style:square" from="3253,2089" to="8833,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" strokecolor="#afafaf" strokeweight=".23519mm"/>
                  <v:shape id="docshape116" o:spid="_x0000_s1263" style="position:absolute;left:3194;top:208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" path="m59,l,e" fillcolor="black" stroked="f">
                    <v:path arrowok="t" o:connecttype="custom" o:connectlocs="59,0;0,0" o:connectangles="0,0"/>
                  </v:shape>
                  <v:line id="Line 236" o:spid="_x0000_s1264" style="position:absolute;visibility:visible;mso-wrap-style:square" from="3253,2089" to="3253,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" strokeweight=".23519mm"/>
                  <v:line id="Line 237" o:spid="_x0000_s1265" style="position:absolute;visibility:visible;mso-wrap-style:square" from="3253,1447" to="8833,1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" strokecolor="#afafaf" strokeweight=".23519mm"/>
                  <v:shape id="docshape117" o:spid="_x0000_s1266" style="position:absolute;left:3194;top:144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" path="m59,l,e" fillcolor="black" stroked="f">
                    <v:path arrowok="t" o:connecttype="custom" o:connectlocs="59,0;0,0" o:connectangles="0,0"/>
                  </v:shape>
                  <v:line id="Line 239" o:spid="_x0000_s1267" style="position:absolute;visibility:visible;mso-wrap-style:square" from="3253,1447" to="3253,1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" strokeweight=".23519mm"/>
                  <v:line id="Line 240" o:spid="_x0000_s1268" style="position:absolute;visibility:visible;mso-wrap-style:square" from="3253,806" to="883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" strokecolor="#afafaf" strokeweight=".23519mm"/>
                  <v:shape id="docshape118" o:spid="_x0000_s1269" style="position:absolute;left:3194;top:80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" path="m59,l,e" fillcolor="black" stroked="f">
                    <v:path arrowok="t" o:connecttype="custom" o:connectlocs="59,0;0,0" o:connectangles="0,0"/>
                  </v:shape>
                  <v:line id="Line 242" o:spid="_x0000_s1270" style="position:absolute;visibility:visible;mso-wrap-style:square" from="3253,806" to="325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" strokeweight=".23519mm"/>
                  <v:line id="Line 243" o:spid="_x0000_s1271" style="position:absolute;visibility:visible;mso-wrap-style:square" from="3253,164" to="88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" strokecolor="#afafaf" strokeweight=".23519mm"/>
                  <v:shape id="docshape119" o:spid="_x0000_s1272" style="position:absolute;left:3194;top:16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" path="m59,l,e" fillcolor="black" stroked="f">
                    <v:path arrowok="t" o:connecttype="custom" o:connectlocs="59,0;0,0" o:connectangles="0,0"/>
                  </v:shape>
                  <v:line id="Line 245" o:spid="_x0000_s1273" style="position:absolute;visibility:visible;mso-wrap-style:square" from="3253,164" to="325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" strokeweight=".23519mm"/>
                  <v:shape id="docshape120" o:spid="_x0000_s1274" style="position:absolute;left:3561;top:952;width:5272;height:2420;visibility:visible;mso-wrap-style:square;v-text-anchor:top" coordsize="5272,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" path="m,2420r61,-59l134,2289r74,-71l281,2147r73,-71l426,2005r73,-70l571,1864r72,-70l715,1724r71,-69l857,1585r71,-69l999,1483r71,-25l1141,1433r70,-25l1281,1383r70,-25l1420,1334r69,-25l1558,1285r69,-24l1696,1237r68,-24l1832,1189r68,-24l1968,1142r67,-24l2103,1094r67,-23l2237,1048r66,-23l2370,1001r66,-23l2502,955r66,-23l2634,909r66,-22l2765,864r66,-23l2896,818r65,-22l3026,773r65,-22l3155,729r65,-22l3284,685r64,-23l3412,640r64,-22l3539,596r64,-22l3666,552r64,-22l3793,509r63,-22l3919,465r62,-21l4044,422r63,-21l4169,379r62,-21l4293,337r62,-22l4417,294r62,-21l4541,251r61,-21l4664,209r61,-21l4786,167r61,-21l4908,125r61,-21l5030,83r61,-21l5151,41r61,-20l5272,e" filled="f" strokecolor="#1f77b3" strokeweight=".441mm">
                    <v:path arrowok="t" o:connecttype="custom" o:connectlocs="61,3313;208,3170;354,3028;499,2887;643,2746;786,2607;928,2468;1070,2410;1211,2360;1351,2310;1489,2261;1627,2213;1764,2165;1900,2117;2035,2070;2170,2023;2303,1977;2436,1930;2568,1884;2700,1839;2831,1793;2961,1748;3091,1703;3220,1659;3348,1614;3476,1570;3603,1526;3730,1482;3856,1439;3981,1396;4107,1353;4231,1310;4355,1267;4479,1225;4602,1182;4725,1140;4847,1098;4969,1056;5091,1014;5212,973" o:connectangles="0,0,0,0,0,0,0,0,0,0,0,0,0,0,0,0,0,0,0,0,0,0,0,0,0,0,0,0,0,0,0,0,0,0,0,0,0,0,0,0"/>
                  </v:shape>
                  <v:shape id="docshape121" o:spid="_x0000_s1275" style="position:absolute;left:3561;top:392;width:5272;height:2980;visibility:visible;mso-wrap-style:square;v-text-anchor:top" coordsize="5272,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" path="m,2980r25,-24l101,2882r76,-74l253,2734r76,-74l404,2587r76,-74l555,2440r76,-74l706,2293r75,-73l856,2147r75,-73l1006,2001r75,-73l1155,1855r75,-72l1304,1711r74,-73l1452,1566r75,-72l1600,1422r74,-72l1748,1278r74,-51l1895,1201r74,-27l2042,1148r73,-27l2188,1095r73,-26l2334,1042r73,-26l2479,990r73,-26l2624,938r72,-26l2768,887r72,-26l2912,835r72,-25l3056,784r71,-26l3198,733r72,-25l3341,682r71,-25l3483,632r71,-25l3624,581r71,-25l3765,532r71,-25l3906,482r70,-25l4046,432r70,-25l4186,382r70,-24l4325,333r70,-24l4465,284r69,-24l4603,235r69,-24l4741,186r70,-24l4879,138r69,-24l5017,90r69,-24l5154,42r69,-24l5272,e" filled="f" strokecolor="#ff7f0e" strokeweight=".441mm">
                    <v:path arrowok="t" o:connecttype="custom" o:connectlocs="25,3348;177,3200;329,3052;480,2905;631,2758;781,2612;931,2466;1081,2320;1230,2175;1378,2030;1527,1886;1674,1742;1822,1619;1969,1566;2115,1513;2261,1461;2407,1408;2552,1356;2696,1304;2840,1253;2984,1202;3127,1150;3270,1100;3412,1049;3554,999;3695,948;3836,899;3976,849;4116,799;4256,750;4395,701;4534,652;4672,603;4811,554;4948,506;5086,458;5223,410" o:connectangles="0,0,0,0,0,0,0,0,0,0,0,0,0,0,0,0,0,0,0,0,0,0,0,0,0,0,0,0,0,0,0,0,0,0,0,0,0"/>
                  </v:shape>
                  <v:shape id="docshape122" o:spid="_x0000_s1276" style="position:absolute;left:3252;top:-88;width:5581;height:3625;visibility:visible;mso-wrap-style:square;v-text-anchor:top" coordsize="5581,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" path="m,3624l,m5580,3624l5580,m,3624r5580,m,l5580,e" filled="f" strokeweight=".23519mm">
                    <v:path arrowok="t" o:connecttype="custom" o:connectlocs="0,3536;0,-88;5580,3536;5580,-88;0,3536;5580,3536;0,-88;5580,-88" o:connectangles="0,0,0,0,0,0,0,0"/>
                  </v:shape>
                  <v:shape id="docshape123" o:spid="_x0000_s1277" style="position:absolute;left:3336;top:-5;width:2011;height:540;visibility:visible;mso-wrap-style:square;v-text-anchor:top" coordsize="201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" path="m1977,l33,,19,2,8,8,2,18,,33,,505r2,15l8,530r11,7l33,539r1944,l1992,537r10,-7l2008,520r2,-15l2010,33r-2,-15l2002,8,1992,2,1977,xe" stroked="f">
                    <v:fill opacity="52428f"/>
                    <v:path arrowok="t" o:connecttype="custom" o:connectlocs="1977,-4;33,-4;19,-2;8,4;2,14;0,29;0,501;2,516;8,526;19,533;33,535;1977,535;1992,533;2002,526;2008,516;2010,501;2010,29;2008,14;2002,4;1992,-2;1977,-4" o:connectangles="0,0,0,0,0,0,0,0,0,0,0,0,0,0,0,0,0,0,0,0,0"/>
                  </v:shape>
                  <v:shape id="docshape124" o:spid="_x0000_s1278" style="position:absolute;left:3336;top:-5;width:2011;height:540;visibility:visible;mso-wrap-style:square;v-text-anchor:top" coordsize="201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" path="m33,539r1944,l1992,537r10,-7l2008,520r2,-15l2010,33r-2,-15l2002,8,1992,2,1977,,33,,19,2,8,8,2,18,,33,,505r2,15l8,530r11,7l33,539xe" filled="f" strokecolor="#ccc" strokeweight=".294mm">
                    <v:path arrowok="t" o:connecttype="custom" o:connectlocs="33,535;1977,535;1992,533;2002,526;2008,516;2010,501;2010,29;2008,14;2002,4;1992,-2;1977,-4;33,-4;19,-2;8,4;2,14;0,29;0,501;2,516;8,526;19,533;33,535" o:connectangles="0,0,0,0,0,0,0,0,0,0,0,0,0,0,0,0,0,0,0,0,0"/>
                  </v:shape>
                  <v:line id="Line 251" o:spid="_x0000_s1279" style="position:absolute;visibility:visible;mso-wrap-style:square" from="3403,131" to="373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" strokecolor="#1f77b3" strokeweight=".441mm"/>
                  <v:line id="Line 252" o:spid="_x0000_s1280" style="position:absolute;visibility:visible;mso-wrap-style:square" from="3403,375" to="373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" strokecolor="#ff7f0e" strokeweight=".441mm"/>
                  <v:shape id="docshape125" o:spid="_x0000_s1281" type="#_x0000_t202" style="position:absolute;left:3194;top:-95;width:5652;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2609CC4C" w14:textId="77777777" w:rsidR="00F140C9" w:rsidRDefault="00F140C9" w:rsidP="00F140C9">
                          <w:pPr>
                            <w:spacing w:before="107"/>
                            <w:ind w:left="675" w:right="3093"/>
                            <w:rPr>
                              <w:rFonts w:ascii="Lucida Sans Unicode"/>
                              <w:sz w:val="16"/>
                            </w:rPr>
                          </w:pPr>
                          <w:r>
                            <w:rPr>
                              <w:rFonts w:ascii="Lucida Sans Unicode"/>
                              <w:w w:val="105"/>
                              <w:sz w:val="16"/>
                            </w:rPr>
                            <w:t>House size = 2.0</w:t>
                          </w:r>
                          <w:r>
                            <w:rPr>
                              <w:rFonts w:ascii="Lucida Sans Unicode"/>
                              <w:spacing w:val="-51"/>
                              <w:w w:val="105"/>
                              <w:sz w:val="16"/>
                            </w:rPr>
                            <w:t xml:space="preserve"> </w:t>
                          </w:r>
                          <w:r>
                            <w:rPr>
                              <w:rFonts w:ascii="Lucida Sans Unicode"/>
                              <w:w w:val="105"/>
                              <w:sz w:val="16"/>
                            </w:rPr>
                            <w:t>House</w:t>
                          </w:r>
                          <w:r>
                            <w:rPr>
                              <w:rFonts w:ascii="Lucida Sans Unicode"/>
                              <w:spacing w:val="-1"/>
                              <w:w w:val="105"/>
                              <w:sz w:val="16"/>
                            </w:rPr>
                            <w:t xml:space="preserve"> </w:t>
                          </w:r>
                          <w:r>
                            <w:rPr>
                              <w:rFonts w:ascii="Lucida Sans Unicode"/>
                              <w:w w:val="105"/>
                              <w:sz w:val="16"/>
                            </w:rPr>
                            <w:t>size = 5.0</w:t>
                          </w:r>
                        </w:p>
                      </w:txbxContent>
                    </v:textbox>
                  </v:shape>
                  <w10:wrap anchorx="page"/>
                </v:group>
              </w:pict>
            </mc:Fallback>
          </mc:AlternateContent>
        </w:r>
        <w:r>
          <w:rPr>
            <w:rFonts w:ascii="Book Antiqua"/>
            <w:noProof/>
            <w:sz w:val="22"/>
          </w:rPr>
          <mc:AlternateContent>
            <mc:Choice Requires="wps">
              <w:drawing>
                <wp:anchor distT="0" distB="0" distL="114300" distR="114300" simplePos="0" relativeHeight="251766784" behindDoc="0" locked="0" layoutInCell="1" allowOverlap="1" wp14:anchorId="73588596" wp14:editId="6B90B168">
                  <wp:simplePos x="0" y="0"/>
                  <wp:positionH relativeFrom="page">
                    <wp:posOffset>1766570</wp:posOffset>
                  </wp:positionH>
                  <wp:positionV relativeFrom="paragraph">
                    <wp:posOffset>62230</wp:posOffset>
                  </wp:positionV>
                  <wp:extent cx="128270" cy="2066290"/>
                  <wp:effectExtent l="4445" t="0" r="635" b="254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206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C14A0" w14:textId="77777777" w:rsidR="00F140C9" w:rsidRDefault="00F140C9" w:rsidP="00F140C9">
                              <w:pPr>
                                <w:spacing w:line="201" w:lineRule="exact"/>
                                <w:ind w:left="20"/>
                                <w:rPr>
                                  <w:rFonts w:ascii="Lucida Sans Unicode"/>
                                  <w:sz w:val="16"/>
                                </w:rPr>
                              </w:pPr>
                              <w:r>
                                <w:rPr>
                                  <w:rFonts w:ascii="Lucida Sans Unicode"/>
                                  <w:w w:val="110"/>
                                  <w:sz w:val="16"/>
                                </w:rPr>
                                <w:t>Liquid</w:t>
                              </w:r>
                              <w:r>
                                <w:rPr>
                                  <w:rFonts w:ascii="Lucida Sans Unicode"/>
                                  <w:spacing w:val="-13"/>
                                  <w:w w:val="110"/>
                                  <w:sz w:val="16"/>
                                </w:rPr>
                                <w:t xml:space="preserve"> </w:t>
                              </w:r>
                              <w:r>
                                <w:rPr>
                                  <w:rFonts w:ascii="Lucida Sans Unicode"/>
                                  <w:w w:val="110"/>
                                  <w:sz w:val="16"/>
                                </w:rPr>
                                <w:t>Assets</w:t>
                              </w:r>
                              <w:r>
                                <w:rPr>
                                  <w:rFonts w:ascii="Lucida Sans Unicode"/>
                                  <w:spacing w:val="-13"/>
                                  <w:w w:val="110"/>
                                  <w:sz w:val="16"/>
                                </w:rPr>
                                <w:t xml:space="preserve"> </w:t>
                              </w:r>
                              <w:r>
                                <w:rPr>
                                  <w:rFonts w:ascii="Lucida Sans Unicode"/>
                                  <w:w w:val="110"/>
                                  <w:sz w:val="16"/>
                                </w:rPr>
                                <w:t>Invested</w:t>
                              </w:r>
                              <w:r>
                                <w:rPr>
                                  <w:rFonts w:ascii="Lucida Sans Unicode"/>
                                  <w:spacing w:val="-13"/>
                                  <w:w w:val="110"/>
                                  <w:sz w:val="16"/>
                                </w:rPr>
                                <w:t xml:space="preserve"> </w:t>
                              </w:r>
                              <w:r>
                                <w:rPr>
                                  <w:rFonts w:ascii="Lucida Sans Unicode"/>
                                  <w:w w:val="110"/>
                                  <w:sz w:val="16"/>
                                </w:rPr>
                                <w:t>in</w:t>
                              </w:r>
                              <w:r>
                                <w:rPr>
                                  <w:rFonts w:ascii="Lucida Sans Unicode"/>
                                  <w:spacing w:val="-13"/>
                                  <w:w w:val="110"/>
                                  <w:sz w:val="16"/>
                                </w:rPr>
                                <w:t xml:space="preserve"> </w:t>
                              </w:r>
                              <w:r>
                                <w:rPr>
                                  <w:rFonts w:ascii="Lucida Sans Unicode"/>
                                  <w:w w:val="110"/>
                                  <w:sz w:val="16"/>
                                </w:rPr>
                                <w:t>Stock</w:t>
                              </w:r>
                              <w:r>
                                <w:rPr>
                                  <w:rFonts w:ascii="Lucida Sans Unicode"/>
                                  <w:spacing w:val="-13"/>
                                  <w:w w:val="110"/>
                                  <w:sz w:val="16"/>
                                </w:rPr>
                                <w:t xml:space="preserve"> </w:t>
                              </w:r>
                              <w:r>
                                <w:rPr>
                                  <w:rFonts w:ascii="Lucida Sans Unicode"/>
                                  <w:w w:val="110"/>
                                  <w:sz w:val="16"/>
                                </w:rPr>
                                <w:t>Market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88596" id="Text Box 215" o:spid="_x0000_s1282" type="#_x0000_t202" style="position:absolute;left:0;text-align:left;margin-left:139.1pt;margin-top:4.9pt;width:10.1pt;height:162.7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" filled="f" stroked="f">
                  <v:textbox style="layout-flow:vertical;mso-layout-flow-alt:bottom-to-top" inset="0,0,0,0">
                    <w:txbxContent>
                      <w:p w14:paraId="54EC14A0" w14:textId="77777777" w:rsidR="00F140C9" w:rsidRDefault="00F140C9" w:rsidP="00F140C9">
                        <w:pPr>
                          <w:spacing w:line="201" w:lineRule="exact"/>
                          <w:ind w:left="20"/>
                          <w:rPr>
                            <w:rFonts w:ascii="Lucida Sans Unicode"/>
                            <w:sz w:val="16"/>
                          </w:rPr>
                        </w:pPr>
                        <w:r>
                          <w:rPr>
                            <w:rFonts w:ascii="Lucida Sans Unicode"/>
                            <w:w w:val="110"/>
                            <w:sz w:val="16"/>
                          </w:rPr>
                          <w:t>Liquid</w:t>
                        </w:r>
                        <w:r>
                          <w:rPr>
                            <w:rFonts w:ascii="Lucida Sans Unicode"/>
                            <w:spacing w:val="-13"/>
                            <w:w w:val="110"/>
                            <w:sz w:val="16"/>
                          </w:rPr>
                          <w:t xml:space="preserve"> </w:t>
                        </w:r>
                        <w:r>
                          <w:rPr>
                            <w:rFonts w:ascii="Lucida Sans Unicode"/>
                            <w:w w:val="110"/>
                            <w:sz w:val="16"/>
                          </w:rPr>
                          <w:t>Assets</w:t>
                        </w:r>
                        <w:r>
                          <w:rPr>
                            <w:rFonts w:ascii="Lucida Sans Unicode"/>
                            <w:spacing w:val="-13"/>
                            <w:w w:val="110"/>
                            <w:sz w:val="16"/>
                          </w:rPr>
                          <w:t xml:space="preserve"> </w:t>
                        </w:r>
                        <w:r>
                          <w:rPr>
                            <w:rFonts w:ascii="Lucida Sans Unicode"/>
                            <w:w w:val="110"/>
                            <w:sz w:val="16"/>
                          </w:rPr>
                          <w:t>Invested</w:t>
                        </w:r>
                        <w:r>
                          <w:rPr>
                            <w:rFonts w:ascii="Lucida Sans Unicode"/>
                            <w:spacing w:val="-13"/>
                            <w:w w:val="110"/>
                            <w:sz w:val="16"/>
                          </w:rPr>
                          <w:t xml:space="preserve"> </w:t>
                        </w:r>
                        <w:r>
                          <w:rPr>
                            <w:rFonts w:ascii="Lucida Sans Unicode"/>
                            <w:w w:val="110"/>
                            <w:sz w:val="16"/>
                          </w:rPr>
                          <w:t>in</w:t>
                        </w:r>
                        <w:r>
                          <w:rPr>
                            <w:rFonts w:ascii="Lucida Sans Unicode"/>
                            <w:spacing w:val="-13"/>
                            <w:w w:val="110"/>
                            <w:sz w:val="16"/>
                          </w:rPr>
                          <w:t xml:space="preserve"> </w:t>
                        </w:r>
                        <w:r>
                          <w:rPr>
                            <w:rFonts w:ascii="Lucida Sans Unicode"/>
                            <w:w w:val="110"/>
                            <w:sz w:val="16"/>
                          </w:rPr>
                          <w:t>Stock</w:t>
                        </w:r>
                        <w:r>
                          <w:rPr>
                            <w:rFonts w:ascii="Lucida Sans Unicode"/>
                            <w:spacing w:val="-13"/>
                            <w:w w:val="110"/>
                            <w:sz w:val="16"/>
                          </w:rPr>
                          <w:t xml:space="preserve"> </w:t>
                        </w:r>
                        <w:r>
                          <w:rPr>
                            <w:rFonts w:ascii="Lucida Sans Unicode"/>
                            <w:w w:val="110"/>
                            <w:sz w:val="16"/>
                          </w:rPr>
                          <w:t>Market</w:t>
                        </w:r>
                      </w:p>
                    </w:txbxContent>
                  </v:textbox>
                  <w10:wrap anchorx="page"/>
                </v:shape>
              </w:pict>
            </mc:Fallback>
          </mc:AlternateContent>
        </w:r>
        <w:r>
          <w:rPr>
            <w:rFonts w:ascii="Lucida Sans Unicode"/>
            <w:w w:val="104"/>
            <w:sz w:val="16"/>
          </w:rPr>
          <w:t>5</w:t>
        </w:r>
      </w:ins>
    </w:p>
    <w:p w14:paraId="2D2BF88C" w14:textId="77777777" w:rsidR="00F140C9" w:rsidRDefault="00F140C9">
      <w:pPr>
        <w:pStyle w:val="BodyText"/>
        <w:spacing w:before="6"/>
        <w:jc w:val="both"/>
        <w:rPr>
          <w:ins w:id="538" w:author="Lujan, Alan" w:date="2021-12-15T10:30:00Z"/>
          <w:rFonts w:ascii="Lucida Sans Unicode"/>
          <w:sz w:val="22"/>
        </w:rPr>
        <w:pPrChange w:id="539" w:author="Lujan, Alan" w:date="2021-12-15T10:49:00Z">
          <w:pPr>
            <w:pStyle w:val="BodyText"/>
            <w:spacing w:before="6"/>
          </w:pPr>
        </w:pPrChange>
      </w:pPr>
    </w:p>
    <w:p w14:paraId="0AEAEAAE" w14:textId="77777777" w:rsidR="00F140C9" w:rsidRDefault="00F140C9" w:rsidP="00843F4B">
      <w:pPr>
        <w:spacing w:before="51"/>
        <w:ind w:left="1650"/>
        <w:rPr>
          <w:ins w:id="540" w:author="Lujan, Alan" w:date="2021-12-15T10:30:00Z"/>
          <w:rFonts w:ascii="Lucida Sans Unicode"/>
          <w:sz w:val="16"/>
        </w:rPr>
      </w:pPr>
      <w:ins w:id="541" w:author="Lujan, Alan" w:date="2021-12-15T10:30:00Z">
        <w:r>
          <w:rPr>
            <w:rFonts w:ascii="Lucida Sans Unicode"/>
            <w:w w:val="104"/>
            <w:sz w:val="16"/>
          </w:rPr>
          <w:t>4</w:t>
        </w:r>
      </w:ins>
    </w:p>
    <w:p w14:paraId="7139C430" w14:textId="77777777" w:rsidR="00F140C9" w:rsidRDefault="00F140C9">
      <w:pPr>
        <w:pStyle w:val="BodyText"/>
        <w:spacing w:before="6"/>
        <w:jc w:val="both"/>
        <w:rPr>
          <w:ins w:id="542" w:author="Lujan, Alan" w:date="2021-12-15T10:30:00Z"/>
          <w:rFonts w:ascii="Lucida Sans Unicode"/>
          <w:sz w:val="22"/>
        </w:rPr>
        <w:pPrChange w:id="543" w:author="Lujan, Alan" w:date="2021-12-15T10:49:00Z">
          <w:pPr>
            <w:pStyle w:val="BodyText"/>
            <w:spacing w:before="6"/>
          </w:pPr>
        </w:pPrChange>
      </w:pPr>
    </w:p>
    <w:p w14:paraId="5028615E" w14:textId="77777777" w:rsidR="00F140C9" w:rsidRDefault="00F140C9" w:rsidP="00843F4B">
      <w:pPr>
        <w:spacing w:before="52"/>
        <w:ind w:left="1650"/>
        <w:rPr>
          <w:ins w:id="544" w:author="Lujan, Alan" w:date="2021-12-15T10:30:00Z"/>
          <w:rFonts w:ascii="Lucida Sans Unicode"/>
          <w:sz w:val="16"/>
        </w:rPr>
      </w:pPr>
      <w:ins w:id="545" w:author="Lujan, Alan" w:date="2021-12-15T10:30:00Z">
        <w:r>
          <w:rPr>
            <w:rFonts w:ascii="Lucida Sans Unicode"/>
            <w:w w:val="104"/>
            <w:sz w:val="16"/>
          </w:rPr>
          <w:t>3</w:t>
        </w:r>
      </w:ins>
    </w:p>
    <w:p w14:paraId="382C3DC6" w14:textId="77777777" w:rsidR="00F140C9" w:rsidRDefault="00F140C9">
      <w:pPr>
        <w:pStyle w:val="BodyText"/>
        <w:spacing w:before="6"/>
        <w:jc w:val="both"/>
        <w:rPr>
          <w:ins w:id="546" w:author="Lujan, Alan" w:date="2021-12-15T10:30:00Z"/>
          <w:rFonts w:ascii="Lucida Sans Unicode"/>
          <w:sz w:val="22"/>
        </w:rPr>
        <w:pPrChange w:id="547" w:author="Lujan, Alan" w:date="2021-12-15T10:49:00Z">
          <w:pPr>
            <w:pStyle w:val="BodyText"/>
            <w:spacing w:before="6"/>
          </w:pPr>
        </w:pPrChange>
      </w:pPr>
    </w:p>
    <w:p w14:paraId="144A9A9E" w14:textId="77777777" w:rsidR="00F140C9" w:rsidRDefault="00F140C9" w:rsidP="00843F4B">
      <w:pPr>
        <w:spacing w:before="51"/>
        <w:ind w:left="1650"/>
        <w:rPr>
          <w:ins w:id="548" w:author="Lujan, Alan" w:date="2021-12-15T10:30:00Z"/>
          <w:rFonts w:ascii="Lucida Sans Unicode"/>
          <w:sz w:val="16"/>
        </w:rPr>
      </w:pPr>
      <w:ins w:id="549" w:author="Lujan, Alan" w:date="2021-12-15T10:30:00Z">
        <w:r>
          <w:rPr>
            <w:rFonts w:ascii="Lucida Sans Unicode"/>
            <w:w w:val="104"/>
            <w:sz w:val="16"/>
          </w:rPr>
          <w:t>2</w:t>
        </w:r>
      </w:ins>
    </w:p>
    <w:p w14:paraId="0D1A5008" w14:textId="77777777" w:rsidR="00F140C9" w:rsidRDefault="00F140C9">
      <w:pPr>
        <w:pStyle w:val="BodyText"/>
        <w:spacing w:before="7"/>
        <w:jc w:val="both"/>
        <w:rPr>
          <w:ins w:id="550" w:author="Lujan, Alan" w:date="2021-12-15T10:30:00Z"/>
          <w:rFonts w:ascii="Lucida Sans Unicode"/>
          <w:sz w:val="22"/>
        </w:rPr>
        <w:pPrChange w:id="551" w:author="Lujan, Alan" w:date="2021-12-15T10:49:00Z">
          <w:pPr>
            <w:pStyle w:val="BodyText"/>
            <w:spacing w:before="7"/>
          </w:pPr>
        </w:pPrChange>
      </w:pPr>
    </w:p>
    <w:p w14:paraId="457CF1F6" w14:textId="77777777" w:rsidR="00F140C9" w:rsidRDefault="00F140C9" w:rsidP="00843F4B">
      <w:pPr>
        <w:spacing w:before="51"/>
        <w:ind w:left="1650"/>
        <w:rPr>
          <w:ins w:id="552" w:author="Lujan, Alan" w:date="2021-12-15T10:30:00Z"/>
          <w:rFonts w:ascii="Lucida Sans Unicode"/>
          <w:sz w:val="16"/>
        </w:rPr>
      </w:pPr>
      <w:ins w:id="553" w:author="Lujan, Alan" w:date="2021-12-15T10:30:00Z">
        <w:r>
          <w:rPr>
            <w:rFonts w:ascii="Lucida Sans Unicode"/>
            <w:w w:val="104"/>
            <w:sz w:val="16"/>
          </w:rPr>
          <w:t>1</w:t>
        </w:r>
      </w:ins>
    </w:p>
    <w:p w14:paraId="655B46E7" w14:textId="77777777" w:rsidR="00F140C9" w:rsidRDefault="00F140C9">
      <w:pPr>
        <w:pStyle w:val="BodyText"/>
        <w:spacing w:before="6"/>
        <w:jc w:val="both"/>
        <w:rPr>
          <w:ins w:id="554" w:author="Lujan, Alan" w:date="2021-12-15T10:30:00Z"/>
          <w:rFonts w:ascii="Lucida Sans Unicode"/>
          <w:sz w:val="22"/>
        </w:rPr>
        <w:pPrChange w:id="555" w:author="Lujan, Alan" w:date="2021-12-15T10:49:00Z">
          <w:pPr>
            <w:pStyle w:val="BodyText"/>
            <w:spacing w:before="6"/>
          </w:pPr>
        </w:pPrChange>
      </w:pPr>
    </w:p>
    <w:p w14:paraId="79BBF244" w14:textId="77777777" w:rsidR="00F140C9" w:rsidRDefault="00F140C9" w:rsidP="00843F4B">
      <w:pPr>
        <w:spacing w:before="52"/>
        <w:ind w:left="1650"/>
        <w:rPr>
          <w:ins w:id="556" w:author="Lujan, Alan" w:date="2021-12-15T10:30:00Z"/>
          <w:rFonts w:ascii="Lucida Sans Unicode"/>
          <w:sz w:val="16"/>
        </w:rPr>
      </w:pPr>
      <w:ins w:id="557" w:author="Lujan, Alan" w:date="2021-12-15T10:30:00Z">
        <w:r>
          <w:rPr>
            <w:rFonts w:ascii="Lucida Sans Unicode"/>
            <w:w w:val="104"/>
            <w:sz w:val="16"/>
          </w:rPr>
          <w:t>0</w:t>
        </w:r>
      </w:ins>
    </w:p>
    <w:p w14:paraId="3A4A1F8D" w14:textId="77777777" w:rsidR="00F140C9" w:rsidRDefault="00F140C9" w:rsidP="001C49D2">
      <w:pPr>
        <w:tabs>
          <w:tab w:val="left" w:pos="1147"/>
          <w:tab w:val="left" w:pos="1806"/>
          <w:tab w:val="left" w:pos="2465"/>
          <w:tab w:val="left" w:pos="3124"/>
          <w:tab w:val="left" w:pos="3783"/>
          <w:tab w:val="left" w:pos="4442"/>
          <w:tab w:val="left" w:pos="5101"/>
          <w:tab w:val="left" w:pos="5760"/>
        </w:tabs>
        <w:spacing w:before="98" w:line="237" w:lineRule="exact"/>
        <w:ind w:left="488"/>
        <w:jc w:val="center"/>
        <w:rPr>
          <w:ins w:id="558" w:author="Lujan, Alan" w:date="2021-12-15T10:30:00Z"/>
          <w:rFonts w:ascii="Lucida Sans Unicode"/>
          <w:sz w:val="16"/>
        </w:rPr>
      </w:pPr>
      <w:ins w:id="559" w:author="Lujan, Alan" w:date="2021-12-15T10:30:00Z">
        <w:r>
          <w:rPr>
            <w:rFonts w:ascii="Lucida Sans Unicode"/>
            <w:w w:val="105"/>
            <w:sz w:val="16"/>
          </w:rPr>
          <w:t>0</w:t>
        </w:r>
        <w:r>
          <w:rPr>
            <w:rFonts w:ascii="Lucida Sans Unicode"/>
            <w:w w:val="105"/>
            <w:sz w:val="16"/>
          </w:rPr>
          <w:tab/>
          <w:t>1</w:t>
        </w:r>
        <w:r>
          <w:rPr>
            <w:rFonts w:ascii="Lucida Sans Unicode"/>
            <w:w w:val="105"/>
            <w:sz w:val="16"/>
          </w:rPr>
          <w:tab/>
          <w:t>2</w:t>
        </w:r>
        <w:r>
          <w:rPr>
            <w:rFonts w:ascii="Lucida Sans Unicode"/>
            <w:w w:val="105"/>
            <w:sz w:val="16"/>
          </w:rPr>
          <w:tab/>
          <w:t>3</w:t>
        </w:r>
        <w:r>
          <w:rPr>
            <w:rFonts w:ascii="Lucida Sans Unicode"/>
            <w:w w:val="105"/>
            <w:sz w:val="16"/>
          </w:rPr>
          <w:tab/>
          <w:t>4</w:t>
        </w:r>
        <w:r>
          <w:rPr>
            <w:rFonts w:ascii="Lucida Sans Unicode"/>
            <w:w w:val="105"/>
            <w:sz w:val="16"/>
          </w:rPr>
          <w:tab/>
          <w:t>5</w:t>
        </w:r>
        <w:r>
          <w:rPr>
            <w:rFonts w:ascii="Lucida Sans Unicode"/>
            <w:w w:val="105"/>
            <w:sz w:val="16"/>
          </w:rPr>
          <w:tab/>
          <w:t>6</w:t>
        </w:r>
        <w:r>
          <w:rPr>
            <w:rFonts w:ascii="Lucida Sans Unicode"/>
            <w:w w:val="105"/>
            <w:sz w:val="16"/>
          </w:rPr>
          <w:tab/>
          <w:t>7</w:t>
        </w:r>
        <w:r>
          <w:rPr>
            <w:rFonts w:ascii="Lucida Sans Unicode"/>
            <w:w w:val="105"/>
            <w:sz w:val="16"/>
          </w:rPr>
          <w:tab/>
          <w:t>8</w:t>
        </w:r>
      </w:ins>
    </w:p>
    <w:p w14:paraId="48A94002" w14:textId="77777777" w:rsidR="00F140C9" w:rsidRDefault="00F140C9" w:rsidP="001C49D2">
      <w:pPr>
        <w:spacing w:line="237" w:lineRule="exact"/>
        <w:ind w:left="178"/>
        <w:jc w:val="center"/>
        <w:rPr>
          <w:ins w:id="560" w:author="Lujan, Alan" w:date="2021-12-15T10:30:00Z"/>
          <w:rFonts w:ascii="Lucida Sans Unicode"/>
          <w:sz w:val="16"/>
        </w:rPr>
      </w:pPr>
      <w:ins w:id="561" w:author="Lujan, Alan" w:date="2021-12-15T10:30:00Z">
        <w:r>
          <w:rPr>
            <w:rFonts w:ascii="Lucida Sans Unicode"/>
            <w:w w:val="105"/>
            <w:sz w:val="16"/>
          </w:rPr>
          <w:t>Household's</w:t>
        </w:r>
        <w:r>
          <w:rPr>
            <w:rFonts w:ascii="Lucida Sans Unicode"/>
            <w:spacing w:val="7"/>
            <w:w w:val="105"/>
            <w:sz w:val="16"/>
          </w:rPr>
          <w:t xml:space="preserve"> </w:t>
        </w:r>
        <w:r>
          <w:rPr>
            <w:rFonts w:ascii="Lucida Sans Unicode"/>
            <w:w w:val="105"/>
            <w:sz w:val="16"/>
          </w:rPr>
          <w:t>Amount</w:t>
        </w:r>
        <w:r>
          <w:rPr>
            <w:rFonts w:ascii="Lucida Sans Unicode"/>
            <w:spacing w:val="7"/>
            <w:w w:val="105"/>
            <w:sz w:val="16"/>
          </w:rPr>
          <w:t xml:space="preserve"> </w:t>
        </w:r>
        <w:r>
          <w:rPr>
            <w:rFonts w:ascii="Lucida Sans Unicode"/>
            <w:w w:val="105"/>
            <w:sz w:val="16"/>
          </w:rPr>
          <w:t>of</w:t>
        </w:r>
        <w:r>
          <w:rPr>
            <w:rFonts w:ascii="Lucida Sans Unicode"/>
            <w:spacing w:val="7"/>
            <w:w w:val="105"/>
            <w:sz w:val="16"/>
          </w:rPr>
          <w:t xml:space="preserve"> </w:t>
        </w:r>
        <w:r>
          <w:rPr>
            <w:rFonts w:ascii="Lucida Sans Unicode"/>
            <w:w w:val="105"/>
            <w:sz w:val="16"/>
          </w:rPr>
          <w:t>Liquid</w:t>
        </w:r>
        <w:r>
          <w:rPr>
            <w:rFonts w:ascii="Lucida Sans Unicode"/>
            <w:spacing w:val="7"/>
            <w:w w:val="105"/>
            <w:sz w:val="16"/>
          </w:rPr>
          <w:t xml:space="preserve"> </w:t>
        </w:r>
        <w:r>
          <w:rPr>
            <w:rFonts w:ascii="Lucida Sans Unicode"/>
            <w:w w:val="105"/>
            <w:sz w:val="16"/>
          </w:rPr>
          <w:t>Assets</w:t>
        </w:r>
      </w:ins>
    </w:p>
    <w:p w14:paraId="20097A20" w14:textId="77777777" w:rsidR="00F140C9" w:rsidRDefault="00F140C9">
      <w:pPr>
        <w:pStyle w:val="BodyText"/>
        <w:spacing w:before="6"/>
        <w:jc w:val="both"/>
        <w:rPr>
          <w:ins w:id="562" w:author="Lujan, Alan" w:date="2021-12-15T10:30:00Z"/>
          <w:rFonts w:ascii="Lucida Sans Unicode"/>
          <w:sz w:val="15"/>
        </w:rPr>
        <w:pPrChange w:id="563" w:author="Lujan, Alan" w:date="2021-12-15T10:49:00Z">
          <w:pPr>
            <w:pStyle w:val="BodyText"/>
            <w:spacing w:before="6"/>
          </w:pPr>
        </w:pPrChange>
      </w:pPr>
    </w:p>
    <w:p w14:paraId="269ED898" w14:textId="77777777" w:rsidR="00F140C9" w:rsidRDefault="00F140C9" w:rsidP="001C49D2">
      <w:pPr>
        <w:pStyle w:val="BodyText"/>
        <w:ind w:left="286" w:right="287"/>
        <w:jc w:val="center"/>
        <w:rPr>
          <w:ins w:id="564" w:author="Lujan, Alan" w:date="2021-12-15T10:30:00Z"/>
        </w:rPr>
      </w:pPr>
      <w:ins w:id="565" w:author="Lujan, Alan" w:date="2021-12-15T10:30:00Z">
        <w:r>
          <w:rPr>
            <w:b/>
            <w:w w:val="95"/>
          </w:rPr>
          <w:t>Figure</w:t>
        </w:r>
        <w:r>
          <w:rPr>
            <w:b/>
            <w:spacing w:val="25"/>
            <w:w w:val="95"/>
          </w:rPr>
          <w:t xml:space="preserve"> </w:t>
        </w:r>
        <w:r>
          <w:rPr>
            <w:b/>
            <w:w w:val="95"/>
          </w:rPr>
          <w:t>5</w:t>
        </w:r>
        <w:r>
          <w:rPr>
            <w:b/>
            <w:spacing w:val="53"/>
            <w:w w:val="95"/>
          </w:rPr>
          <w:t xml:space="preserve"> </w:t>
        </w:r>
        <w:bookmarkStart w:id="566" w:name="_bookmark12"/>
        <w:bookmarkEnd w:id="566"/>
        <w:r>
          <w:rPr>
            <w:w w:val="95"/>
          </w:rPr>
          <w:t>House</w:t>
        </w:r>
        <w:r>
          <w:rPr>
            <w:spacing w:val="15"/>
            <w:w w:val="95"/>
          </w:rPr>
          <w:t xml:space="preserve"> </w:t>
        </w:r>
        <w:r>
          <w:rPr>
            <w:w w:val="95"/>
          </w:rPr>
          <w:t>size</w:t>
        </w:r>
        <w:r>
          <w:rPr>
            <w:spacing w:val="15"/>
            <w:w w:val="95"/>
          </w:rPr>
          <w:t xml:space="preserve"> </w:t>
        </w:r>
        <w:r>
          <w:rPr>
            <w:w w:val="95"/>
          </w:rPr>
          <w:t>increases</w:t>
        </w:r>
        <w:r>
          <w:rPr>
            <w:spacing w:val="15"/>
            <w:w w:val="95"/>
          </w:rPr>
          <w:t xml:space="preserve"> </w:t>
        </w:r>
        <w:r>
          <w:rPr>
            <w:w w:val="95"/>
          </w:rPr>
          <w:t>household’s</w:t>
        </w:r>
        <w:r>
          <w:rPr>
            <w:spacing w:val="16"/>
            <w:w w:val="95"/>
          </w:rPr>
          <w:t xml:space="preserve"> </w:t>
        </w:r>
        <w:r>
          <w:rPr>
            <w:w w:val="95"/>
          </w:rPr>
          <w:t>absolute</w:t>
        </w:r>
        <w:r>
          <w:rPr>
            <w:spacing w:val="14"/>
            <w:w w:val="95"/>
          </w:rPr>
          <w:t xml:space="preserve"> </w:t>
        </w:r>
        <w:r>
          <w:rPr>
            <w:w w:val="95"/>
          </w:rPr>
          <w:t>risk</w:t>
        </w:r>
        <w:r>
          <w:rPr>
            <w:spacing w:val="15"/>
            <w:w w:val="95"/>
          </w:rPr>
          <w:t xml:space="preserve"> </w:t>
        </w:r>
        <w:r>
          <w:rPr>
            <w:w w:val="95"/>
          </w:rPr>
          <w:t>taking</w:t>
        </w:r>
      </w:ins>
    </w:p>
    <w:p w14:paraId="5F430135" w14:textId="77777777" w:rsidR="00F140C9" w:rsidRDefault="00F140C9" w:rsidP="00843F4B">
      <w:pPr>
        <w:pStyle w:val="BodyText"/>
        <w:spacing w:line="290" w:lineRule="auto"/>
        <w:ind w:left="108" w:right="105"/>
        <w:jc w:val="both"/>
        <w:rPr>
          <w:ins w:id="567" w:author="Lujan, Alan" w:date="2021-12-15T10:30:00Z"/>
        </w:rPr>
      </w:pPr>
    </w:p>
    <w:p w14:paraId="614DEB1D" w14:textId="7F3EFCD0" w:rsidR="00F140C9" w:rsidRDefault="00F140C9" w:rsidP="00843F4B">
      <w:pPr>
        <w:pStyle w:val="BodyText"/>
        <w:spacing w:line="290" w:lineRule="auto"/>
        <w:ind w:left="108" w:right="105"/>
        <w:jc w:val="both"/>
        <w:rPr>
          <w:ins w:id="568" w:author="Lujan, Alan" w:date="2021-12-15T10:30:00Z"/>
        </w:rPr>
      </w:pPr>
    </w:p>
    <w:p w14:paraId="0F85DA65" w14:textId="3A855F34" w:rsidR="00F140C9" w:rsidRDefault="00843F4B">
      <w:pPr>
        <w:pStyle w:val="Heading2"/>
        <w:tabs>
          <w:tab w:val="left" w:pos="594"/>
        </w:tabs>
        <w:ind w:left="107"/>
        <w:jc w:val="both"/>
        <w:rPr>
          <w:ins w:id="569" w:author="Lujan, Alan" w:date="2021-12-15T10:30:00Z"/>
        </w:rPr>
        <w:pPrChange w:id="570" w:author="Lujan, Alan" w:date="2021-12-15T10:52:00Z">
          <w:pPr>
            <w:pStyle w:val="Heading2"/>
            <w:numPr>
              <w:ilvl w:val="1"/>
              <w:numId w:val="36"/>
            </w:numPr>
            <w:tabs>
              <w:tab w:val="left" w:pos="594"/>
            </w:tabs>
            <w:ind w:left="593" w:hanging="486"/>
          </w:pPr>
        </w:pPrChange>
      </w:pPr>
      <w:ins w:id="571" w:author="Lujan, Alan" w:date="2021-12-15T10:52:00Z">
        <w:r>
          <w:rPr>
            <w:w w:val="95"/>
          </w:rPr>
          <w:t xml:space="preserve">5.5 </w:t>
        </w:r>
      </w:ins>
      <w:ins w:id="572" w:author="Lujan, Alan" w:date="2021-12-15T10:30:00Z">
        <w:r w:rsidR="00F140C9">
          <w:rPr>
            <w:w w:val="95"/>
          </w:rPr>
          <w:t>Optimal</w:t>
        </w:r>
        <w:r w:rsidR="00F140C9">
          <w:rPr>
            <w:spacing w:val="11"/>
            <w:w w:val="95"/>
          </w:rPr>
          <w:t xml:space="preserve"> </w:t>
        </w:r>
        <w:r w:rsidR="00F140C9">
          <w:rPr>
            <w:w w:val="95"/>
          </w:rPr>
          <w:t>Portfolio</w:t>
        </w:r>
        <w:r w:rsidR="00F140C9">
          <w:rPr>
            <w:spacing w:val="12"/>
            <w:w w:val="95"/>
          </w:rPr>
          <w:t xml:space="preserve"> </w:t>
        </w:r>
        <w:r w:rsidR="00F140C9">
          <w:rPr>
            <w:w w:val="95"/>
          </w:rPr>
          <w:t>Choice</w:t>
        </w:r>
        <w:r w:rsidR="00F140C9">
          <w:rPr>
            <w:spacing w:val="12"/>
            <w:w w:val="95"/>
          </w:rPr>
          <w:t xml:space="preserve"> </w:t>
        </w:r>
        <w:r w:rsidR="00F140C9">
          <w:rPr>
            <w:w w:val="95"/>
          </w:rPr>
          <w:t>over</w:t>
        </w:r>
        <w:r w:rsidR="00F140C9">
          <w:rPr>
            <w:spacing w:val="12"/>
            <w:w w:val="95"/>
          </w:rPr>
          <w:t xml:space="preserve"> </w:t>
        </w:r>
        <w:r w:rsidR="00F140C9">
          <w:rPr>
            <w:w w:val="95"/>
          </w:rPr>
          <w:t>the</w:t>
        </w:r>
        <w:r w:rsidR="00F140C9">
          <w:rPr>
            <w:spacing w:val="12"/>
            <w:w w:val="95"/>
          </w:rPr>
          <w:t xml:space="preserve"> </w:t>
        </w:r>
        <w:r w:rsidR="00F140C9">
          <w:rPr>
            <w:w w:val="95"/>
          </w:rPr>
          <w:t>Lifecycle</w:t>
        </w:r>
      </w:ins>
    </w:p>
    <w:p w14:paraId="1D180E04" w14:textId="7F4E8CC4" w:rsidR="00F140C9" w:rsidRDefault="00F140C9" w:rsidP="00843F4B">
      <w:pPr>
        <w:pStyle w:val="BodyText"/>
        <w:spacing w:before="206" w:line="290" w:lineRule="auto"/>
        <w:ind w:left="108" w:right="105"/>
        <w:jc w:val="both"/>
        <w:rPr>
          <w:ins w:id="573" w:author="Lujan, Alan" w:date="2021-12-15T10:31:00Z"/>
        </w:rPr>
      </w:pPr>
      <w:ins w:id="574" w:author="Lujan, Alan" w:date="2021-12-15T10:30:00Z">
        <w:r>
          <w:t xml:space="preserve">A result that is consistent with </w:t>
        </w:r>
        <w:proofErr w:type="spellStart"/>
        <w:r>
          <w:rPr>
            <w:rFonts w:ascii="Cambria"/>
          </w:rPr>
          <w:t>ConsPortfolioModel</w:t>
        </w:r>
        <w:proofErr w:type="spellEnd"/>
        <w:r>
          <w:rPr>
            <w:rFonts w:ascii="Cambria"/>
          </w:rPr>
          <w:t xml:space="preserve"> </w:t>
        </w:r>
        <w:r>
          <w:t>is that younger households have</w:t>
        </w:r>
        <w:r>
          <w:rPr>
            <w:spacing w:val="1"/>
          </w:rPr>
          <w:t xml:space="preserve"> </w:t>
        </w:r>
        <w:r>
          <w:rPr>
            <w:w w:val="95"/>
          </w:rPr>
          <w:t>a higher risky share of assets than older households, when comparing households of</w:t>
        </w:r>
        <w:r>
          <w:rPr>
            <w:spacing w:val="1"/>
            <w:w w:val="95"/>
          </w:rPr>
          <w:t xml:space="preserve"> </w:t>
        </w:r>
        <w:r>
          <w:rPr>
            <w:w w:val="95"/>
          </w:rPr>
          <w:t>equal house size and no mortgage debt. Similarly, older households consume more than</w:t>
        </w:r>
        <w:r>
          <w:rPr>
            <w:spacing w:val="-54"/>
            <w:w w:val="95"/>
          </w:rPr>
          <w:t xml:space="preserve"> </w:t>
        </w:r>
        <w:r>
          <w:rPr>
            <w:w w:val="95"/>
          </w:rPr>
          <w:t>younger households, as their consumption horizon gets shorter and the likelihood that</w:t>
        </w:r>
        <w:r>
          <w:rPr>
            <w:spacing w:val="1"/>
            <w:w w:val="95"/>
          </w:rPr>
          <w:t xml:space="preserve"> </w:t>
        </w:r>
        <w:r>
          <w:t>they receive a</w:t>
        </w:r>
        <w:r>
          <w:rPr>
            <w:spacing w:val="1"/>
          </w:rPr>
          <w:t xml:space="preserve"> </w:t>
        </w:r>
        <w:r>
          <w:t>windfall</w:t>
        </w:r>
        <w:r>
          <w:rPr>
            <w:spacing w:val="1"/>
          </w:rPr>
          <w:t xml:space="preserve"> </w:t>
        </w:r>
        <w:r>
          <w:t>of</w:t>
        </w:r>
        <w:r>
          <w:rPr>
            <w:spacing w:val="1"/>
          </w:rPr>
          <w:t xml:space="preserve"> </w:t>
        </w:r>
        <w:r>
          <w:t>wealth from</w:t>
        </w:r>
        <w:r>
          <w:rPr>
            <w:spacing w:val="2"/>
          </w:rPr>
          <w:t xml:space="preserve"> </w:t>
        </w:r>
        <w:r>
          <w:t>their house liquidation</w:t>
        </w:r>
        <w:r>
          <w:rPr>
            <w:spacing w:val="1"/>
          </w:rPr>
          <w:t xml:space="preserve"> </w:t>
        </w:r>
        <w:r>
          <w:t>increases.</w:t>
        </w:r>
      </w:ins>
    </w:p>
    <w:p w14:paraId="037B3AA9" w14:textId="5127E40E" w:rsidR="003530BD" w:rsidRDefault="003530BD" w:rsidP="00843F4B">
      <w:pPr>
        <w:pStyle w:val="BodyText"/>
        <w:spacing w:before="206" w:line="290" w:lineRule="auto"/>
        <w:ind w:left="108" w:right="105"/>
        <w:jc w:val="both"/>
        <w:rPr>
          <w:ins w:id="575" w:author="Lujan, Alan" w:date="2021-12-15T10:31:00Z"/>
        </w:rPr>
      </w:pPr>
    </w:p>
    <w:p w14:paraId="0264D145" w14:textId="676BD9FB" w:rsidR="003530BD" w:rsidRDefault="003530BD" w:rsidP="00843F4B">
      <w:pPr>
        <w:pStyle w:val="BodyText"/>
        <w:spacing w:before="206" w:line="290" w:lineRule="auto"/>
        <w:ind w:left="108" w:right="105"/>
        <w:jc w:val="both"/>
        <w:rPr>
          <w:ins w:id="576" w:author="Lujan, Alan" w:date="2021-12-15T10:31:00Z"/>
        </w:rPr>
      </w:pPr>
    </w:p>
    <w:p w14:paraId="2F96534B" w14:textId="0F750D1B" w:rsidR="003530BD" w:rsidRDefault="003530BD" w:rsidP="00843F4B">
      <w:pPr>
        <w:pStyle w:val="BodyText"/>
        <w:spacing w:before="206" w:line="290" w:lineRule="auto"/>
        <w:ind w:left="108" w:right="105"/>
        <w:jc w:val="both"/>
        <w:rPr>
          <w:ins w:id="577" w:author="Lujan, Alan" w:date="2021-12-15T10:31:00Z"/>
        </w:rPr>
      </w:pPr>
    </w:p>
    <w:p w14:paraId="18847524" w14:textId="0D42DBBC" w:rsidR="003530BD" w:rsidRDefault="003530BD" w:rsidP="00843F4B">
      <w:pPr>
        <w:pStyle w:val="BodyText"/>
        <w:spacing w:before="206" w:line="290" w:lineRule="auto"/>
        <w:ind w:left="108" w:right="105"/>
        <w:jc w:val="both"/>
        <w:rPr>
          <w:ins w:id="578" w:author="Lujan, Alan" w:date="2021-12-15T10:31:00Z"/>
        </w:rPr>
      </w:pPr>
    </w:p>
    <w:p w14:paraId="0D1CBEA9" w14:textId="77777777" w:rsidR="003530BD" w:rsidRDefault="003530BD" w:rsidP="00843F4B">
      <w:pPr>
        <w:pStyle w:val="BodyText"/>
        <w:spacing w:before="206" w:line="290" w:lineRule="auto"/>
        <w:ind w:left="108" w:right="105"/>
        <w:jc w:val="both"/>
        <w:rPr>
          <w:ins w:id="579" w:author="Lujan, Alan" w:date="2021-12-15T10:31:00Z"/>
        </w:rPr>
      </w:pPr>
    </w:p>
    <w:p w14:paraId="5E56001E" w14:textId="6458E59F" w:rsidR="00F140C9" w:rsidRDefault="00F140C9" w:rsidP="00843F4B">
      <w:pPr>
        <w:pStyle w:val="BodyText"/>
        <w:spacing w:before="206" w:line="290" w:lineRule="auto"/>
        <w:ind w:left="108" w:right="105"/>
        <w:jc w:val="both"/>
        <w:rPr>
          <w:ins w:id="580" w:author="Lujan, Alan" w:date="2021-12-15T10:31:00Z"/>
        </w:rPr>
      </w:pPr>
    </w:p>
    <w:p w14:paraId="4B77E763" w14:textId="77777777" w:rsidR="00F140C9" w:rsidRDefault="00F140C9">
      <w:pPr>
        <w:pStyle w:val="BodyText"/>
        <w:spacing w:before="12"/>
        <w:jc w:val="both"/>
        <w:rPr>
          <w:ins w:id="581" w:author="Lujan, Alan" w:date="2021-12-15T10:31:00Z"/>
          <w:sz w:val="14"/>
        </w:rPr>
        <w:pPrChange w:id="582" w:author="Lujan, Alan" w:date="2021-12-15T10:49:00Z">
          <w:pPr>
            <w:pStyle w:val="BodyText"/>
            <w:spacing w:before="12"/>
          </w:pPr>
        </w:pPrChange>
      </w:pPr>
    </w:p>
    <w:p w14:paraId="51F497BB" w14:textId="7E16BF06" w:rsidR="00F140C9" w:rsidRDefault="00F140C9" w:rsidP="00843F4B">
      <w:pPr>
        <w:spacing w:before="66"/>
        <w:ind w:left="1544"/>
        <w:rPr>
          <w:ins w:id="583" w:author="Lujan, Alan" w:date="2021-12-15T10:31:00Z"/>
          <w:rFonts w:ascii="Verdana"/>
          <w:sz w:val="16"/>
        </w:rPr>
      </w:pPr>
      <w:ins w:id="584" w:author="Lujan, Alan" w:date="2021-12-15T10:31:00Z">
        <w:r>
          <w:rPr>
            <w:rFonts w:ascii="Book Antiqua"/>
            <w:noProof/>
            <w:sz w:val="22"/>
          </w:rPr>
          <mc:AlternateContent>
            <mc:Choice Requires="wpg">
              <w:drawing>
                <wp:anchor distT="0" distB="0" distL="114300" distR="114300" simplePos="0" relativeHeight="251768832" behindDoc="0" locked="0" layoutInCell="1" allowOverlap="1" wp14:anchorId="009A1199" wp14:editId="17644E26">
                  <wp:simplePos x="0" y="0"/>
                  <wp:positionH relativeFrom="page">
                    <wp:posOffset>2028190</wp:posOffset>
                  </wp:positionH>
                  <wp:positionV relativeFrom="paragraph">
                    <wp:posOffset>-195580</wp:posOffset>
                  </wp:positionV>
                  <wp:extent cx="3589020" cy="2343150"/>
                  <wp:effectExtent l="8890" t="1270" r="2540" b="8255"/>
                  <wp:wrapNone/>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9020" cy="2343150"/>
                            <a:chOff x="3194" y="-308"/>
                            <a:chExt cx="5652" cy="3690"/>
                          </a:xfrm>
                        </wpg:grpSpPr>
                        <wps:wsp>
                          <wps:cNvPr id="272" name="Line 256"/>
                          <wps:cNvCnPr>
                            <a:cxnSpLocks noChangeShapeType="1"/>
                          </wps:cNvCnPr>
                          <wps:spPr bwMode="auto">
                            <a:xfrm>
                              <a:off x="4123" y="332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73" name="docshape128"/>
                          <wps:cNvSpPr>
                            <a:spLocks/>
                          </wps:cNvSpPr>
                          <wps:spPr bwMode="auto">
                            <a:xfrm>
                              <a:off x="4123" y="3322"/>
                              <a:ext cx="2" cy="59"/>
                            </a:xfrm>
                            <a:custGeom>
                              <a:avLst/>
                              <a:gdLst>
                                <a:gd name="T0" fmla="+- 0 3322 3322"/>
                                <a:gd name="T1" fmla="*/ 3322 h 59"/>
                                <a:gd name="T2" fmla="+- 0 3381 3322"/>
                                <a:gd name="T3" fmla="*/ 3381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Line 258"/>
                          <wps:cNvCnPr>
                            <a:cxnSpLocks noChangeShapeType="1"/>
                          </wps:cNvCnPr>
                          <wps:spPr bwMode="auto">
                            <a:xfrm>
                              <a:off x="4123" y="3322"/>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 name="Line 259"/>
                          <wps:cNvCnPr>
                            <a:cxnSpLocks noChangeShapeType="1"/>
                          </wps:cNvCnPr>
                          <wps:spPr bwMode="auto">
                            <a:xfrm>
                              <a:off x="5037" y="332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76" name="docshape129"/>
                          <wps:cNvSpPr>
                            <a:spLocks/>
                          </wps:cNvSpPr>
                          <wps:spPr bwMode="auto">
                            <a:xfrm>
                              <a:off x="5037" y="3322"/>
                              <a:ext cx="2" cy="59"/>
                            </a:xfrm>
                            <a:custGeom>
                              <a:avLst/>
                              <a:gdLst>
                                <a:gd name="T0" fmla="+- 0 3322 3322"/>
                                <a:gd name="T1" fmla="*/ 3322 h 59"/>
                                <a:gd name="T2" fmla="+- 0 3381 3322"/>
                                <a:gd name="T3" fmla="*/ 3381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Line 261"/>
                          <wps:cNvCnPr>
                            <a:cxnSpLocks noChangeShapeType="1"/>
                          </wps:cNvCnPr>
                          <wps:spPr bwMode="auto">
                            <a:xfrm>
                              <a:off x="5037" y="3322"/>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Line 262"/>
                          <wps:cNvCnPr>
                            <a:cxnSpLocks noChangeShapeType="1"/>
                          </wps:cNvCnPr>
                          <wps:spPr bwMode="auto">
                            <a:xfrm>
                              <a:off x="5951" y="332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79" name="docshape130"/>
                          <wps:cNvSpPr>
                            <a:spLocks/>
                          </wps:cNvSpPr>
                          <wps:spPr bwMode="auto">
                            <a:xfrm>
                              <a:off x="5951" y="3322"/>
                              <a:ext cx="2" cy="59"/>
                            </a:xfrm>
                            <a:custGeom>
                              <a:avLst/>
                              <a:gdLst>
                                <a:gd name="T0" fmla="+- 0 3322 3322"/>
                                <a:gd name="T1" fmla="*/ 3322 h 59"/>
                                <a:gd name="T2" fmla="+- 0 3381 3322"/>
                                <a:gd name="T3" fmla="*/ 3381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Line 264"/>
                          <wps:cNvCnPr>
                            <a:cxnSpLocks noChangeShapeType="1"/>
                          </wps:cNvCnPr>
                          <wps:spPr bwMode="auto">
                            <a:xfrm>
                              <a:off x="5951" y="3322"/>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265"/>
                          <wps:cNvCnPr>
                            <a:cxnSpLocks noChangeShapeType="1"/>
                          </wps:cNvCnPr>
                          <wps:spPr bwMode="auto">
                            <a:xfrm>
                              <a:off x="6865" y="332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82" name="docshape131"/>
                          <wps:cNvSpPr>
                            <a:spLocks/>
                          </wps:cNvSpPr>
                          <wps:spPr bwMode="auto">
                            <a:xfrm>
                              <a:off x="6865" y="3322"/>
                              <a:ext cx="2" cy="59"/>
                            </a:xfrm>
                            <a:custGeom>
                              <a:avLst/>
                              <a:gdLst>
                                <a:gd name="T0" fmla="+- 0 3322 3322"/>
                                <a:gd name="T1" fmla="*/ 3322 h 59"/>
                                <a:gd name="T2" fmla="+- 0 3381 3322"/>
                                <a:gd name="T3" fmla="*/ 3381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Line 267"/>
                          <wps:cNvCnPr>
                            <a:cxnSpLocks noChangeShapeType="1"/>
                          </wps:cNvCnPr>
                          <wps:spPr bwMode="auto">
                            <a:xfrm>
                              <a:off x="6865" y="3322"/>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 name="Line 268"/>
                          <wps:cNvCnPr>
                            <a:cxnSpLocks noChangeShapeType="1"/>
                          </wps:cNvCnPr>
                          <wps:spPr bwMode="auto">
                            <a:xfrm>
                              <a:off x="7780" y="332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85" name="docshape132"/>
                          <wps:cNvSpPr>
                            <a:spLocks/>
                          </wps:cNvSpPr>
                          <wps:spPr bwMode="auto">
                            <a:xfrm>
                              <a:off x="7779" y="3322"/>
                              <a:ext cx="2" cy="59"/>
                            </a:xfrm>
                            <a:custGeom>
                              <a:avLst/>
                              <a:gdLst>
                                <a:gd name="T0" fmla="+- 0 3322 3322"/>
                                <a:gd name="T1" fmla="*/ 3322 h 59"/>
                                <a:gd name="T2" fmla="+- 0 3381 3322"/>
                                <a:gd name="T3" fmla="*/ 3381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270"/>
                          <wps:cNvCnPr>
                            <a:cxnSpLocks noChangeShapeType="1"/>
                          </wps:cNvCnPr>
                          <wps:spPr bwMode="auto">
                            <a:xfrm>
                              <a:off x="7780" y="3322"/>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271"/>
                          <wps:cNvCnPr>
                            <a:cxnSpLocks noChangeShapeType="1"/>
                          </wps:cNvCnPr>
                          <wps:spPr bwMode="auto">
                            <a:xfrm>
                              <a:off x="8694" y="3322"/>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88" name="docshape133"/>
                          <wps:cNvSpPr>
                            <a:spLocks/>
                          </wps:cNvSpPr>
                          <wps:spPr bwMode="auto">
                            <a:xfrm>
                              <a:off x="8693" y="3322"/>
                              <a:ext cx="2" cy="59"/>
                            </a:xfrm>
                            <a:custGeom>
                              <a:avLst/>
                              <a:gdLst>
                                <a:gd name="T0" fmla="+- 0 3322 3322"/>
                                <a:gd name="T1" fmla="*/ 3322 h 59"/>
                                <a:gd name="T2" fmla="+- 0 3381 3322"/>
                                <a:gd name="T3" fmla="*/ 3381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Line 273"/>
                          <wps:cNvCnPr>
                            <a:cxnSpLocks noChangeShapeType="1"/>
                          </wps:cNvCnPr>
                          <wps:spPr bwMode="auto">
                            <a:xfrm>
                              <a:off x="8694" y="3322"/>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274"/>
                          <wps:cNvCnPr>
                            <a:cxnSpLocks noChangeShapeType="1"/>
                          </wps:cNvCnPr>
                          <wps:spPr bwMode="auto">
                            <a:xfrm>
                              <a:off x="3253" y="3158"/>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91" name="docshape134"/>
                          <wps:cNvSpPr>
                            <a:spLocks/>
                          </wps:cNvSpPr>
                          <wps:spPr bwMode="auto">
                            <a:xfrm>
                              <a:off x="3194" y="3157"/>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Line 276"/>
                          <wps:cNvCnPr>
                            <a:cxnSpLocks noChangeShapeType="1"/>
                          </wps:cNvCnPr>
                          <wps:spPr bwMode="auto">
                            <a:xfrm>
                              <a:off x="3253" y="3158"/>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277"/>
                          <wps:cNvCnPr>
                            <a:cxnSpLocks noChangeShapeType="1"/>
                          </wps:cNvCnPr>
                          <wps:spPr bwMode="auto">
                            <a:xfrm>
                              <a:off x="3253" y="2659"/>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94" name="docshape135"/>
                          <wps:cNvSpPr>
                            <a:spLocks/>
                          </wps:cNvSpPr>
                          <wps:spPr bwMode="auto">
                            <a:xfrm>
                              <a:off x="3194" y="2658"/>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Line 279"/>
                          <wps:cNvCnPr>
                            <a:cxnSpLocks noChangeShapeType="1"/>
                          </wps:cNvCnPr>
                          <wps:spPr bwMode="auto">
                            <a:xfrm>
                              <a:off x="3253" y="2659"/>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 name="Line 280"/>
                          <wps:cNvCnPr>
                            <a:cxnSpLocks noChangeShapeType="1"/>
                          </wps:cNvCnPr>
                          <wps:spPr bwMode="auto">
                            <a:xfrm>
                              <a:off x="3253" y="2160"/>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97" name="docshape136"/>
                          <wps:cNvSpPr>
                            <a:spLocks/>
                          </wps:cNvSpPr>
                          <wps:spPr bwMode="auto">
                            <a:xfrm>
                              <a:off x="3194" y="2159"/>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282"/>
                          <wps:cNvCnPr>
                            <a:cxnSpLocks noChangeShapeType="1"/>
                          </wps:cNvCnPr>
                          <wps:spPr bwMode="auto">
                            <a:xfrm>
                              <a:off x="3253" y="2160"/>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Line 283"/>
                          <wps:cNvCnPr>
                            <a:cxnSpLocks noChangeShapeType="1"/>
                          </wps:cNvCnPr>
                          <wps:spPr bwMode="auto">
                            <a:xfrm>
                              <a:off x="3253" y="1661"/>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00" name="docshape137"/>
                          <wps:cNvSpPr>
                            <a:spLocks/>
                          </wps:cNvSpPr>
                          <wps:spPr bwMode="auto">
                            <a:xfrm>
                              <a:off x="3194" y="1660"/>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Line 285"/>
                          <wps:cNvCnPr>
                            <a:cxnSpLocks noChangeShapeType="1"/>
                          </wps:cNvCnPr>
                          <wps:spPr bwMode="auto">
                            <a:xfrm>
                              <a:off x="3253" y="1661"/>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Line 286"/>
                          <wps:cNvCnPr>
                            <a:cxnSpLocks noChangeShapeType="1"/>
                          </wps:cNvCnPr>
                          <wps:spPr bwMode="auto">
                            <a:xfrm>
                              <a:off x="3253" y="1162"/>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03" name="docshape138"/>
                          <wps:cNvSpPr>
                            <a:spLocks/>
                          </wps:cNvSpPr>
                          <wps:spPr bwMode="auto">
                            <a:xfrm>
                              <a:off x="3194" y="1161"/>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Line 288"/>
                          <wps:cNvCnPr>
                            <a:cxnSpLocks noChangeShapeType="1"/>
                          </wps:cNvCnPr>
                          <wps:spPr bwMode="auto">
                            <a:xfrm>
                              <a:off x="3253" y="1162"/>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289"/>
                          <wps:cNvCnPr>
                            <a:cxnSpLocks noChangeShapeType="1"/>
                          </wps:cNvCnPr>
                          <wps:spPr bwMode="auto">
                            <a:xfrm>
                              <a:off x="3253" y="66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06" name="docshape139"/>
                          <wps:cNvSpPr>
                            <a:spLocks/>
                          </wps:cNvSpPr>
                          <wps:spPr bwMode="auto">
                            <a:xfrm>
                              <a:off x="3194" y="662"/>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Line 291"/>
                          <wps:cNvCnPr>
                            <a:cxnSpLocks noChangeShapeType="1"/>
                          </wps:cNvCnPr>
                          <wps:spPr bwMode="auto">
                            <a:xfrm>
                              <a:off x="3253" y="66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292"/>
                          <wps:cNvCnPr>
                            <a:cxnSpLocks noChangeShapeType="1"/>
                          </wps:cNvCnPr>
                          <wps:spPr bwMode="auto">
                            <a:xfrm>
                              <a:off x="3253" y="164"/>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09" name="docshape140"/>
                          <wps:cNvSpPr>
                            <a:spLocks/>
                          </wps:cNvSpPr>
                          <wps:spPr bwMode="auto">
                            <a:xfrm>
                              <a:off x="3194" y="16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Line 294"/>
                          <wps:cNvCnPr>
                            <a:cxnSpLocks noChangeShapeType="1"/>
                          </wps:cNvCnPr>
                          <wps:spPr bwMode="auto">
                            <a:xfrm>
                              <a:off x="3253" y="164"/>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docshape141"/>
                          <wps:cNvSpPr>
                            <a:spLocks/>
                          </wps:cNvSpPr>
                          <wps:spPr bwMode="auto">
                            <a:xfrm>
                              <a:off x="3574" y="404"/>
                              <a:ext cx="5259" cy="2753"/>
                            </a:xfrm>
                            <a:custGeom>
                              <a:avLst/>
                              <a:gdLst>
                                <a:gd name="T0" fmla="+- 0 3642 3575"/>
                                <a:gd name="T1" fmla="*/ T0 w 5259"/>
                                <a:gd name="T2" fmla="+- 0 3065 405"/>
                                <a:gd name="T3" fmla="*/ 3065 h 2753"/>
                                <a:gd name="T4" fmla="+- 0 3783 3575"/>
                                <a:gd name="T5" fmla="*/ T4 w 5259"/>
                                <a:gd name="T6" fmla="+- 0 2874 405"/>
                                <a:gd name="T7" fmla="*/ 2874 h 2753"/>
                                <a:gd name="T8" fmla="+- 0 3920 3575"/>
                                <a:gd name="T9" fmla="*/ T8 w 5259"/>
                                <a:gd name="T10" fmla="+- 0 2759 405"/>
                                <a:gd name="T11" fmla="*/ 2759 h 2753"/>
                                <a:gd name="T12" fmla="+- 0 4055 3575"/>
                                <a:gd name="T13" fmla="*/ T12 w 5259"/>
                                <a:gd name="T14" fmla="+- 0 2693 405"/>
                                <a:gd name="T15" fmla="*/ 2693 h 2753"/>
                                <a:gd name="T16" fmla="+- 0 4186 3575"/>
                                <a:gd name="T17" fmla="*/ T16 w 5259"/>
                                <a:gd name="T18" fmla="+- 0 2629 405"/>
                                <a:gd name="T19" fmla="*/ 2629 h 2753"/>
                                <a:gd name="T20" fmla="+- 0 4315 3575"/>
                                <a:gd name="T21" fmla="*/ T20 w 5259"/>
                                <a:gd name="T22" fmla="+- 0 2566 405"/>
                                <a:gd name="T23" fmla="*/ 2566 h 2753"/>
                                <a:gd name="T24" fmla="+- 0 4441 3575"/>
                                <a:gd name="T25" fmla="*/ T24 w 5259"/>
                                <a:gd name="T26" fmla="+- 0 2504 405"/>
                                <a:gd name="T27" fmla="*/ 2504 h 2753"/>
                                <a:gd name="T28" fmla="+- 0 4565 3575"/>
                                <a:gd name="T29" fmla="*/ T28 w 5259"/>
                                <a:gd name="T30" fmla="+- 0 2444 405"/>
                                <a:gd name="T31" fmla="*/ 2444 h 2753"/>
                                <a:gd name="T32" fmla="+- 0 4688 3575"/>
                                <a:gd name="T33" fmla="*/ T32 w 5259"/>
                                <a:gd name="T34" fmla="+- 0 2385 405"/>
                                <a:gd name="T35" fmla="*/ 2385 h 2753"/>
                                <a:gd name="T36" fmla="+- 0 4809 3575"/>
                                <a:gd name="T37" fmla="*/ T36 w 5259"/>
                                <a:gd name="T38" fmla="+- 0 2327 405"/>
                                <a:gd name="T39" fmla="*/ 2327 h 2753"/>
                                <a:gd name="T40" fmla="+- 0 4928 3575"/>
                                <a:gd name="T41" fmla="*/ T40 w 5259"/>
                                <a:gd name="T42" fmla="+- 0 2269 405"/>
                                <a:gd name="T43" fmla="*/ 2269 h 2753"/>
                                <a:gd name="T44" fmla="+- 0 5046 3575"/>
                                <a:gd name="T45" fmla="*/ T44 w 5259"/>
                                <a:gd name="T46" fmla="+- 0 2213 405"/>
                                <a:gd name="T47" fmla="*/ 2213 h 2753"/>
                                <a:gd name="T48" fmla="+- 0 5162 3575"/>
                                <a:gd name="T49" fmla="*/ T48 w 5259"/>
                                <a:gd name="T50" fmla="+- 0 2157 405"/>
                                <a:gd name="T51" fmla="*/ 2157 h 2753"/>
                                <a:gd name="T52" fmla="+- 0 5277 3575"/>
                                <a:gd name="T53" fmla="*/ T52 w 5259"/>
                                <a:gd name="T54" fmla="+- 0 2102 405"/>
                                <a:gd name="T55" fmla="*/ 2102 h 2753"/>
                                <a:gd name="T56" fmla="+- 0 5391 3575"/>
                                <a:gd name="T57" fmla="*/ T56 w 5259"/>
                                <a:gd name="T58" fmla="+- 0 2047 405"/>
                                <a:gd name="T59" fmla="*/ 2047 h 2753"/>
                                <a:gd name="T60" fmla="+- 0 5504 3575"/>
                                <a:gd name="T61" fmla="*/ T60 w 5259"/>
                                <a:gd name="T62" fmla="+- 0 1993 405"/>
                                <a:gd name="T63" fmla="*/ 1993 h 2753"/>
                                <a:gd name="T64" fmla="+- 0 5616 3575"/>
                                <a:gd name="T65" fmla="*/ T64 w 5259"/>
                                <a:gd name="T66" fmla="+- 0 1939 405"/>
                                <a:gd name="T67" fmla="*/ 1939 h 2753"/>
                                <a:gd name="T68" fmla="+- 0 5727 3575"/>
                                <a:gd name="T69" fmla="*/ T68 w 5259"/>
                                <a:gd name="T70" fmla="+- 0 1886 405"/>
                                <a:gd name="T71" fmla="*/ 1886 h 2753"/>
                                <a:gd name="T72" fmla="+- 0 5836 3575"/>
                                <a:gd name="T73" fmla="*/ T72 w 5259"/>
                                <a:gd name="T74" fmla="+- 0 1834 405"/>
                                <a:gd name="T75" fmla="*/ 1834 h 2753"/>
                                <a:gd name="T76" fmla="+- 0 5945 3575"/>
                                <a:gd name="T77" fmla="*/ T76 w 5259"/>
                                <a:gd name="T78" fmla="+- 0 1782 405"/>
                                <a:gd name="T79" fmla="*/ 1782 h 2753"/>
                                <a:gd name="T80" fmla="+- 0 6161 3575"/>
                                <a:gd name="T81" fmla="*/ T80 w 5259"/>
                                <a:gd name="T82" fmla="+- 0 1679 405"/>
                                <a:gd name="T83" fmla="*/ 1679 h 2753"/>
                                <a:gd name="T84" fmla="+- 0 6267 3575"/>
                                <a:gd name="T85" fmla="*/ T84 w 5259"/>
                                <a:gd name="T86" fmla="+- 0 1628 405"/>
                                <a:gd name="T87" fmla="*/ 1628 h 2753"/>
                                <a:gd name="T88" fmla="+- 0 6478 3575"/>
                                <a:gd name="T89" fmla="*/ T88 w 5259"/>
                                <a:gd name="T90" fmla="+- 0 1527 405"/>
                                <a:gd name="T91" fmla="*/ 1527 h 2753"/>
                                <a:gd name="T92" fmla="+- 0 6686 3575"/>
                                <a:gd name="T93" fmla="*/ T92 w 5259"/>
                                <a:gd name="T94" fmla="+- 0 1428 405"/>
                                <a:gd name="T95" fmla="*/ 1428 h 2753"/>
                                <a:gd name="T96" fmla="+- 0 6891 3575"/>
                                <a:gd name="T97" fmla="*/ T96 w 5259"/>
                                <a:gd name="T98" fmla="+- 0 1330 405"/>
                                <a:gd name="T99" fmla="*/ 1330 h 2753"/>
                                <a:gd name="T100" fmla="+- 0 7094 3575"/>
                                <a:gd name="T101" fmla="*/ T100 w 5259"/>
                                <a:gd name="T102" fmla="+- 0 1233 405"/>
                                <a:gd name="T103" fmla="*/ 1233 h 2753"/>
                                <a:gd name="T104" fmla="+- 0 7295 3575"/>
                                <a:gd name="T105" fmla="*/ T104 w 5259"/>
                                <a:gd name="T106" fmla="+- 0 1137 405"/>
                                <a:gd name="T107" fmla="*/ 1137 h 2753"/>
                                <a:gd name="T108" fmla="+- 0 7444 3575"/>
                                <a:gd name="T109" fmla="*/ T108 w 5259"/>
                                <a:gd name="T110" fmla="+- 0 1066 405"/>
                                <a:gd name="T111" fmla="*/ 1066 h 2753"/>
                                <a:gd name="T112" fmla="+- 0 7592 3575"/>
                                <a:gd name="T113" fmla="*/ T112 w 5259"/>
                                <a:gd name="T114" fmla="+- 0 996 405"/>
                                <a:gd name="T115" fmla="*/ 996 h 2753"/>
                                <a:gd name="T116" fmla="+- 0 7739 3575"/>
                                <a:gd name="T117" fmla="*/ T116 w 5259"/>
                                <a:gd name="T118" fmla="+- 0 926 405"/>
                                <a:gd name="T119" fmla="*/ 926 h 2753"/>
                                <a:gd name="T120" fmla="+- 0 7836 3575"/>
                                <a:gd name="T121" fmla="*/ T120 w 5259"/>
                                <a:gd name="T122" fmla="+- 0 879 405"/>
                                <a:gd name="T123" fmla="*/ 879 h 2753"/>
                                <a:gd name="T124" fmla="+- 0 7933 3575"/>
                                <a:gd name="T125" fmla="*/ T124 w 5259"/>
                                <a:gd name="T126" fmla="+- 0 833 405"/>
                                <a:gd name="T127" fmla="*/ 833 h 2753"/>
                                <a:gd name="T128" fmla="+- 0 8030 3575"/>
                                <a:gd name="T129" fmla="*/ T128 w 5259"/>
                                <a:gd name="T130" fmla="+- 0 787 405"/>
                                <a:gd name="T131" fmla="*/ 787 h 2753"/>
                                <a:gd name="T132" fmla="+- 0 8126 3575"/>
                                <a:gd name="T133" fmla="*/ T132 w 5259"/>
                                <a:gd name="T134" fmla="+- 0 742 405"/>
                                <a:gd name="T135" fmla="*/ 742 h 2753"/>
                                <a:gd name="T136" fmla="+- 0 8221 3575"/>
                                <a:gd name="T137" fmla="*/ T136 w 5259"/>
                                <a:gd name="T138" fmla="+- 0 696 405"/>
                                <a:gd name="T139" fmla="*/ 696 h 2753"/>
                                <a:gd name="T140" fmla="+- 0 8316 3575"/>
                                <a:gd name="T141" fmla="*/ T140 w 5259"/>
                                <a:gd name="T142" fmla="+- 0 651 405"/>
                                <a:gd name="T143" fmla="*/ 651 h 2753"/>
                                <a:gd name="T144" fmla="+- 0 8411 3575"/>
                                <a:gd name="T145" fmla="*/ T144 w 5259"/>
                                <a:gd name="T146" fmla="+- 0 606 405"/>
                                <a:gd name="T147" fmla="*/ 606 h 2753"/>
                                <a:gd name="T148" fmla="+- 0 8506 3575"/>
                                <a:gd name="T149" fmla="*/ T148 w 5259"/>
                                <a:gd name="T150" fmla="+- 0 561 405"/>
                                <a:gd name="T151" fmla="*/ 561 h 2753"/>
                                <a:gd name="T152" fmla="+- 0 8600 3575"/>
                                <a:gd name="T153" fmla="*/ T152 w 5259"/>
                                <a:gd name="T154" fmla="+- 0 516 405"/>
                                <a:gd name="T155" fmla="*/ 516 h 2753"/>
                                <a:gd name="T156" fmla="+- 0 8693 3575"/>
                                <a:gd name="T157" fmla="*/ T156 w 5259"/>
                                <a:gd name="T158" fmla="+- 0 471 405"/>
                                <a:gd name="T159" fmla="*/ 471 h 2753"/>
                                <a:gd name="T160" fmla="+- 0 8787 3575"/>
                                <a:gd name="T161" fmla="*/ T160 w 5259"/>
                                <a:gd name="T162" fmla="+- 0 427 405"/>
                                <a:gd name="T163" fmla="*/ 427 h 2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259" h="2753">
                                  <a:moveTo>
                                    <a:pt x="0" y="2753"/>
                                  </a:moveTo>
                                  <a:lnTo>
                                    <a:pt x="67" y="2660"/>
                                  </a:lnTo>
                                  <a:lnTo>
                                    <a:pt x="138" y="2564"/>
                                  </a:lnTo>
                                  <a:lnTo>
                                    <a:pt x="208" y="2469"/>
                                  </a:lnTo>
                                  <a:lnTo>
                                    <a:pt x="277" y="2388"/>
                                  </a:lnTo>
                                  <a:lnTo>
                                    <a:pt x="345" y="2354"/>
                                  </a:lnTo>
                                  <a:lnTo>
                                    <a:pt x="413" y="2321"/>
                                  </a:lnTo>
                                  <a:lnTo>
                                    <a:pt x="480" y="2288"/>
                                  </a:lnTo>
                                  <a:lnTo>
                                    <a:pt x="546" y="2256"/>
                                  </a:lnTo>
                                  <a:lnTo>
                                    <a:pt x="611" y="2224"/>
                                  </a:lnTo>
                                  <a:lnTo>
                                    <a:pt x="676" y="2192"/>
                                  </a:lnTo>
                                  <a:lnTo>
                                    <a:pt x="740" y="2161"/>
                                  </a:lnTo>
                                  <a:lnTo>
                                    <a:pt x="803" y="2130"/>
                                  </a:lnTo>
                                  <a:lnTo>
                                    <a:pt x="866" y="2099"/>
                                  </a:lnTo>
                                  <a:lnTo>
                                    <a:pt x="928" y="2069"/>
                                  </a:lnTo>
                                  <a:lnTo>
                                    <a:pt x="990" y="2039"/>
                                  </a:lnTo>
                                  <a:lnTo>
                                    <a:pt x="1052" y="2009"/>
                                  </a:lnTo>
                                  <a:lnTo>
                                    <a:pt x="1113" y="1980"/>
                                  </a:lnTo>
                                  <a:lnTo>
                                    <a:pt x="1174" y="1951"/>
                                  </a:lnTo>
                                  <a:lnTo>
                                    <a:pt x="1234" y="1922"/>
                                  </a:lnTo>
                                  <a:lnTo>
                                    <a:pt x="1294" y="1893"/>
                                  </a:lnTo>
                                  <a:lnTo>
                                    <a:pt x="1353" y="1864"/>
                                  </a:lnTo>
                                  <a:lnTo>
                                    <a:pt x="1412" y="1836"/>
                                  </a:lnTo>
                                  <a:lnTo>
                                    <a:pt x="1471" y="1808"/>
                                  </a:lnTo>
                                  <a:lnTo>
                                    <a:pt x="1529" y="1780"/>
                                  </a:lnTo>
                                  <a:lnTo>
                                    <a:pt x="1587" y="1752"/>
                                  </a:lnTo>
                                  <a:lnTo>
                                    <a:pt x="1645" y="1724"/>
                                  </a:lnTo>
                                  <a:lnTo>
                                    <a:pt x="1702" y="1697"/>
                                  </a:lnTo>
                                  <a:lnTo>
                                    <a:pt x="1759" y="1669"/>
                                  </a:lnTo>
                                  <a:lnTo>
                                    <a:pt x="1816" y="1642"/>
                                  </a:lnTo>
                                  <a:lnTo>
                                    <a:pt x="1873" y="1615"/>
                                  </a:lnTo>
                                  <a:lnTo>
                                    <a:pt x="1929" y="1588"/>
                                  </a:lnTo>
                                  <a:lnTo>
                                    <a:pt x="1985" y="1561"/>
                                  </a:lnTo>
                                  <a:lnTo>
                                    <a:pt x="2041" y="1534"/>
                                  </a:lnTo>
                                  <a:lnTo>
                                    <a:pt x="2096" y="1507"/>
                                  </a:lnTo>
                                  <a:lnTo>
                                    <a:pt x="2152" y="1481"/>
                                  </a:lnTo>
                                  <a:lnTo>
                                    <a:pt x="2207" y="1455"/>
                                  </a:lnTo>
                                  <a:lnTo>
                                    <a:pt x="2261" y="1429"/>
                                  </a:lnTo>
                                  <a:lnTo>
                                    <a:pt x="2316" y="1403"/>
                                  </a:lnTo>
                                  <a:lnTo>
                                    <a:pt x="2370" y="1377"/>
                                  </a:lnTo>
                                  <a:lnTo>
                                    <a:pt x="2479" y="1325"/>
                                  </a:lnTo>
                                  <a:lnTo>
                                    <a:pt x="2586" y="1274"/>
                                  </a:lnTo>
                                  <a:lnTo>
                                    <a:pt x="2639" y="1249"/>
                                  </a:lnTo>
                                  <a:lnTo>
                                    <a:pt x="2692" y="1223"/>
                                  </a:lnTo>
                                  <a:lnTo>
                                    <a:pt x="2798" y="1173"/>
                                  </a:lnTo>
                                  <a:lnTo>
                                    <a:pt x="2903" y="1122"/>
                                  </a:lnTo>
                                  <a:lnTo>
                                    <a:pt x="3007" y="1072"/>
                                  </a:lnTo>
                                  <a:lnTo>
                                    <a:pt x="3111" y="1023"/>
                                  </a:lnTo>
                                  <a:lnTo>
                                    <a:pt x="3214" y="974"/>
                                  </a:lnTo>
                                  <a:lnTo>
                                    <a:pt x="3316" y="925"/>
                                  </a:lnTo>
                                  <a:lnTo>
                                    <a:pt x="3418" y="876"/>
                                  </a:lnTo>
                                  <a:lnTo>
                                    <a:pt x="3519" y="828"/>
                                  </a:lnTo>
                                  <a:lnTo>
                                    <a:pt x="3620" y="780"/>
                                  </a:lnTo>
                                  <a:lnTo>
                                    <a:pt x="3720" y="732"/>
                                  </a:lnTo>
                                  <a:lnTo>
                                    <a:pt x="3819" y="685"/>
                                  </a:lnTo>
                                  <a:lnTo>
                                    <a:pt x="3869" y="661"/>
                                  </a:lnTo>
                                  <a:lnTo>
                                    <a:pt x="3918" y="638"/>
                                  </a:lnTo>
                                  <a:lnTo>
                                    <a:pt x="4017" y="591"/>
                                  </a:lnTo>
                                  <a:lnTo>
                                    <a:pt x="4115" y="544"/>
                                  </a:lnTo>
                                  <a:lnTo>
                                    <a:pt x="4164" y="521"/>
                                  </a:lnTo>
                                  <a:lnTo>
                                    <a:pt x="4213" y="497"/>
                                  </a:lnTo>
                                  <a:lnTo>
                                    <a:pt x="4261" y="474"/>
                                  </a:lnTo>
                                  <a:lnTo>
                                    <a:pt x="4310" y="451"/>
                                  </a:lnTo>
                                  <a:lnTo>
                                    <a:pt x="4358" y="428"/>
                                  </a:lnTo>
                                  <a:lnTo>
                                    <a:pt x="4406" y="405"/>
                                  </a:lnTo>
                                  <a:lnTo>
                                    <a:pt x="4455" y="382"/>
                                  </a:lnTo>
                                  <a:lnTo>
                                    <a:pt x="4503" y="359"/>
                                  </a:lnTo>
                                  <a:lnTo>
                                    <a:pt x="4551" y="337"/>
                                  </a:lnTo>
                                  <a:lnTo>
                                    <a:pt x="4598" y="314"/>
                                  </a:lnTo>
                                  <a:lnTo>
                                    <a:pt x="4646" y="291"/>
                                  </a:lnTo>
                                  <a:lnTo>
                                    <a:pt x="4694" y="268"/>
                                  </a:lnTo>
                                  <a:lnTo>
                                    <a:pt x="4741" y="246"/>
                                  </a:lnTo>
                                  <a:lnTo>
                                    <a:pt x="4789" y="223"/>
                                  </a:lnTo>
                                  <a:lnTo>
                                    <a:pt x="4836" y="201"/>
                                  </a:lnTo>
                                  <a:lnTo>
                                    <a:pt x="4883" y="178"/>
                                  </a:lnTo>
                                  <a:lnTo>
                                    <a:pt x="4931" y="156"/>
                                  </a:lnTo>
                                  <a:lnTo>
                                    <a:pt x="4978" y="133"/>
                                  </a:lnTo>
                                  <a:lnTo>
                                    <a:pt x="5025" y="111"/>
                                  </a:lnTo>
                                  <a:lnTo>
                                    <a:pt x="5071" y="89"/>
                                  </a:lnTo>
                                  <a:lnTo>
                                    <a:pt x="5118" y="66"/>
                                  </a:lnTo>
                                  <a:lnTo>
                                    <a:pt x="5165" y="44"/>
                                  </a:lnTo>
                                  <a:lnTo>
                                    <a:pt x="5212" y="22"/>
                                  </a:lnTo>
                                  <a:lnTo>
                                    <a:pt x="5258" y="0"/>
                                  </a:lnTo>
                                </a:path>
                              </a:pathLst>
                            </a:custGeom>
                            <a:noFill/>
                            <a:ln w="1587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docshape142"/>
                          <wps:cNvSpPr>
                            <a:spLocks/>
                          </wps:cNvSpPr>
                          <wps:spPr bwMode="auto">
                            <a:xfrm>
                              <a:off x="4123" y="428"/>
                              <a:ext cx="4710" cy="2730"/>
                            </a:xfrm>
                            <a:custGeom>
                              <a:avLst/>
                              <a:gdLst>
                                <a:gd name="T0" fmla="+- 0 4151 4123"/>
                                <a:gd name="T1" fmla="*/ T0 w 4710"/>
                                <a:gd name="T2" fmla="+- 0 3120 429"/>
                                <a:gd name="T3" fmla="*/ 3120 h 2730"/>
                                <a:gd name="T4" fmla="+- 0 4298 4123"/>
                                <a:gd name="T5" fmla="*/ T4 w 4710"/>
                                <a:gd name="T6" fmla="+- 0 2919 429"/>
                                <a:gd name="T7" fmla="*/ 2919 h 2730"/>
                                <a:gd name="T8" fmla="+- 0 4444 4123"/>
                                <a:gd name="T9" fmla="*/ T8 w 4710"/>
                                <a:gd name="T10" fmla="+- 0 2720 429"/>
                                <a:gd name="T11" fmla="*/ 2720 h 2730"/>
                                <a:gd name="T12" fmla="+- 0 4588 4123"/>
                                <a:gd name="T13" fmla="*/ T12 w 4710"/>
                                <a:gd name="T14" fmla="+- 0 2524 429"/>
                                <a:gd name="T15" fmla="*/ 2524 h 2730"/>
                                <a:gd name="T16" fmla="+- 0 4730 4123"/>
                                <a:gd name="T17" fmla="*/ T16 w 4710"/>
                                <a:gd name="T18" fmla="+- 0 2425 429"/>
                                <a:gd name="T19" fmla="*/ 2425 h 2730"/>
                                <a:gd name="T20" fmla="+- 0 4871 4123"/>
                                <a:gd name="T21" fmla="*/ T20 w 4710"/>
                                <a:gd name="T22" fmla="+- 0 2354 429"/>
                                <a:gd name="T23" fmla="*/ 2354 h 2730"/>
                                <a:gd name="T24" fmla="+- 0 5010 4123"/>
                                <a:gd name="T25" fmla="*/ T24 w 4710"/>
                                <a:gd name="T26" fmla="+- 0 2284 429"/>
                                <a:gd name="T27" fmla="*/ 2284 h 2730"/>
                                <a:gd name="T28" fmla="+- 0 5148 4123"/>
                                <a:gd name="T29" fmla="*/ T28 w 4710"/>
                                <a:gd name="T30" fmla="+- 0 2215 429"/>
                                <a:gd name="T31" fmla="*/ 2215 h 2730"/>
                                <a:gd name="T32" fmla="+- 0 5284 4123"/>
                                <a:gd name="T33" fmla="*/ T32 w 4710"/>
                                <a:gd name="T34" fmla="+- 0 2147 429"/>
                                <a:gd name="T35" fmla="*/ 2147 h 2730"/>
                                <a:gd name="T36" fmla="+- 0 5419 4123"/>
                                <a:gd name="T37" fmla="*/ T36 w 4710"/>
                                <a:gd name="T38" fmla="+- 0 2081 429"/>
                                <a:gd name="T39" fmla="*/ 2081 h 2730"/>
                                <a:gd name="T40" fmla="+- 0 5553 4123"/>
                                <a:gd name="T41" fmla="*/ T40 w 4710"/>
                                <a:gd name="T42" fmla="+- 0 2015 429"/>
                                <a:gd name="T43" fmla="*/ 2015 h 2730"/>
                                <a:gd name="T44" fmla="+- 0 5686 4123"/>
                                <a:gd name="T45" fmla="*/ T44 w 4710"/>
                                <a:gd name="T46" fmla="+- 0 1950 429"/>
                                <a:gd name="T47" fmla="*/ 1950 h 2730"/>
                                <a:gd name="T48" fmla="+- 0 5817 4123"/>
                                <a:gd name="T49" fmla="*/ T48 w 4710"/>
                                <a:gd name="T50" fmla="+- 0 1885 429"/>
                                <a:gd name="T51" fmla="*/ 1885 h 2730"/>
                                <a:gd name="T52" fmla="+- 0 5947 4123"/>
                                <a:gd name="T53" fmla="*/ T52 w 4710"/>
                                <a:gd name="T54" fmla="+- 0 1822 429"/>
                                <a:gd name="T55" fmla="*/ 1822 h 2730"/>
                                <a:gd name="T56" fmla="+- 0 6076 4123"/>
                                <a:gd name="T57" fmla="*/ T56 w 4710"/>
                                <a:gd name="T58" fmla="+- 0 1758 429"/>
                                <a:gd name="T59" fmla="*/ 1758 h 2730"/>
                                <a:gd name="T60" fmla="+- 0 6205 4123"/>
                                <a:gd name="T61" fmla="*/ T60 w 4710"/>
                                <a:gd name="T62" fmla="+- 0 1696 429"/>
                                <a:gd name="T63" fmla="*/ 1696 h 2730"/>
                                <a:gd name="T64" fmla="+- 0 6332 4123"/>
                                <a:gd name="T65" fmla="*/ T64 w 4710"/>
                                <a:gd name="T66" fmla="+- 0 1634 429"/>
                                <a:gd name="T67" fmla="*/ 1634 h 2730"/>
                                <a:gd name="T68" fmla="+- 0 6458 4123"/>
                                <a:gd name="T69" fmla="*/ T68 w 4710"/>
                                <a:gd name="T70" fmla="+- 0 1573 429"/>
                                <a:gd name="T71" fmla="*/ 1573 h 2730"/>
                                <a:gd name="T72" fmla="+- 0 6584 4123"/>
                                <a:gd name="T73" fmla="*/ T72 w 4710"/>
                                <a:gd name="T74" fmla="+- 0 1512 429"/>
                                <a:gd name="T75" fmla="*/ 1512 h 2730"/>
                                <a:gd name="T76" fmla="+- 0 6709 4123"/>
                                <a:gd name="T77" fmla="*/ T76 w 4710"/>
                                <a:gd name="T78" fmla="+- 0 1451 429"/>
                                <a:gd name="T79" fmla="*/ 1451 h 2730"/>
                                <a:gd name="T80" fmla="+- 0 6833 4123"/>
                                <a:gd name="T81" fmla="*/ T80 w 4710"/>
                                <a:gd name="T82" fmla="+- 0 1391 429"/>
                                <a:gd name="T83" fmla="*/ 1391 h 2730"/>
                                <a:gd name="T84" fmla="+- 0 6956 4123"/>
                                <a:gd name="T85" fmla="*/ T84 w 4710"/>
                                <a:gd name="T86" fmla="+- 0 1331 429"/>
                                <a:gd name="T87" fmla="*/ 1331 h 2730"/>
                                <a:gd name="T88" fmla="+- 0 7079 4123"/>
                                <a:gd name="T89" fmla="*/ T88 w 4710"/>
                                <a:gd name="T90" fmla="+- 0 1272 429"/>
                                <a:gd name="T91" fmla="*/ 1272 h 2730"/>
                                <a:gd name="T92" fmla="+- 0 7200 4123"/>
                                <a:gd name="T93" fmla="*/ T92 w 4710"/>
                                <a:gd name="T94" fmla="+- 0 1214 429"/>
                                <a:gd name="T95" fmla="*/ 1214 h 2730"/>
                                <a:gd name="T96" fmla="+- 0 7322 4123"/>
                                <a:gd name="T97" fmla="*/ T96 w 4710"/>
                                <a:gd name="T98" fmla="+- 0 1155 429"/>
                                <a:gd name="T99" fmla="*/ 1155 h 2730"/>
                                <a:gd name="T100" fmla="+- 0 7442 4123"/>
                                <a:gd name="T101" fmla="*/ T100 w 4710"/>
                                <a:gd name="T102" fmla="+- 0 1097 429"/>
                                <a:gd name="T103" fmla="*/ 1097 h 2730"/>
                                <a:gd name="T104" fmla="+- 0 7562 4123"/>
                                <a:gd name="T105" fmla="*/ T104 w 4710"/>
                                <a:gd name="T106" fmla="+- 0 1039 429"/>
                                <a:gd name="T107" fmla="*/ 1039 h 2730"/>
                                <a:gd name="T108" fmla="+- 0 7681 4123"/>
                                <a:gd name="T109" fmla="*/ T108 w 4710"/>
                                <a:gd name="T110" fmla="+- 0 982 429"/>
                                <a:gd name="T111" fmla="*/ 982 h 2730"/>
                                <a:gd name="T112" fmla="+- 0 7800 4123"/>
                                <a:gd name="T113" fmla="*/ T112 w 4710"/>
                                <a:gd name="T114" fmla="+- 0 924 429"/>
                                <a:gd name="T115" fmla="*/ 924 h 2730"/>
                                <a:gd name="T116" fmla="+- 0 7918 4123"/>
                                <a:gd name="T117" fmla="*/ T116 w 4710"/>
                                <a:gd name="T118" fmla="+- 0 868 429"/>
                                <a:gd name="T119" fmla="*/ 868 h 2730"/>
                                <a:gd name="T120" fmla="+- 0 8035 4123"/>
                                <a:gd name="T121" fmla="*/ T120 w 4710"/>
                                <a:gd name="T122" fmla="+- 0 811 429"/>
                                <a:gd name="T123" fmla="*/ 811 h 2730"/>
                                <a:gd name="T124" fmla="+- 0 8152 4123"/>
                                <a:gd name="T125" fmla="*/ T124 w 4710"/>
                                <a:gd name="T126" fmla="+- 0 755 429"/>
                                <a:gd name="T127" fmla="*/ 755 h 2730"/>
                                <a:gd name="T128" fmla="+- 0 8269 4123"/>
                                <a:gd name="T129" fmla="*/ T128 w 4710"/>
                                <a:gd name="T130" fmla="+- 0 699 429"/>
                                <a:gd name="T131" fmla="*/ 699 h 2730"/>
                                <a:gd name="T132" fmla="+- 0 8385 4123"/>
                                <a:gd name="T133" fmla="*/ T132 w 4710"/>
                                <a:gd name="T134" fmla="+- 0 643 429"/>
                                <a:gd name="T135" fmla="*/ 643 h 2730"/>
                                <a:gd name="T136" fmla="+- 0 8500 4123"/>
                                <a:gd name="T137" fmla="*/ T136 w 4710"/>
                                <a:gd name="T138" fmla="+- 0 588 429"/>
                                <a:gd name="T139" fmla="*/ 588 h 2730"/>
                                <a:gd name="T140" fmla="+- 0 8615 4123"/>
                                <a:gd name="T141" fmla="*/ T140 w 4710"/>
                                <a:gd name="T142" fmla="+- 0 533 429"/>
                                <a:gd name="T143" fmla="*/ 533 h 2730"/>
                                <a:gd name="T144" fmla="+- 0 8730 4123"/>
                                <a:gd name="T145" fmla="*/ T144 w 4710"/>
                                <a:gd name="T146" fmla="+- 0 478 429"/>
                                <a:gd name="T147" fmla="*/ 478 h 2730"/>
                                <a:gd name="T148" fmla="+- 0 8833 4123"/>
                                <a:gd name="T149" fmla="*/ T148 w 4710"/>
                                <a:gd name="T150" fmla="+- 0 429 429"/>
                                <a:gd name="T151" fmla="*/ 429 h 27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710" h="2730">
                                  <a:moveTo>
                                    <a:pt x="0" y="2729"/>
                                  </a:moveTo>
                                  <a:lnTo>
                                    <a:pt x="28" y="2691"/>
                                  </a:lnTo>
                                  <a:lnTo>
                                    <a:pt x="102" y="2590"/>
                                  </a:lnTo>
                                  <a:lnTo>
                                    <a:pt x="175" y="2490"/>
                                  </a:lnTo>
                                  <a:lnTo>
                                    <a:pt x="248" y="2390"/>
                                  </a:lnTo>
                                  <a:lnTo>
                                    <a:pt x="321" y="2291"/>
                                  </a:lnTo>
                                  <a:lnTo>
                                    <a:pt x="393" y="2193"/>
                                  </a:lnTo>
                                  <a:lnTo>
                                    <a:pt x="465" y="2095"/>
                                  </a:lnTo>
                                  <a:lnTo>
                                    <a:pt x="536" y="2032"/>
                                  </a:lnTo>
                                  <a:lnTo>
                                    <a:pt x="607" y="1996"/>
                                  </a:lnTo>
                                  <a:lnTo>
                                    <a:pt x="678" y="1960"/>
                                  </a:lnTo>
                                  <a:lnTo>
                                    <a:pt x="748" y="1925"/>
                                  </a:lnTo>
                                  <a:lnTo>
                                    <a:pt x="818" y="1890"/>
                                  </a:lnTo>
                                  <a:lnTo>
                                    <a:pt x="887" y="1855"/>
                                  </a:lnTo>
                                  <a:lnTo>
                                    <a:pt x="956" y="1820"/>
                                  </a:lnTo>
                                  <a:lnTo>
                                    <a:pt x="1025" y="1786"/>
                                  </a:lnTo>
                                  <a:lnTo>
                                    <a:pt x="1093" y="1752"/>
                                  </a:lnTo>
                                  <a:lnTo>
                                    <a:pt x="1161" y="1718"/>
                                  </a:lnTo>
                                  <a:lnTo>
                                    <a:pt x="1229" y="1685"/>
                                  </a:lnTo>
                                  <a:lnTo>
                                    <a:pt x="1296" y="1652"/>
                                  </a:lnTo>
                                  <a:lnTo>
                                    <a:pt x="1363" y="1619"/>
                                  </a:lnTo>
                                  <a:lnTo>
                                    <a:pt x="1430" y="1586"/>
                                  </a:lnTo>
                                  <a:lnTo>
                                    <a:pt x="1496" y="1553"/>
                                  </a:lnTo>
                                  <a:lnTo>
                                    <a:pt x="1563" y="1521"/>
                                  </a:lnTo>
                                  <a:lnTo>
                                    <a:pt x="1628" y="1488"/>
                                  </a:lnTo>
                                  <a:lnTo>
                                    <a:pt x="1694" y="1456"/>
                                  </a:lnTo>
                                  <a:lnTo>
                                    <a:pt x="1759" y="1425"/>
                                  </a:lnTo>
                                  <a:lnTo>
                                    <a:pt x="1824" y="1393"/>
                                  </a:lnTo>
                                  <a:lnTo>
                                    <a:pt x="1889" y="1361"/>
                                  </a:lnTo>
                                  <a:lnTo>
                                    <a:pt x="1953" y="1329"/>
                                  </a:lnTo>
                                  <a:lnTo>
                                    <a:pt x="2018" y="1298"/>
                                  </a:lnTo>
                                  <a:lnTo>
                                    <a:pt x="2082" y="1267"/>
                                  </a:lnTo>
                                  <a:lnTo>
                                    <a:pt x="2145" y="1236"/>
                                  </a:lnTo>
                                  <a:lnTo>
                                    <a:pt x="2209" y="1205"/>
                                  </a:lnTo>
                                  <a:lnTo>
                                    <a:pt x="2272" y="1174"/>
                                  </a:lnTo>
                                  <a:lnTo>
                                    <a:pt x="2335" y="1144"/>
                                  </a:lnTo>
                                  <a:lnTo>
                                    <a:pt x="2398" y="1113"/>
                                  </a:lnTo>
                                  <a:lnTo>
                                    <a:pt x="2461" y="1083"/>
                                  </a:lnTo>
                                  <a:lnTo>
                                    <a:pt x="2524" y="1052"/>
                                  </a:lnTo>
                                  <a:lnTo>
                                    <a:pt x="2586" y="1022"/>
                                  </a:lnTo>
                                  <a:lnTo>
                                    <a:pt x="2648" y="992"/>
                                  </a:lnTo>
                                  <a:lnTo>
                                    <a:pt x="2710" y="962"/>
                                  </a:lnTo>
                                  <a:lnTo>
                                    <a:pt x="2772" y="932"/>
                                  </a:lnTo>
                                  <a:lnTo>
                                    <a:pt x="2833" y="902"/>
                                  </a:lnTo>
                                  <a:lnTo>
                                    <a:pt x="2894" y="873"/>
                                  </a:lnTo>
                                  <a:lnTo>
                                    <a:pt x="2956" y="843"/>
                                  </a:lnTo>
                                  <a:lnTo>
                                    <a:pt x="3017" y="814"/>
                                  </a:lnTo>
                                  <a:lnTo>
                                    <a:pt x="3077" y="785"/>
                                  </a:lnTo>
                                  <a:lnTo>
                                    <a:pt x="3138" y="755"/>
                                  </a:lnTo>
                                  <a:lnTo>
                                    <a:pt x="3199" y="726"/>
                                  </a:lnTo>
                                  <a:lnTo>
                                    <a:pt x="3259" y="697"/>
                                  </a:lnTo>
                                  <a:lnTo>
                                    <a:pt x="3319" y="668"/>
                                  </a:lnTo>
                                  <a:lnTo>
                                    <a:pt x="3379" y="639"/>
                                  </a:lnTo>
                                  <a:lnTo>
                                    <a:pt x="3439" y="610"/>
                                  </a:lnTo>
                                  <a:lnTo>
                                    <a:pt x="3499" y="581"/>
                                  </a:lnTo>
                                  <a:lnTo>
                                    <a:pt x="3558" y="553"/>
                                  </a:lnTo>
                                  <a:lnTo>
                                    <a:pt x="3618" y="524"/>
                                  </a:lnTo>
                                  <a:lnTo>
                                    <a:pt x="3677" y="495"/>
                                  </a:lnTo>
                                  <a:lnTo>
                                    <a:pt x="3736" y="467"/>
                                  </a:lnTo>
                                  <a:lnTo>
                                    <a:pt x="3795" y="439"/>
                                  </a:lnTo>
                                  <a:lnTo>
                                    <a:pt x="3854" y="410"/>
                                  </a:lnTo>
                                  <a:lnTo>
                                    <a:pt x="3912" y="382"/>
                                  </a:lnTo>
                                  <a:lnTo>
                                    <a:pt x="3971" y="354"/>
                                  </a:lnTo>
                                  <a:lnTo>
                                    <a:pt x="4029" y="326"/>
                                  </a:lnTo>
                                  <a:lnTo>
                                    <a:pt x="4088" y="298"/>
                                  </a:lnTo>
                                  <a:lnTo>
                                    <a:pt x="4146" y="270"/>
                                  </a:lnTo>
                                  <a:lnTo>
                                    <a:pt x="4204" y="242"/>
                                  </a:lnTo>
                                  <a:lnTo>
                                    <a:pt x="4262" y="214"/>
                                  </a:lnTo>
                                  <a:lnTo>
                                    <a:pt x="4320" y="187"/>
                                  </a:lnTo>
                                  <a:lnTo>
                                    <a:pt x="4377" y="159"/>
                                  </a:lnTo>
                                  <a:lnTo>
                                    <a:pt x="4435" y="131"/>
                                  </a:lnTo>
                                  <a:lnTo>
                                    <a:pt x="4492" y="104"/>
                                  </a:lnTo>
                                  <a:lnTo>
                                    <a:pt x="4549" y="76"/>
                                  </a:lnTo>
                                  <a:lnTo>
                                    <a:pt x="4607" y="49"/>
                                  </a:lnTo>
                                  <a:lnTo>
                                    <a:pt x="4664" y="22"/>
                                  </a:lnTo>
                                  <a:lnTo>
                                    <a:pt x="4710" y="0"/>
                                  </a:lnTo>
                                </a:path>
                              </a:pathLst>
                            </a:custGeom>
                            <a:noFill/>
                            <a:ln w="1587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docshape143"/>
                          <wps:cNvSpPr>
                            <a:spLocks/>
                          </wps:cNvSpPr>
                          <wps:spPr bwMode="auto">
                            <a:xfrm>
                              <a:off x="3252" y="-302"/>
                              <a:ext cx="5581" cy="3625"/>
                            </a:xfrm>
                            <a:custGeom>
                              <a:avLst/>
                              <a:gdLst>
                                <a:gd name="T0" fmla="+- 0 3253 3253"/>
                                <a:gd name="T1" fmla="*/ T0 w 5581"/>
                                <a:gd name="T2" fmla="+- 0 3322 -302"/>
                                <a:gd name="T3" fmla="*/ 3322 h 3625"/>
                                <a:gd name="T4" fmla="+- 0 3253 3253"/>
                                <a:gd name="T5" fmla="*/ T4 w 5581"/>
                                <a:gd name="T6" fmla="+- 0 -302 -302"/>
                                <a:gd name="T7" fmla="*/ -302 h 3625"/>
                                <a:gd name="T8" fmla="+- 0 8833 3253"/>
                                <a:gd name="T9" fmla="*/ T8 w 5581"/>
                                <a:gd name="T10" fmla="+- 0 3322 -302"/>
                                <a:gd name="T11" fmla="*/ 3322 h 3625"/>
                                <a:gd name="T12" fmla="+- 0 8833 3253"/>
                                <a:gd name="T13" fmla="*/ T12 w 5581"/>
                                <a:gd name="T14" fmla="+- 0 -302 -302"/>
                                <a:gd name="T15" fmla="*/ -302 h 3625"/>
                                <a:gd name="T16" fmla="+- 0 3253 3253"/>
                                <a:gd name="T17" fmla="*/ T16 w 5581"/>
                                <a:gd name="T18" fmla="+- 0 3322 -302"/>
                                <a:gd name="T19" fmla="*/ 3322 h 3625"/>
                                <a:gd name="T20" fmla="+- 0 8833 3253"/>
                                <a:gd name="T21" fmla="*/ T20 w 5581"/>
                                <a:gd name="T22" fmla="+- 0 3322 -302"/>
                                <a:gd name="T23" fmla="*/ 3322 h 3625"/>
                                <a:gd name="T24" fmla="+- 0 3253 3253"/>
                                <a:gd name="T25" fmla="*/ T24 w 5581"/>
                                <a:gd name="T26" fmla="+- 0 -302 -302"/>
                                <a:gd name="T27" fmla="*/ -302 h 3625"/>
                                <a:gd name="T28" fmla="+- 0 8833 3253"/>
                                <a:gd name="T29" fmla="*/ T28 w 5581"/>
                                <a:gd name="T30" fmla="+- 0 -302 -302"/>
                                <a:gd name="T31" fmla="*/ -302 h 3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81" h="3625">
                                  <a:moveTo>
                                    <a:pt x="0" y="3624"/>
                                  </a:moveTo>
                                  <a:lnTo>
                                    <a:pt x="0" y="0"/>
                                  </a:lnTo>
                                  <a:moveTo>
                                    <a:pt x="5580" y="3624"/>
                                  </a:moveTo>
                                  <a:lnTo>
                                    <a:pt x="5580" y="0"/>
                                  </a:lnTo>
                                  <a:moveTo>
                                    <a:pt x="0" y="3624"/>
                                  </a:moveTo>
                                  <a:lnTo>
                                    <a:pt x="5580" y="3624"/>
                                  </a:lnTo>
                                  <a:moveTo>
                                    <a:pt x="0" y="0"/>
                                  </a:moveTo>
                                  <a:lnTo>
                                    <a:pt x="5580" y="0"/>
                                  </a:lnTo>
                                </a:path>
                              </a:pathLst>
                            </a:custGeom>
                            <a:noFill/>
                            <a:ln w="84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docshape144"/>
                          <wps:cNvSpPr>
                            <a:spLocks/>
                          </wps:cNvSpPr>
                          <wps:spPr bwMode="auto">
                            <a:xfrm>
                              <a:off x="6739" y="-219"/>
                              <a:ext cx="2011" cy="540"/>
                            </a:xfrm>
                            <a:custGeom>
                              <a:avLst/>
                              <a:gdLst>
                                <a:gd name="T0" fmla="+- 0 8716 6739"/>
                                <a:gd name="T1" fmla="*/ T0 w 2011"/>
                                <a:gd name="T2" fmla="+- 0 -218 -218"/>
                                <a:gd name="T3" fmla="*/ -218 h 540"/>
                                <a:gd name="T4" fmla="+- 0 6773 6739"/>
                                <a:gd name="T5" fmla="*/ T4 w 2011"/>
                                <a:gd name="T6" fmla="+- 0 -218 -218"/>
                                <a:gd name="T7" fmla="*/ -218 h 540"/>
                                <a:gd name="T8" fmla="+- 0 6758 6739"/>
                                <a:gd name="T9" fmla="*/ T8 w 2011"/>
                                <a:gd name="T10" fmla="+- 0 -216 -218"/>
                                <a:gd name="T11" fmla="*/ -216 h 540"/>
                                <a:gd name="T12" fmla="+- 0 6748 6739"/>
                                <a:gd name="T13" fmla="*/ T12 w 2011"/>
                                <a:gd name="T14" fmla="+- 0 -210 -218"/>
                                <a:gd name="T15" fmla="*/ -210 h 540"/>
                                <a:gd name="T16" fmla="+- 0 6742 6739"/>
                                <a:gd name="T17" fmla="*/ T16 w 2011"/>
                                <a:gd name="T18" fmla="+- 0 -200 -218"/>
                                <a:gd name="T19" fmla="*/ -200 h 540"/>
                                <a:gd name="T20" fmla="+- 0 6739 6739"/>
                                <a:gd name="T21" fmla="*/ T20 w 2011"/>
                                <a:gd name="T22" fmla="+- 0 -185 -218"/>
                                <a:gd name="T23" fmla="*/ -185 h 540"/>
                                <a:gd name="T24" fmla="+- 0 6739 6739"/>
                                <a:gd name="T25" fmla="*/ T24 w 2011"/>
                                <a:gd name="T26" fmla="+- 0 287 -218"/>
                                <a:gd name="T27" fmla="*/ 287 h 540"/>
                                <a:gd name="T28" fmla="+- 0 6742 6739"/>
                                <a:gd name="T29" fmla="*/ T28 w 2011"/>
                                <a:gd name="T30" fmla="+- 0 302 -218"/>
                                <a:gd name="T31" fmla="*/ 302 h 540"/>
                                <a:gd name="T32" fmla="+- 0 6748 6739"/>
                                <a:gd name="T33" fmla="*/ T32 w 2011"/>
                                <a:gd name="T34" fmla="+- 0 312 -218"/>
                                <a:gd name="T35" fmla="*/ 312 h 540"/>
                                <a:gd name="T36" fmla="+- 0 6758 6739"/>
                                <a:gd name="T37" fmla="*/ T36 w 2011"/>
                                <a:gd name="T38" fmla="+- 0 319 -218"/>
                                <a:gd name="T39" fmla="*/ 319 h 540"/>
                                <a:gd name="T40" fmla="+- 0 6773 6739"/>
                                <a:gd name="T41" fmla="*/ T40 w 2011"/>
                                <a:gd name="T42" fmla="+- 0 321 -218"/>
                                <a:gd name="T43" fmla="*/ 321 h 540"/>
                                <a:gd name="T44" fmla="+- 0 8716 6739"/>
                                <a:gd name="T45" fmla="*/ T44 w 2011"/>
                                <a:gd name="T46" fmla="+- 0 321 -218"/>
                                <a:gd name="T47" fmla="*/ 321 h 540"/>
                                <a:gd name="T48" fmla="+- 0 8731 6739"/>
                                <a:gd name="T49" fmla="*/ T48 w 2011"/>
                                <a:gd name="T50" fmla="+- 0 319 -218"/>
                                <a:gd name="T51" fmla="*/ 319 h 540"/>
                                <a:gd name="T52" fmla="+- 0 8741 6739"/>
                                <a:gd name="T53" fmla="*/ T52 w 2011"/>
                                <a:gd name="T54" fmla="+- 0 312 -218"/>
                                <a:gd name="T55" fmla="*/ 312 h 540"/>
                                <a:gd name="T56" fmla="+- 0 8748 6739"/>
                                <a:gd name="T57" fmla="*/ T56 w 2011"/>
                                <a:gd name="T58" fmla="+- 0 302 -218"/>
                                <a:gd name="T59" fmla="*/ 302 h 540"/>
                                <a:gd name="T60" fmla="+- 0 8750 6739"/>
                                <a:gd name="T61" fmla="*/ T60 w 2011"/>
                                <a:gd name="T62" fmla="+- 0 287 -218"/>
                                <a:gd name="T63" fmla="*/ 287 h 540"/>
                                <a:gd name="T64" fmla="+- 0 8750 6739"/>
                                <a:gd name="T65" fmla="*/ T64 w 2011"/>
                                <a:gd name="T66" fmla="+- 0 -185 -218"/>
                                <a:gd name="T67" fmla="*/ -185 h 540"/>
                                <a:gd name="T68" fmla="+- 0 8748 6739"/>
                                <a:gd name="T69" fmla="*/ T68 w 2011"/>
                                <a:gd name="T70" fmla="+- 0 -200 -218"/>
                                <a:gd name="T71" fmla="*/ -200 h 540"/>
                                <a:gd name="T72" fmla="+- 0 8741 6739"/>
                                <a:gd name="T73" fmla="*/ T72 w 2011"/>
                                <a:gd name="T74" fmla="+- 0 -210 -218"/>
                                <a:gd name="T75" fmla="*/ -210 h 540"/>
                                <a:gd name="T76" fmla="+- 0 8731 6739"/>
                                <a:gd name="T77" fmla="*/ T76 w 2011"/>
                                <a:gd name="T78" fmla="+- 0 -216 -218"/>
                                <a:gd name="T79" fmla="*/ -216 h 540"/>
                                <a:gd name="T80" fmla="+- 0 8716 6739"/>
                                <a:gd name="T81" fmla="*/ T80 w 2011"/>
                                <a:gd name="T82" fmla="+- 0 -218 -218"/>
                                <a:gd name="T83" fmla="*/ -218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11" h="540">
                                  <a:moveTo>
                                    <a:pt x="1977" y="0"/>
                                  </a:moveTo>
                                  <a:lnTo>
                                    <a:pt x="34" y="0"/>
                                  </a:lnTo>
                                  <a:lnTo>
                                    <a:pt x="19" y="2"/>
                                  </a:lnTo>
                                  <a:lnTo>
                                    <a:pt x="9" y="8"/>
                                  </a:lnTo>
                                  <a:lnTo>
                                    <a:pt x="3" y="18"/>
                                  </a:lnTo>
                                  <a:lnTo>
                                    <a:pt x="0" y="33"/>
                                  </a:lnTo>
                                  <a:lnTo>
                                    <a:pt x="0" y="505"/>
                                  </a:lnTo>
                                  <a:lnTo>
                                    <a:pt x="3" y="520"/>
                                  </a:lnTo>
                                  <a:lnTo>
                                    <a:pt x="9" y="530"/>
                                  </a:lnTo>
                                  <a:lnTo>
                                    <a:pt x="19" y="537"/>
                                  </a:lnTo>
                                  <a:lnTo>
                                    <a:pt x="34" y="539"/>
                                  </a:lnTo>
                                  <a:lnTo>
                                    <a:pt x="1977" y="539"/>
                                  </a:lnTo>
                                  <a:lnTo>
                                    <a:pt x="1992" y="537"/>
                                  </a:lnTo>
                                  <a:lnTo>
                                    <a:pt x="2002" y="530"/>
                                  </a:lnTo>
                                  <a:lnTo>
                                    <a:pt x="2009" y="520"/>
                                  </a:lnTo>
                                  <a:lnTo>
                                    <a:pt x="2011" y="505"/>
                                  </a:lnTo>
                                  <a:lnTo>
                                    <a:pt x="2011" y="33"/>
                                  </a:lnTo>
                                  <a:lnTo>
                                    <a:pt x="2009" y="18"/>
                                  </a:lnTo>
                                  <a:lnTo>
                                    <a:pt x="2002" y="8"/>
                                  </a:lnTo>
                                  <a:lnTo>
                                    <a:pt x="1992" y="2"/>
                                  </a:lnTo>
                                  <a:lnTo>
                                    <a:pt x="1977"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docshape145"/>
                          <wps:cNvSpPr>
                            <a:spLocks/>
                          </wps:cNvSpPr>
                          <wps:spPr bwMode="auto">
                            <a:xfrm>
                              <a:off x="6739" y="-219"/>
                              <a:ext cx="2011" cy="540"/>
                            </a:xfrm>
                            <a:custGeom>
                              <a:avLst/>
                              <a:gdLst>
                                <a:gd name="T0" fmla="+- 0 6773 6739"/>
                                <a:gd name="T1" fmla="*/ T0 w 2011"/>
                                <a:gd name="T2" fmla="+- 0 321 -218"/>
                                <a:gd name="T3" fmla="*/ 321 h 540"/>
                                <a:gd name="T4" fmla="+- 0 8716 6739"/>
                                <a:gd name="T5" fmla="*/ T4 w 2011"/>
                                <a:gd name="T6" fmla="+- 0 321 -218"/>
                                <a:gd name="T7" fmla="*/ 321 h 540"/>
                                <a:gd name="T8" fmla="+- 0 8731 6739"/>
                                <a:gd name="T9" fmla="*/ T8 w 2011"/>
                                <a:gd name="T10" fmla="+- 0 319 -218"/>
                                <a:gd name="T11" fmla="*/ 319 h 540"/>
                                <a:gd name="T12" fmla="+- 0 8741 6739"/>
                                <a:gd name="T13" fmla="*/ T12 w 2011"/>
                                <a:gd name="T14" fmla="+- 0 312 -218"/>
                                <a:gd name="T15" fmla="*/ 312 h 540"/>
                                <a:gd name="T16" fmla="+- 0 8748 6739"/>
                                <a:gd name="T17" fmla="*/ T16 w 2011"/>
                                <a:gd name="T18" fmla="+- 0 302 -218"/>
                                <a:gd name="T19" fmla="*/ 302 h 540"/>
                                <a:gd name="T20" fmla="+- 0 8750 6739"/>
                                <a:gd name="T21" fmla="*/ T20 w 2011"/>
                                <a:gd name="T22" fmla="+- 0 287 -218"/>
                                <a:gd name="T23" fmla="*/ 287 h 540"/>
                                <a:gd name="T24" fmla="+- 0 8750 6739"/>
                                <a:gd name="T25" fmla="*/ T24 w 2011"/>
                                <a:gd name="T26" fmla="+- 0 -185 -218"/>
                                <a:gd name="T27" fmla="*/ -185 h 540"/>
                                <a:gd name="T28" fmla="+- 0 8748 6739"/>
                                <a:gd name="T29" fmla="*/ T28 w 2011"/>
                                <a:gd name="T30" fmla="+- 0 -200 -218"/>
                                <a:gd name="T31" fmla="*/ -200 h 540"/>
                                <a:gd name="T32" fmla="+- 0 8741 6739"/>
                                <a:gd name="T33" fmla="*/ T32 w 2011"/>
                                <a:gd name="T34" fmla="+- 0 -210 -218"/>
                                <a:gd name="T35" fmla="*/ -210 h 540"/>
                                <a:gd name="T36" fmla="+- 0 8731 6739"/>
                                <a:gd name="T37" fmla="*/ T36 w 2011"/>
                                <a:gd name="T38" fmla="+- 0 -216 -218"/>
                                <a:gd name="T39" fmla="*/ -216 h 540"/>
                                <a:gd name="T40" fmla="+- 0 8716 6739"/>
                                <a:gd name="T41" fmla="*/ T40 w 2011"/>
                                <a:gd name="T42" fmla="+- 0 -218 -218"/>
                                <a:gd name="T43" fmla="*/ -218 h 540"/>
                                <a:gd name="T44" fmla="+- 0 6773 6739"/>
                                <a:gd name="T45" fmla="*/ T44 w 2011"/>
                                <a:gd name="T46" fmla="+- 0 -218 -218"/>
                                <a:gd name="T47" fmla="*/ -218 h 540"/>
                                <a:gd name="T48" fmla="+- 0 6758 6739"/>
                                <a:gd name="T49" fmla="*/ T48 w 2011"/>
                                <a:gd name="T50" fmla="+- 0 -216 -218"/>
                                <a:gd name="T51" fmla="*/ -216 h 540"/>
                                <a:gd name="T52" fmla="+- 0 6748 6739"/>
                                <a:gd name="T53" fmla="*/ T52 w 2011"/>
                                <a:gd name="T54" fmla="+- 0 -210 -218"/>
                                <a:gd name="T55" fmla="*/ -210 h 540"/>
                                <a:gd name="T56" fmla="+- 0 6742 6739"/>
                                <a:gd name="T57" fmla="*/ T56 w 2011"/>
                                <a:gd name="T58" fmla="+- 0 -200 -218"/>
                                <a:gd name="T59" fmla="*/ -200 h 540"/>
                                <a:gd name="T60" fmla="+- 0 6739 6739"/>
                                <a:gd name="T61" fmla="*/ T60 w 2011"/>
                                <a:gd name="T62" fmla="+- 0 -185 -218"/>
                                <a:gd name="T63" fmla="*/ -185 h 540"/>
                                <a:gd name="T64" fmla="+- 0 6739 6739"/>
                                <a:gd name="T65" fmla="*/ T64 w 2011"/>
                                <a:gd name="T66" fmla="+- 0 287 -218"/>
                                <a:gd name="T67" fmla="*/ 287 h 540"/>
                                <a:gd name="T68" fmla="+- 0 6742 6739"/>
                                <a:gd name="T69" fmla="*/ T68 w 2011"/>
                                <a:gd name="T70" fmla="+- 0 302 -218"/>
                                <a:gd name="T71" fmla="*/ 302 h 540"/>
                                <a:gd name="T72" fmla="+- 0 6748 6739"/>
                                <a:gd name="T73" fmla="*/ T72 w 2011"/>
                                <a:gd name="T74" fmla="+- 0 312 -218"/>
                                <a:gd name="T75" fmla="*/ 312 h 540"/>
                                <a:gd name="T76" fmla="+- 0 6758 6739"/>
                                <a:gd name="T77" fmla="*/ T76 w 2011"/>
                                <a:gd name="T78" fmla="+- 0 319 -218"/>
                                <a:gd name="T79" fmla="*/ 319 h 540"/>
                                <a:gd name="T80" fmla="+- 0 6773 6739"/>
                                <a:gd name="T81" fmla="*/ T80 w 2011"/>
                                <a:gd name="T82" fmla="+- 0 321 -218"/>
                                <a:gd name="T83" fmla="*/ 32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11" h="540">
                                  <a:moveTo>
                                    <a:pt x="34" y="539"/>
                                  </a:moveTo>
                                  <a:lnTo>
                                    <a:pt x="1977" y="539"/>
                                  </a:lnTo>
                                  <a:lnTo>
                                    <a:pt x="1992" y="537"/>
                                  </a:lnTo>
                                  <a:lnTo>
                                    <a:pt x="2002" y="530"/>
                                  </a:lnTo>
                                  <a:lnTo>
                                    <a:pt x="2009" y="520"/>
                                  </a:lnTo>
                                  <a:lnTo>
                                    <a:pt x="2011" y="505"/>
                                  </a:lnTo>
                                  <a:lnTo>
                                    <a:pt x="2011" y="33"/>
                                  </a:lnTo>
                                  <a:lnTo>
                                    <a:pt x="2009" y="18"/>
                                  </a:lnTo>
                                  <a:lnTo>
                                    <a:pt x="2002" y="8"/>
                                  </a:lnTo>
                                  <a:lnTo>
                                    <a:pt x="1992" y="2"/>
                                  </a:lnTo>
                                  <a:lnTo>
                                    <a:pt x="1977" y="0"/>
                                  </a:lnTo>
                                  <a:lnTo>
                                    <a:pt x="34" y="0"/>
                                  </a:lnTo>
                                  <a:lnTo>
                                    <a:pt x="19" y="2"/>
                                  </a:lnTo>
                                  <a:lnTo>
                                    <a:pt x="9" y="8"/>
                                  </a:lnTo>
                                  <a:lnTo>
                                    <a:pt x="3" y="18"/>
                                  </a:lnTo>
                                  <a:lnTo>
                                    <a:pt x="0" y="33"/>
                                  </a:lnTo>
                                  <a:lnTo>
                                    <a:pt x="0" y="505"/>
                                  </a:lnTo>
                                  <a:lnTo>
                                    <a:pt x="3" y="520"/>
                                  </a:lnTo>
                                  <a:lnTo>
                                    <a:pt x="9" y="530"/>
                                  </a:lnTo>
                                  <a:lnTo>
                                    <a:pt x="19" y="537"/>
                                  </a:lnTo>
                                  <a:lnTo>
                                    <a:pt x="34" y="539"/>
                                  </a:lnTo>
                                  <a:close/>
                                </a:path>
                              </a:pathLst>
                            </a:custGeom>
                            <a:noFill/>
                            <a:ln w="10584">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Line 300"/>
                          <wps:cNvCnPr>
                            <a:cxnSpLocks noChangeShapeType="1"/>
                          </wps:cNvCnPr>
                          <wps:spPr bwMode="auto">
                            <a:xfrm>
                              <a:off x="6806" y="-84"/>
                              <a:ext cx="333" cy="0"/>
                            </a:xfrm>
                            <a:prstGeom prst="line">
                              <a:avLst/>
                            </a:prstGeom>
                            <a:noFill/>
                            <a:ln w="1587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317" name="Line 301"/>
                          <wps:cNvCnPr>
                            <a:cxnSpLocks noChangeShapeType="1"/>
                          </wps:cNvCnPr>
                          <wps:spPr bwMode="auto">
                            <a:xfrm>
                              <a:off x="6806" y="161"/>
                              <a:ext cx="333" cy="0"/>
                            </a:xfrm>
                            <a:prstGeom prst="line">
                              <a:avLst/>
                            </a:prstGeom>
                            <a:noFill/>
                            <a:ln w="15876">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318" name="docshape146"/>
                          <wps:cNvSpPr txBox="1">
                            <a:spLocks noChangeArrowheads="1"/>
                          </wps:cNvSpPr>
                          <wps:spPr bwMode="auto">
                            <a:xfrm>
                              <a:off x="3194" y="-309"/>
                              <a:ext cx="5652" cy="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6372" w14:textId="77777777" w:rsidR="00F140C9" w:rsidRDefault="00F140C9" w:rsidP="00F140C9">
                                <w:pPr>
                                  <w:spacing w:before="122" w:line="302" w:lineRule="auto"/>
                                  <w:ind w:left="3593" w:right="161"/>
                                  <w:jc w:val="right"/>
                                  <w:rPr>
                                    <w:rFonts w:ascii="Verdana"/>
                                    <w:sz w:val="16"/>
                                  </w:rPr>
                                </w:pP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2"/>
                                    <w:w w:val="105"/>
                                    <w:sz w:val="16"/>
                                  </w:rPr>
                                  <w:t xml:space="preserve"> </w:t>
                                </w:r>
                                <w:r>
                                  <w:rPr>
                                    <w:rFonts w:ascii="Verdana"/>
                                    <w:w w:val="105"/>
                                    <w:sz w:val="16"/>
                                  </w:rPr>
                                  <w:t>=</w:t>
                                </w:r>
                                <w:r>
                                  <w:rPr>
                                    <w:rFonts w:ascii="Verdana"/>
                                    <w:spacing w:val="-13"/>
                                    <w:w w:val="105"/>
                                    <w:sz w:val="16"/>
                                  </w:rPr>
                                  <w:t xml:space="preserve"> </w:t>
                                </w:r>
                                <w:r>
                                  <w:rPr>
                                    <w:rFonts w:ascii="Verdana"/>
                                    <w:w w:val="105"/>
                                    <w:sz w:val="16"/>
                                  </w:rPr>
                                  <w:t>2.0</w:t>
                                </w:r>
                                <w:r>
                                  <w:rPr>
                                    <w:rFonts w:ascii="Verdana"/>
                                    <w:spacing w:val="-56"/>
                                    <w:w w:val="105"/>
                                    <w:sz w:val="16"/>
                                  </w:rPr>
                                  <w:t xml:space="preserve"> </w:t>
                                </w: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2"/>
                                    <w:w w:val="105"/>
                                    <w:sz w:val="16"/>
                                  </w:rPr>
                                  <w:t xml:space="preserve"> </w:t>
                                </w:r>
                                <w:r>
                                  <w:rPr>
                                    <w:rFonts w:ascii="Verdana"/>
                                    <w:w w:val="105"/>
                                    <w:sz w:val="16"/>
                                  </w:rPr>
                                  <w:t>=</w:t>
                                </w:r>
                                <w:r>
                                  <w:rPr>
                                    <w:rFonts w:ascii="Verdana"/>
                                    <w:spacing w:val="-13"/>
                                    <w:w w:val="105"/>
                                    <w:sz w:val="16"/>
                                  </w:rPr>
                                  <w:t xml:space="preserve"> </w:t>
                                </w:r>
                                <w:r>
                                  <w:rPr>
                                    <w:rFonts w:ascii="Verdana"/>
                                    <w:w w:val="105"/>
                                    <w:sz w:val="16"/>
                                  </w:rPr>
                                  <w:t>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9A1199" id="Group 271" o:spid="_x0000_s1283" style="position:absolute;left:0;text-align:left;margin-left:159.7pt;margin-top:-15.4pt;width:282.6pt;height:184.5pt;z-index:251768832;mso-position-horizontal-relative:page" coordorigin="3194,-308" coordsize="5652,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">
                  <v:line id="Line 256" o:spid="_x0000_s1284" style="position:absolute;visibility:visible;mso-wrap-style:square" from="4123,3322" to="4123,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" strokecolor="#afafaf" strokeweight=".23519mm"/>
                  <v:shape id="docshape128" o:spid="_x0000_s1285" style="position:absolute;left:4123;top:33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" path="m,l,59e" fillcolor="black" stroked="f">
                    <v:path arrowok="t" o:connecttype="custom" o:connectlocs="0,3322;0,3381" o:connectangles="0,0"/>
                  </v:shape>
                  <v:line id="Line 258" o:spid="_x0000_s1286" style="position:absolute;visibility:visible;mso-wrap-style:square" from="4123,3322" to="4123,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" strokeweight=".23519mm"/>
                  <v:line id="Line 259" o:spid="_x0000_s1287" style="position:absolute;visibility:visible;mso-wrap-style:square" from="5037,3322" to="5037,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" strokecolor="#afafaf" strokeweight=".23519mm"/>
                  <v:shape id="docshape129" o:spid="_x0000_s1288" style="position:absolute;left:5037;top:33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" path="m,l,59e" fillcolor="black" stroked="f">
                    <v:path arrowok="t" o:connecttype="custom" o:connectlocs="0,3322;0,3381" o:connectangles="0,0"/>
                  </v:shape>
                  <v:line id="Line 261" o:spid="_x0000_s1289" style="position:absolute;visibility:visible;mso-wrap-style:square" from="5037,3322" to="5037,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" strokeweight=".23519mm"/>
                  <v:line id="Line 262" o:spid="_x0000_s1290" style="position:absolute;visibility:visible;mso-wrap-style:square" from="5951,3322" to="595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" strokecolor="#afafaf" strokeweight=".23519mm"/>
                  <v:shape id="docshape130" o:spid="_x0000_s1291" style="position:absolute;left:5951;top:33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" path="m,l,59e" fillcolor="black" stroked="f">
                    <v:path arrowok="t" o:connecttype="custom" o:connectlocs="0,3322;0,3381" o:connectangles="0,0"/>
                  </v:shape>
                  <v:line id="Line 264" o:spid="_x0000_s1292" style="position:absolute;visibility:visible;mso-wrap-style:square" from="5951,3322" to="5951,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" strokeweight=".23519mm"/>
                  <v:line id="Line 265" o:spid="_x0000_s1293" style="position:absolute;visibility:visible;mso-wrap-style:square" from="6865,3322" to="6865,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" strokecolor="#afafaf" strokeweight=".23519mm"/>
                  <v:shape id="docshape131" o:spid="_x0000_s1294" style="position:absolute;left:6865;top:33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" path="m,l,59e" fillcolor="black" stroked="f">
                    <v:path arrowok="t" o:connecttype="custom" o:connectlocs="0,3322;0,3381" o:connectangles="0,0"/>
                  </v:shape>
                  <v:line id="Line 267" o:spid="_x0000_s1295" style="position:absolute;visibility:visible;mso-wrap-style:square" from="6865,3322" to="6865,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" strokeweight=".23519mm"/>
                  <v:line id="Line 268" o:spid="_x0000_s1296" style="position:absolute;visibility:visible;mso-wrap-style:square" from="7780,3322" to="7780,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" strokecolor="#afafaf" strokeweight=".23519mm"/>
                  <v:shape id="docshape132" o:spid="_x0000_s1297" style="position:absolute;left:7779;top:33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" path="m,l,59e" fillcolor="black" stroked="f">
                    <v:path arrowok="t" o:connecttype="custom" o:connectlocs="0,3322;0,3381" o:connectangles="0,0"/>
                  </v:shape>
                  <v:line id="Line 270" o:spid="_x0000_s1298" style="position:absolute;visibility:visible;mso-wrap-style:square" from="7780,3322" to="7780,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" strokeweight=".23519mm"/>
                  <v:line id="Line 271" o:spid="_x0000_s1299" style="position:absolute;visibility:visible;mso-wrap-style:square" from="8694,3322" to="8694,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" strokecolor="#afafaf" strokeweight=".23519mm"/>
                  <v:shape id="docshape133" o:spid="_x0000_s1300" style="position:absolute;left:8693;top:33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" path="m,l,59e" fillcolor="black" stroked="f">
                    <v:path arrowok="t" o:connecttype="custom" o:connectlocs="0,3322;0,3381" o:connectangles="0,0"/>
                  </v:shape>
                  <v:line id="Line 273" o:spid="_x0000_s1301" style="position:absolute;visibility:visible;mso-wrap-style:square" from="8694,3322" to="8694,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" strokeweight=".23519mm"/>
                  <v:line id="Line 274" o:spid="_x0000_s1302" style="position:absolute;visibility:visible;mso-wrap-style:square" from="3253,3158" to="8833,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" strokecolor="#afafaf" strokeweight=".23519mm"/>
                  <v:shape id="docshape134" o:spid="_x0000_s1303" style="position:absolute;left:3194;top:315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" path="m59,l,e" fillcolor="black" stroked="f">
                    <v:path arrowok="t" o:connecttype="custom" o:connectlocs="59,0;0,0" o:connectangles="0,0"/>
                  </v:shape>
                  <v:line id="Line 276" o:spid="_x0000_s1304" style="position:absolute;visibility:visible;mso-wrap-style:square" from="3253,3158" to="3253,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" strokeweight=".23519mm"/>
                  <v:line id="Line 277" o:spid="_x0000_s1305" style="position:absolute;visibility:visible;mso-wrap-style:square" from="3253,2659" to="8833,2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" strokecolor="#afafaf" strokeweight=".23519mm"/>
                  <v:shape id="docshape135" o:spid="_x0000_s1306" style="position:absolute;left:3194;top:265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" path="m59,l,e" fillcolor="black" stroked="f">
                    <v:path arrowok="t" o:connecttype="custom" o:connectlocs="59,0;0,0" o:connectangles="0,0"/>
                  </v:shape>
                  <v:line id="Line 279" o:spid="_x0000_s1307" style="position:absolute;visibility:visible;mso-wrap-style:square" from="3253,2659" to="3253,2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" strokeweight=".23519mm"/>
                  <v:line id="Line 280" o:spid="_x0000_s1308" style="position:absolute;visibility:visible;mso-wrap-style:square" from="3253,2160" to="883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" strokecolor="#afafaf" strokeweight=".23519mm"/>
                  <v:shape id="docshape136" o:spid="_x0000_s1309" style="position:absolute;left:3194;top:215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" path="m59,l,e" fillcolor="black" stroked="f">
                    <v:path arrowok="t" o:connecttype="custom" o:connectlocs="59,0;0,0" o:connectangles="0,0"/>
                  </v:shape>
                  <v:line id="Line 282" o:spid="_x0000_s1310" style="position:absolute;visibility:visible;mso-wrap-style:square" from="3253,2160" to="325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" strokeweight=".23519mm"/>
                  <v:line id="Line 283" o:spid="_x0000_s1311" style="position:absolute;visibility:visible;mso-wrap-style:square" from="3253,1661" to="883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" strokecolor="#afafaf" strokeweight=".23519mm"/>
                  <v:shape id="docshape137" o:spid="_x0000_s1312" style="position:absolute;left:3194;top:166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" path="m59,l,e" fillcolor="black" stroked="f">
                    <v:path arrowok="t" o:connecttype="custom" o:connectlocs="59,0;0,0" o:connectangles="0,0"/>
                  </v:shape>
                  <v:line id="Line 285" o:spid="_x0000_s1313" style="position:absolute;visibility:visible;mso-wrap-style:square" from="3253,1661" to="325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" strokeweight=".23519mm"/>
                  <v:line id="Line 286" o:spid="_x0000_s1314" style="position:absolute;visibility:visible;mso-wrap-style:square" from="3253,1162" to="8833,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" strokecolor="#afafaf" strokeweight=".23519mm"/>
                  <v:shape id="docshape138" o:spid="_x0000_s1315" style="position:absolute;left:3194;top:116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" path="m59,l,e" fillcolor="black" stroked="f">
                    <v:path arrowok="t" o:connecttype="custom" o:connectlocs="59,0;0,0" o:connectangles="0,0"/>
                  </v:shape>
                  <v:line id="Line 288" o:spid="_x0000_s1316" style="position:absolute;visibility:visible;mso-wrap-style:square" from="3253,1162" to="3253,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" strokeweight=".23519mm"/>
                  <v:line id="Line 289" o:spid="_x0000_s1317" style="position:absolute;visibility:visible;mso-wrap-style:square" from="3253,663" to="88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" strokecolor="#afafaf" strokeweight=".23519mm"/>
                  <v:shape id="docshape139" o:spid="_x0000_s1318" style="position:absolute;left:3194;top:66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" path="m59,l,e" fillcolor="black" stroked="f">
                    <v:path arrowok="t" o:connecttype="custom" o:connectlocs="59,0;0,0" o:connectangles="0,0"/>
                  </v:shape>
                  <v:line id="Line 291" o:spid="_x0000_s1319" style="position:absolute;visibility:visible;mso-wrap-style:square" from="3253,663" to="325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" strokeweight=".23519mm"/>
                  <v:line id="Line 292" o:spid="_x0000_s1320" style="position:absolute;visibility:visible;mso-wrap-style:square" from="3253,164" to="88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" strokecolor="#afafaf" strokeweight=".23519mm"/>
                  <v:shape id="docshape140" o:spid="_x0000_s1321" style="position:absolute;left:3194;top:16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" path="m59,l,e" fillcolor="black" stroked="f">
                    <v:path arrowok="t" o:connecttype="custom" o:connectlocs="59,0;0,0" o:connectangles="0,0"/>
                  </v:shape>
                  <v:line id="Line 294" o:spid="_x0000_s1322" style="position:absolute;visibility:visible;mso-wrap-style:square" from="3253,164" to="325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" strokeweight=".23519mm"/>
                  <v:shape id="docshape141" o:spid="_x0000_s1323" style="position:absolute;left:3574;top:404;width:5259;height:2753;visibility:visible;mso-wrap-style:square;v-text-anchor:top" coordsize="5259,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" path="m,2753r67,-93l138,2564r70,-95l277,2388r68,-34l413,2321r67,-33l546,2256r65,-32l676,2192r64,-31l803,2130r63,-31l928,2069r62,-30l1052,2009r61,-29l1174,1951r60,-29l1294,1893r59,-29l1412,1836r59,-28l1529,1780r58,-28l1645,1724r57,-27l1759,1669r57,-27l1873,1615r56,-27l1985,1561r56,-27l2096,1507r56,-26l2207,1455r54,-26l2316,1403r54,-26l2479,1325r107,-51l2639,1249r53,-26l2798,1173r105,-51l3007,1072r104,-49l3214,974r102,-49l3418,876r101,-48l3620,780r100,-48l3819,685r50,-24l3918,638r99,-47l4115,544r49,-23l4213,497r48,-23l4310,451r48,-23l4406,405r49,-23l4503,359r48,-22l4598,314r48,-23l4694,268r47,-22l4789,223r47,-22l4883,178r48,-22l4978,133r47,-22l5071,89r47,-23l5165,44r47,-22l5258,e" filled="f" strokecolor="#1f77b3" strokeweight=".441mm">
                    <v:path arrowok="t" o:connecttype="custom" o:connectlocs="67,3065;208,2874;345,2759;480,2693;611,2629;740,2566;866,2504;990,2444;1113,2385;1234,2327;1353,2269;1471,2213;1587,2157;1702,2102;1816,2047;1929,1993;2041,1939;2152,1886;2261,1834;2370,1782;2586,1679;2692,1628;2903,1527;3111,1428;3316,1330;3519,1233;3720,1137;3869,1066;4017,996;4164,926;4261,879;4358,833;4455,787;4551,742;4646,696;4741,651;4836,606;4931,561;5025,516;5118,471;5212,427" o:connectangles="0,0,0,0,0,0,0,0,0,0,0,0,0,0,0,0,0,0,0,0,0,0,0,0,0,0,0,0,0,0,0,0,0,0,0,0,0,0,0,0,0"/>
                  </v:shape>
                  <v:shape id="docshape142" o:spid="_x0000_s1324" style="position:absolute;left:4123;top:428;width:4710;height:2730;visibility:visible;mso-wrap-style:square;v-text-anchor:top" coordsize="4710,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" path="m,2729r28,-38l102,2590r73,-100l248,2390r73,-99l393,2193r72,-98l536,2032r71,-36l678,1960r70,-35l818,1890r69,-35l956,1820r69,-34l1093,1752r68,-34l1229,1685r67,-33l1363,1619r67,-33l1496,1553r67,-32l1628,1488r66,-32l1759,1425r65,-32l1889,1361r64,-32l2018,1298r64,-31l2145,1236r64,-31l2272,1174r63,-30l2398,1113r63,-30l2524,1052r62,-30l2648,992r62,-30l2772,932r61,-30l2894,873r62,-30l3017,814r60,-29l3138,755r61,-29l3259,697r60,-29l3379,639r60,-29l3499,581r59,-28l3618,524r59,-29l3736,467r59,-28l3854,410r58,-28l3971,354r58,-28l4088,298r58,-28l4204,242r58,-28l4320,187r57,-28l4435,131r57,-27l4549,76r58,-27l4664,22,4710,e" filled="f" strokecolor="#ff7f0e" strokeweight=".441mm">
                    <v:path arrowok="t" o:connecttype="custom" o:connectlocs="28,3120;175,2919;321,2720;465,2524;607,2425;748,2354;887,2284;1025,2215;1161,2147;1296,2081;1430,2015;1563,1950;1694,1885;1824,1822;1953,1758;2082,1696;2209,1634;2335,1573;2461,1512;2586,1451;2710,1391;2833,1331;2956,1272;3077,1214;3199,1155;3319,1097;3439,1039;3558,982;3677,924;3795,868;3912,811;4029,755;4146,699;4262,643;4377,588;4492,533;4607,478;4710,429" o:connectangles="0,0,0,0,0,0,0,0,0,0,0,0,0,0,0,0,0,0,0,0,0,0,0,0,0,0,0,0,0,0,0,0,0,0,0,0,0,0"/>
                  </v:shape>
                  <v:shape id="docshape143" o:spid="_x0000_s1325" style="position:absolute;left:3252;top:-302;width:5581;height:3625;visibility:visible;mso-wrap-style:square;v-text-anchor:top" coordsize="5581,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" path="m,3624l,m5580,3624l5580,m,3624r5580,m,l5580,e" filled="f" strokeweight=".23519mm">
                    <v:path arrowok="t" o:connecttype="custom" o:connectlocs="0,3322;0,-302;5580,3322;5580,-302;0,3322;5580,3322;0,-302;5580,-302" o:connectangles="0,0,0,0,0,0,0,0"/>
                  </v:shape>
                  <v:shape id="docshape144" o:spid="_x0000_s1326" style="position:absolute;left:6739;top:-219;width:2011;height:540;visibility:visible;mso-wrap-style:square;v-text-anchor:top" coordsize="201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" path="m1977,l34,,19,2,9,8,3,18,,33,,505r3,15l9,530r10,7l34,539r1943,l1992,537r10,-7l2009,520r2,-15l2011,33r-2,-15l2002,8,1992,2,1977,xe" stroked="f">
                    <v:fill opacity="52428f"/>
                    <v:path arrowok="t" o:connecttype="custom" o:connectlocs="1977,-218;34,-218;19,-216;9,-210;3,-200;0,-185;0,287;3,302;9,312;19,319;34,321;1977,321;1992,319;2002,312;2009,302;2011,287;2011,-185;2009,-200;2002,-210;1992,-216;1977,-218" o:connectangles="0,0,0,0,0,0,0,0,0,0,0,0,0,0,0,0,0,0,0,0,0"/>
                  </v:shape>
                  <v:shape id="docshape145" o:spid="_x0000_s1327" style="position:absolute;left:6739;top:-219;width:2011;height:540;visibility:visible;mso-wrap-style:square;v-text-anchor:top" coordsize="201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" path="m34,539r1943,l1992,537r10,-7l2009,520r2,-15l2011,33r-2,-15l2002,8,1992,2,1977,,34,,19,2,9,8,3,18,,33,,505r3,15l9,530r10,7l34,539xe" filled="f" strokecolor="#ccc" strokeweight=".294mm">
                    <v:path arrowok="t" o:connecttype="custom" o:connectlocs="34,321;1977,321;1992,319;2002,312;2009,302;2011,287;2011,-185;2009,-200;2002,-210;1992,-216;1977,-218;34,-218;19,-216;9,-210;3,-200;0,-185;0,287;3,302;9,312;19,319;34,321" o:connectangles="0,0,0,0,0,0,0,0,0,0,0,0,0,0,0,0,0,0,0,0,0"/>
                  </v:shape>
                  <v:line id="Line 300" o:spid="_x0000_s1328" style="position:absolute;visibility:visible;mso-wrap-style:square" from="6806,-84" to="71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" strokecolor="#1f77b3" strokeweight=".441mm"/>
                  <v:line id="Line 301" o:spid="_x0000_s1329" style="position:absolute;visibility:visible;mso-wrap-style:square" from="6806,161" to="7139,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" strokecolor="#ff7f0e" strokeweight=".441mm"/>
                  <v:shape id="docshape146" o:spid="_x0000_s1330" type="#_x0000_t202" style="position:absolute;left:3194;top:-309;width:5652;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24F56372" w14:textId="77777777" w:rsidR="00F140C9" w:rsidRDefault="00F140C9" w:rsidP="00F140C9">
                          <w:pPr>
                            <w:spacing w:before="122" w:line="302" w:lineRule="auto"/>
                            <w:ind w:left="3593" w:right="161"/>
                            <w:jc w:val="right"/>
                            <w:rPr>
                              <w:rFonts w:ascii="Verdana"/>
                              <w:sz w:val="16"/>
                            </w:rPr>
                          </w:pP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2"/>
                              <w:w w:val="105"/>
                              <w:sz w:val="16"/>
                            </w:rPr>
                            <w:t xml:space="preserve"> </w:t>
                          </w:r>
                          <w:r>
                            <w:rPr>
                              <w:rFonts w:ascii="Verdana"/>
                              <w:w w:val="105"/>
                              <w:sz w:val="16"/>
                            </w:rPr>
                            <w:t>=</w:t>
                          </w:r>
                          <w:r>
                            <w:rPr>
                              <w:rFonts w:ascii="Verdana"/>
                              <w:spacing w:val="-13"/>
                              <w:w w:val="105"/>
                              <w:sz w:val="16"/>
                            </w:rPr>
                            <w:t xml:space="preserve"> </w:t>
                          </w:r>
                          <w:r>
                            <w:rPr>
                              <w:rFonts w:ascii="Verdana"/>
                              <w:w w:val="105"/>
                              <w:sz w:val="16"/>
                            </w:rPr>
                            <w:t>2.0</w:t>
                          </w:r>
                          <w:r>
                            <w:rPr>
                              <w:rFonts w:ascii="Verdana"/>
                              <w:spacing w:val="-56"/>
                              <w:w w:val="105"/>
                              <w:sz w:val="16"/>
                            </w:rPr>
                            <w:t xml:space="preserve"> </w:t>
                          </w:r>
                          <w:r>
                            <w:rPr>
                              <w:rFonts w:ascii="Verdana"/>
                              <w:w w:val="105"/>
                              <w:sz w:val="16"/>
                            </w:rPr>
                            <w:t>House</w:t>
                          </w:r>
                          <w:r>
                            <w:rPr>
                              <w:rFonts w:ascii="Verdana"/>
                              <w:spacing w:val="-13"/>
                              <w:w w:val="105"/>
                              <w:sz w:val="16"/>
                            </w:rPr>
                            <w:t xml:space="preserve"> </w:t>
                          </w:r>
                          <w:r>
                            <w:rPr>
                              <w:rFonts w:ascii="Verdana"/>
                              <w:w w:val="105"/>
                              <w:sz w:val="16"/>
                            </w:rPr>
                            <w:t>size</w:t>
                          </w:r>
                          <w:r>
                            <w:rPr>
                              <w:rFonts w:ascii="Verdana"/>
                              <w:spacing w:val="-12"/>
                              <w:w w:val="105"/>
                              <w:sz w:val="16"/>
                            </w:rPr>
                            <w:t xml:space="preserve"> </w:t>
                          </w:r>
                          <w:r>
                            <w:rPr>
                              <w:rFonts w:ascii="Verdana"/>
                              <w:w w:val="105"/>
                              <w:sz w:val="16"/>
                            </w:rPr>
                            <w:t>=</w:t>
                          </w:r>
                          <w:r>
                            <w:rPr>
                              <w:rFonts w:ascii="Verdana"/>
                              <w:spacing w:val="-13"/>
                              <w:w w:val="105"/>
                              <w:sz w:val="16"/>
                            </w:rPr>
                            <w:t xml:space="preserve"> </w:t>
                          </w:r>
                          <w:r>
                            <w:rPr>
                              <w:rFonts w:ascii="Verdana"/>
                              <w:w w:val="105"/>
                              <w:sz w:val="16"/>
                            </w:rPr>
                            <w:t>5.0</w:t>
                          </w:r>
                        </w:p>
                      </w:txbxContent>
                    </v:textbox>
                  </v:shape>
                  <w10:wrap anchorx="page"/>
                </v:group>
              </w:pict>
            </mc:Fallback>
          </mc:AlternateContent>
        </w:r>
        <w:r>
          <w:rPr>
            <w:rFonts w:ascii="Book Antiqua"/>
            <w:noProof/>
            <w:sz w:val="22"/>
          </w:rPr>
          <mc:AlternateContent>
            <mc:Choice Requires="wps">
              <w:drawing>
                <wp:anchor distT="0" distB="0" distL="114300" distR="114300" simplePos="0" relativeHeight="251769856" behindDoc="0" locked="0" layoutInCell="1" allowOverlap="1" wp14:anchorId="31A1BDA6" wp14:editId="77827E30">
                  <wp:simplePos x="0" y="0"/>
                  <wp:positionH relativeFrom="page">
                    <wp:posOffset>1699260</wp:posOffset>
                  </wp:positionH>
                  <wp:positionV relativeFrom="paragraph">
                    <wp:posOffset>-72390</wp:posOffset>
                  </wp:positionV>
                  <wp:extent cx="128270" cy="2064385"/>
                  <wp:effectExtent l="3810" t="635" r="1270" b="1905"/>
                  <wp:wrapNone/>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2064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99A2" w14:textId="77777777" w:rsidR="00F140C9" w:rsidRDefault="00F140C9" w:rsidP="00F140C9">
                              <w:pPr>
                                <w:spacing w:line="180" w:lineRule="exact"/>
                                <w:ind w:left="20"/>
                                <w:rPr>
                                  <w:rFonts w:ascii="Verdana"/>
                                  <w:sz w:val="16"/>
                                </w:rPr>
                              </w:pPr>
                              <w:r>
                                <w:rPr>
                                  <w:rFonts w:ascii="Verdana"/>
                                  <w:w w:val="105"/>
                                  <w:sz w:val="16"/>
                                </w:rPr>
                                <w:t>Liquid</w:t>
                              </w:r>
                              <w:r>
                                <w:rPr>
                                  <w:rFonts w:ascii="Verdana"/>
                                  <w:spacing w:val="-9"/>
                                  <w:w w:val="105"/>
                                  <w:sz w:val="16"/>
                                </w:rPr>
                                <w:t xml:space="preserve"> </w:t>
                              </w:r>
                              <w:r>
                                <w:rPr>
                                  <w:rFonts w:ascii="Verdana"/>
                                  <w:w w:val="105"/>
                                  <w:sz w:val="16"/>
                                </w:rPr>
                                <w:t>Assets</w:t>
                              </w:r>
                              <w:r>
                                <w:rPr>
                                  <w:rFonts w:ascii="Verdana"/>
                                  <w:spacing w:val="-8"/>
                                  <w:w w:val="105"/>
                                  <w:sz w:val="16"/>
                                </w:rPr>
                                <w:t xml:space="preserve"> </w:t>
                              </w:r>
                              <w:r>
                                <w:rPr>
                                  <w:rFonts w:ascii="Verdana"/>
                                  <w:w w:val="105"/>
                                  <w:sz w:val="16"/>
                                </w:rPr>
                                <w:t>invested</w:t>
                              </w:r>
                              <w:r>
                                <w:rPr>
                                  <w:rFonts w:ascii="Verdana"/>
                                  <w:spacing w:val="-8"/>
                                  <w:w w:val="105"/>
                                  <w:sz w:val="16"/>
                                </w:rPr>
                                <w:t xml:space="preserve"> </w:t>
                              </w:r>
                              <w:r>
                                <w:rPr>
                                  <w:rFonts w:ascii="Verdana"/>
                                  <w:w w:val="105"/>
                                  <w:sz w:val="16"/>
                                </w:rPr>
                                <w:t>in</w:t>
                              </w:r>
                              <w:r>
                                <w:rPr>
                                  <w:rFonts w:ascii="Verdana"/>
                                  <w:spacing w:val="-8"/>
                                  <w:w w:val="105"/>
                                  <w:sz w:val="16"/>
                                </w:rPr>
                                <w:t xml:space="preserve"> </w:t>
                              </w:r>
                              <w:r>
                                <w:rPr>
                                  <w:rFonts w:ascii="Verdana"/>
                                  <w:w w:val="105"/>
                                  <w:sz w:val="16"/>
                                </w:rPr>
                                <w:t>Stock</w:t>
                              </w:r>
                              <w:r>
                                <w:rPr>
                                  <w:rFonts w:ascii="Verdana"/>
                                  <w:spacing w:val="-8"/>
                                  <w:w w:val="105"/>
                                  <w:sz w:val="16"/>
                                </w:rPr>
                                <w:t xml:space="preserve"> </w:t>
                              </w:r>
                              <w:r>
                                <w:rPr>
                                  <w:rFonts w:ascii="Verdana"/>
                                  <w:w w:val="105"/>
                                  <w:sz w:val="16"/>
                                </w:rPr>
                                <w:t>Market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1BDA6" id="Text Box 270" o:spid="_x0000_s1331" type="#_x0000_t202" style="position:absolute;left:0;text-align:left;margin-left:133.8pt;margin-top:-5.7pt;width:10.1pt;height:162.5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" filled="f" stroked="f">
                  <v:textbox style="layout-flow:vertical;mso-layout-flow-alt:bottom-to-top" inset="0,0,0,0">
                    <w:txbxContent>
                      <w:p w14:paraId="711F99A2" w14:textId="77777777" w:rsidR="00F140C9" w:rsidRDefault="00F140C9" w:rsidP="00F140C9">
                        <w:pPr>
                          <w:spacing w:line="180" w:lineRule="exact"/>
                          <w:ind w:left="20"/>
                          <w:rPr>
                            <w:rFonts w:ascii="Verdana"/>
                            <w:sz w:val="16"/>
                          </w:rPr>
                        </w:pPr>
                        <w:r>
                          <w:rPr>
                            <w:rFonts w:ascii="Verdana"/>
                            <w:w w:val="105"/>
                            <w:sz w:val="16"/>
                          </w:rPr>
                          <w:t>Liquid</w:t>
                        </w:r>
                        <w:r>
                          <w:rPr>
                            <w:rFonts w:ascii="Verdana"/>
                            <w:spacing w:val="-9"/>
                            <w:w w:val="105"/>
                            <w:sz w:val="16"/>
                          </w:rPr>
                          <w:t xml:space="preserve"> </w:t>
                        </w:r>
                        <w:r>
                          <w:rPr>
                            <w:rFonts w:ascii="Verdana"/>
                            <w:w w:val="105"/>
                            <w:sz w:val="16"/>
                          </w:rPr>
                          <w:t>Assets</w:t>
                        </w:r>
                        <w:r>
                          <w:rPr>
                            <w:rFonts w:ascii="Verdana"/>
                            <w:spacing w:val="-8"/>
                            <w:w w:val="105"/>
                            <w:sz w:val="16"/>
                          </w:rPr>
                          <w:t xml:space="preserve"> </w:t>
                        </w:r>
                        <w:r>
                          <w:rPr>
                            <w:rFonts w:ascii="Verdana"/>
                            <w:w w:val="105"/>
                            <w:sz w:val="16"/>
                          </w:rPr>
                          <w:t>invested</w:t>
                        </w:r>
                        <w:r>
                          <w:rPr>
                            <w:rFonts w:ascii="Verdana"/>
                            <w:spacing w:val="-8"/>
                            <w:w w:val="105"/>
                            <w:sz w:val="16"/>
                          </w:rPr>
                          <w:t xml:space="preserve"> </w:t>
                        </w:r>
                        <w:r>
                          <w:rPr>
                            <w:rFonts w:ascii="Verdana"/>
                            <w:w w:val="105"/>
                            <w:sz w:val="16"/>
                          </w:rPr>
                          <w:t>in</w:t>
                        </w:r>
                        <w:r>
                          <w:rPr>
                            <w:rFonts w:ascii="Verdana"/>
                            <w:spacing w:val="-8"/>
                            <w:w w:val="105"/>
                            <w:sz w:val="16"/>
                          </w:rPr>
                          <w:t xml:space="preserve"> </w:t>
                        </w:r>
                        <w:r>
                          <w:rPr>
                            <w:rFonts w:ascii="Verdana"/>
                            <w:w w:val="105"/>
                            <w:sz w:val="16"/>
                          </w:rPr>
                          <w:t>Stock</w:t>
                        </w:r>
                        <w:r>
                          <w:rPr>
                            <w:rFonts w:ascii="Verdana"/>
                            <w:spacing w:val="-8"/>
                            <w:w w:val="105"/>
                            <w:sz w:val="16"/>
                          </w:rPr>
                          <w:t xml:space="preserve"> </w:t>
                        </w:r>
                        <w:r>
                          <w:rPr>
                            <w:rFonts w:ascii="Verdana"/>
                            <w:w w:val="105"/>
                            <w:sz w:val="16"/>
                          </w:rPr>
                          <w:t>Market</w:t>
                        </w:r>
                      </w:p>
                    </w:txbxContent>
                  </v:textbox>
                  <w10:wrap anchorx="page"/>
                </v:shape>
              </w:pict>
            </mc:Fallback>
          </mc:AlternateContent>
        </w:r>
        <w:r>
          <w:rPr>
            <w:rFonts w:ascii="Verdana"/>
            <w:w w:val="105"/>
            <w:sz w:val="16"/>
          </w:rPr>
          <w:t>12</w:t>
        </w:r>
      </w:ins>
    </w:p>
    <w:p w14:paraId="2F6DC7D0" w14:textId="77777777" w:rsidR="00F140C9" w:rsidRDefault="00F140C9">
      <w:pPr>
        <w:pStyle w:val="BodyText"/>
        <w:spacing w:before="8"/>
        <w:jc w:val="both"/>
        <w:rPr>
          <w:ins w:id="585" w:author="Lujan, Alan" w:date="2021-12-15T10:31:00Z"/>
          <w:rFonts w:ascii="Verdana"/>
          <w:sz w:val="19"/>
        </w:rPr>
        <w:pPrChange w:id="586" w:author="Lujan, Alan" w:date="2021-12-15T10:49:00Z">
          <w:pPr>
            <w:pStyle w:val="BodyText"/>
            <w:spacing w:before="8"/>
          </w:pPr>
        </w:pPrChange>
      </w:pPr>
    </w:p>
    <w:p w14:paraId="2197391A" w14:textId="77777777" w:rsidR="00F140C9" w:rsidRDefault="00F140C9" w:rsidP="00843F4B">
      <w:pPr>
        <w:spacing w:before="66"/>
        <w:ind w:left="1544"/>
        <w:rPr>
          <w:ins w:id="587" w:author="Lujan, Alan" w:date="2021-12-15T10:31:00Z"/>
          <w:rFonts w:ascii="Verdana"/>
          <w:sz w:val="16"/>
        </w:rPr>
      </w:pPr>
      <w:ins w:id="588" w:author="Lujan, Alan" w:date="2021-12-15T10:31:00Z">
        <w:r>
          <w:rPr>
            <w:rFonts w:ascii="Verdana"/>
            <w:w w:val="105"/>
            <w:sz w:val="16"/>
          </w:rPr>
          <w:t>10</w:t>
        </w:r>
      </w:ins>
    </w:p>
    <w:p w14:paraId="4176594F" w14:textId="77777777" w:rsidR="00F140C9" w:rsidRDefault="00F140C9">
      <w:pPr>
        <w:pStyle w:val="BodyText"/>
        <w:spacing w:before="7"/>
        <w:jc w:val="both"/>
        <w:rPr>
          <w:ins w:id="589" w:author="Lujan, Alan" w:date="2021-12-15T10:31:00Z"/>
          <w:rFonts w:ascii="Verdana"/>
          <w:sz w:val="19"/>
        </w:rPr>
        <w:pPrChange w:id="590" w:author="Lujan, Alan" w:date="2021-12-15T10:49:00Z">
          <w:pPr>
            <w:pStyle w:val="BodyText"/>
            <w:spacing w:before="7"/>
          </w:pPr>
        </w:pPrChange>
      </w:pPr>
    </w:p>
    <w:p w14:paraId="744D14BF" w14:textId="77777777" w:rsidR="00F140C9" w:rsidRDefault="00F140C9" w:rsidP="00843F4B">
      <w:pPr>
        <w:spacing w:before="66"/>
        <w:ind w:left="1650"/>
        <w:rPr>
          <w:ins w:id="591" w:author="Lujan, Alan" w:date="2021-12-15T10:31:00Z"/>
          <w:rFonts w:ascii="Verdana"/>
          <w:sz w:val="16"/>
        </w:rPr>
      </w:pPr>
      <w:ins w:id="592" w:author="Lujan, Alan" w:date="2021-12-15T10:31:00Z">
        <w:r>
          <w:rPr>
            <w:rFonts w:ascii="Verdana"/>
            <w:w w:val="104"/>
            <w:sz w:val="16"/>
          </w:rPr>
          <w:t>8</w:t>
        </w:r>
      </w:ins>
    </w:p>
    <w:p w14:paraId="4C21D68D" w14:textId="77777777" w:rsidR="00F140C9" w:rsidRDefault="00F140C9">
      <w:pPr>
        <w:pStyle w:val="BodyText"/>
        <w:spacing w:before="8"/>
        <w:jc w:val="both"/>
        <w:rPr>
          <w:ins w:id="593" w:author="Lujan, Alan" w:date="2021-12-15T10:31:00Z"/>
          <w:rFonts w:ascii="Verdana"/>
          <w:sz w:val="19"/>
        </w:rPr>
        <w:pPrChange w:id="594" w:author="Lujan, Alan" w:date="2021-12-15T10:49:00Z">
          <w:pPr>
            <w:pStyle w:val="BodyText"/>
            <w:spacing w:before="8"/>
          </w:pPr>
        </w:pPrChange>
      </w:pPr>
    </w:p>
    <w:p w14:paraId="4930C01B" w14:textId="77777777" w:rsidR="00F140C9" w:rsidRDefault="00F140C9" w:rsidP="00843F4B">
      <w:pPr>
        <w:spacing w:before="66"/>
        <w:ind w:left="1650"/>
        <w:rPr>
          <w:ins w:id="595" w:author="Lujan, Alan" w:date="2021-12-15T10:31:00Z"/>
          <w:rFonts w:ascii="Verdana"/>
          <w:sz w:val="16"/>
        </w:rPr>
      </w:pPr>
      <w:ins w:id="596" w:author="Lujan, Alan" w:date="2021-12-15T10:31:00Z">
        <w:r>
          <w:rPr>
            <w:rFonts w:ascii="Verdana"/>
            <w:w w:val="104"/>
            <w:sz w:val="16"/>
          </w:rPr>
          <w:t>6</w:t>
        </w:r>
      </w:ins>
    </w:p>
    <w:p w14:paraId="6E46A053" w14:textId="77777777" w:rsidR="00F140C9" w:rsidRDefault="00F140C9">
      <w:pPr>
        <w:pStyle w:val="BodyText"/>
        <w:spacing w:before="7"/>
        <w:jc w:val="both"/>
        <w:rPr>
          <w:ins w:id="597" w:author="Lujan, Alan" w:date="2021-12-15T10:31:00Z"/>
          <w:rFonts w:ascii="Verdana"/>
          <w:sz w:val="19"/>
        </w:rPr>
        <w:pPrChange w:id="598" w:author="Lujan, Alan" w:date="2021-12-15T10:49:00Z">
          <w:pPr>
            <w:pStyle w:val="BodyText"/>
            <w:spacing w:before="7"/>
          </w:pPr>
        </w:pPrChange>
      </w:pPr>
    </w:p>
    <w:p w14:paraId="26818C29" w14:textId="77777777" w:rsidR="00F140C9" w:rsidRDefault="00F140C9" w:rsidP="00843F4B">
      <w:pPr>
        <w:spacing w:before="66"/>
        <w:ind w:left="1650"/>
        <w:rPr>
          <w:ins w:id="599" w:author="Lujan, Alan" w:date="2021-12-15T10:31:00Z"/>
          <w:rFonts w:ascii="Verdana"/>
          <w:sz w:val="16"/>
        </w:rPr>
      </w:pPr>
      <w:ins w:id="600" w:author="Lujan, Alan" w:date="2021-12-15T10:31:00Z">
        <w:r>
          <w:rPr>
            <w:rFonts w:ascii="Verdana"/>
            <w:w w:val="104"/>
            <w:sz w:val="16"/>
          </w:rPr>
          <w:t>4</w:t>
        </w:r>
      </w:ins>
    </w:p>
    <w:p w14:paraId="52EACC0C" w14:textId="77777777" w:rsidR="00F140C9" w:rsidRDefault="00F140C9">
      <w:pPr>
        <w:pStyle w:val="BodyText"/>
        <w:spacing w:before="8"/>
        <w:jc w:val="both"/>
        <w:rPr>
          <w:ins w:id="601" w:author="Lujan, Alan" w:date="2021-12-15T10:31:00Z"/>
          <w:rFonts w:ascii="Verdana"/>
          <w:sz w:val="19"/>
        </w:rPr>
        <w:pPrChange w:id="602" w:author="Lujan, Alan" w:date="2021-12-15T10:49:00Z">
          <w:pPr>
            <w:pStyle w:val="BodyText"/>
            <w:spacing w:before="8"/>
          </w:pPr>
        </w:pPrChange>
      </w:pPr>
    </w:p>
    <w:p w14:paraId="14A2C952" w14:textId="77777777" w:rsidR="00F140C9" w:rsidRDefault="00F140C9" w:rsidP="00843F4B">
      <w:pPr>
        <w:spacing w:before="66"/>
        <w:ind w:left="1650"/>
        <w:rPr>
          <w:ins w:id="603" w:author="Lujan, Alan" w:date="2021-12-15T10:31:00Z"/>
          <w:rFonts w:ascii="Verdana"/>
          <w:sz w:val="16"/>
        </w:rPr>
      </w:pPr>
      <w:ins w:id="604" w:author="Lujan, Alan" w:date="2021-12-15T10:31:00Z">
        <w:r>
          <w:rPr>
            <w:rFonts w:ascii="Verdana"/>
            <w:w w:val="104"/>
            <w:sz w:val="16"/>
          </w:rPr>
          <w:t>2</w:t>
        </w:r>
      </w:ins>
    </w:p>
    <w:p w14:paraId="441203EA" w14:textId="77777777" w:rsidR="00F140C9" w:rsidRDefault="00F140C9">
      <w:pPr>
        <w:pStyle w:val="BodyText"/>
        <w:spacing w:before="8"/>
        <w:jc w:val="both"/>
        <w:rPr>
          <w:ins w:id="605" w:author="Lujan, Alan" w:date="2021-12-15T10:31:00Z"/>
          <w:rFonts w:ascii="Verdana"/>
          <w:sz w:val="19"/>
        </w:rPr>
        <w:pPrChange w:id="606" w:author="Lujan, Alan" w:date="2021-12-15T10:49:00Z">
          <w:pPr>
            <w:pStyle w:val="BodyText"/>
            <w:spacing w:before="8"/>
          </w:pPr>
        </w:pPrChange>
      </w:pPr>
    </w:p>
    <w:p w14:paraId="022CF989" w14:textId="77777777" w:rsidR="00F140C9" w:rsidRDefault="00F140C9" w:rsidP="00843F4B">
      <w:pPr>
        <w:spacing w:before="66"/>
        <w:ind w:left="1650"/>
        <w:rPr>
          <w:ins w:id="607" w:author="Lujan, Alan" w:date="2021-12-15T10:31:00Z"/>
          <w:rFonts w:ascii="Verdana"/>
          <w:sz w:val="16"/>
        </w:rPr>
      </w:pPr>
      <w:ins w:id="608" w:author="Lujan, Alan" w:date="2021-12-15T10:31:00Z">
        <w:r>
          <w:rPr>
            <w:rFonts w:ascii="Verdana"/>
            <w:w w:val="104"/>
            <w:sz w:val="16"/>
          </w:rPr>
          <w:t>0</w:t>
        </w:r>
      </w:ins>
    </w:p>
    <w:p w14:paraId="126DA1DD" w14:textId="77777777" w:rsidR="00F140C9" w:rsidRDefault="00F140C9">
      <w:pPr>
        <w:pStyle w:val="BodyText"/>
        <w:spacing w:before="4"/>
        <w:jc w:val="both"/>
        <w:rPr>
          <w:ins w:id="609" w:author="Lujan, Alan" w:date="2021-12-15T10:31:00Z"/>
          <w:rFonts w:ascii="Verdana"/>
          <w:sz w:val="12"/>
        </w:rPr>
        <w:pPrChange w:id="610" w:author="Lujan, Alan" w:date="2021-12-15T10:49:00Z">
          <w:pPr>
            <w:pStyle w:val="BodyText"/>
            <w:spacing w:before="4"/>
          </w:pPr>
        </w:pPrChange>
      </w:pPr>
    </w:p>
    <w:p w14:paraId="12E74B65" w14:textId="77777777" w:rsidR="00F140C9" w:rsidRDefault="00F140C9" w:rsidP="001C49D2">
      <w:pPr>
        <w:tabs>
          <w:tab w:val="left" w:pos="1825"/>
          <w:tab w:val="left" w:pos="2739"/>
          <w:tab w:val="left" w:pos="3653"/>
          <w:tab w:val="left" w:pos="4567"/>
          <w:tab w:val="left" w:pos="5481"/>
        </w:tabs>
        <w:ind w:left="964"/>
        <w:jc w:val="center"/>
        <w:rPr>
          <w:ins w:id="611" w:author="Lujan, Alan" w:date="2021-12-15T10:31:00Z"/>
          <w:rFonts w:ascii="Verdana"/>
          <w:sz w:val="16"/>
        </w:rPr>
      </w:pPr>
      <w:ins w:id="612" w:author="Lujan, Alan" w:date="2021-12-15T10:31:00Z">
        <w:r>
          <w:rPr>
            <w:rFonts w:ascii="Verdana"/>
            <w:w w:val="105"/>
            <w:sz w:val="16"/>
          </w:rPr>
          <w:t>5</w:t>
        </w:r>
        <w:r>
          <w:rPr>
            <w:rFonts w:ascii="Verdana"/>
            <w:w w:val="105"/>
            <w:sz w:val="16"/>
          </w:rPr>
          <w:tab/>
          <w:t>10</w:t>
        </w:r>
        <w:r>
          <w:rPr>
            <w:rFonts w:ascii="Verdana"/>
            <w:w w:val="105"/>
            <w:sz w:val="16"/>
          </w:rPr>
          <w:tab/>
          <w:t>15</w:t>
        </w:r>
        <w:r>
          <w:rPr>
            <w:rFonts w:ascii="Verdana"/>
            <w:w w:val="105"/>
            <w:sz w:val="16"/>
          </w:rPr>
          <w:tab/>
          <w:t>20</w:t>
        </w:r>
        <w:r>
          <w:rPr>
            <w:rFonts w:ascii="Verdana"/>
            <w:w w:val="105"/>
            <w:sz w:val="16"/>
          </w:rPr>
          <w:tab/>
          <w:t>25</w:t>
        </w:r>
        <w:r>
          <w:rPr>
            <w:rFonts w:ascii="Verdana"/>
            <w:w w:val="105"/>
            <w:sz w:val="16"/>
          </w:rPr>
          <w:tab/>
          <w:t>30</w:t>
        </w:r>
      </w:ins>
    </w:p>
    <w:p w14:paraId="4E441D55" w14:textId="77777777" w:rsidR="00F140C9" w:rsidRDefault="00F140C9" w:rsidP="001C49D2">
      <w:pPr>
        <w:spacing w:before="34"/>
        <w:ind w:left="181"/>
        <w:jc w:val="center"/>
        <w:rPr>
          <w:ins w:id="613" w:author="Lujan, Alan" w:date="2021-12-15T10:31:00Z"/>
          <w:rFonts w:ascii="Verdana"/>
          <w:sz w:val="16"/>
        </w:rPr>
      </w:pPr>
      <w:ins w:id="614" w:author="Lujan, Alan" w:date="2021-12-15T10:31:00Z">
        <w:r>
          <w:rPr>
            <w:rFonts w:ascii="Verdana"/>
            <w:w w:val="105"/>
            <w:sz w:val="16"/>
          </w:rPr>
          <w:t>Household's</w:t>
        </w:r>
        <w:r>
          <w:rPr>
            <w:rFonts w:ascii="Verdana"/>
            <w:spacing w:val="-12"/>
            <w:w w:val="105"/>
            <w:sz w:val="16"/>
          </w:rPr>
          <w:t xml:space="preserve"> </w:t>
        </w:r>
        <w:r>
          <w:rPr>
            <w:rFonts w:ascii="Verdana"/>
            <w:w w:val="105"/>
            <w:sz w:val="16"/>
          </w:rPr>
          <w:t>Expected</w:t>
        </w:r>
        <w:r>
          <w:rPr>
            <w:rFonts w:ascii="Verdana"/>
            <w:spacing w:val="-12"/>
            <w:w w:val="105"/>
            <w:sz w:val="16"/>
          </w:rPr>
          <w:t xml:space="preserve"> </w:t>
        </w:r>
        <w:r>
          <w:rPr>
            <w:rFonts w:ascii="Verdana"/>
            <w:w w:val="105"/>
            <w:sz w:val="16"/>
          </w:rPr>
          <w:t>Total</w:t>
        </w:r>
        <w:r>
          <w:rPr>
            <w:rFonts w:ascii="Verdana"/>
            <w:spacing w:val="-13"/>
            <w:w w:val="105"/>
            <w:sz w:val="16"/>
          </w:rPr>
          <w:t xml:space="preserve"> </w:t>
        </w:r>
        <w:r>
          <w:rPr>
            <w:rFonts w:ascii="Verdana"/>
            <w:w w:val="105"/>
            <w:sz w:val="16"/>
          </w:rPr>
          <w:t>Wealth</w:t>
        </w:r>
      </w:ins>
    </w:p>
    <w:p w14:paraId="26263633" w14:textId="77777777" w:rsidR="00F140C9" w:rsidRDefault="00F140C9">
      <w:pPr>
        <w:pStyle w:val="BodyText"/>
        <w:spacing w:before="5"/>
        <w:jc w:val="both"/>
        <w:rPr>
          <w:ins w:id="615" w:author="Lujan, Alan" w:date="2021-12-15T10:31:00Z"/>
          <w:rFonts w:ascii="Verdana"/>
          <w:sz w:val="22"/>
        </w:rPr>
        <w:pPrChange w:id="616" w:author="Lujan, Alan" w:date="2021-12-15T10:49:00Z">
          <w:pPr>
            <w:pStyle w:val="BodyText"/>
            <w:spacing w:before="5"/>
          </w:pPr>
        </w:pPrChange>
      </w:pPr>
    </w:p>
    <w:p w14:paraId="22FA00B8" w14:textId="77777777" w:rsidR="00F140C9" w:rsidRDefault="00F140C9" w:rsidP="001C49D2">
      <w:pPr>
        <w:jc w:val="center"/>
        <w:rPr>
          <w:ins w:id="617" w:author="Lujan, Alan" w:date="2021-12-15T10:31:00Z"/>
        </w:rPr>
      </w:pPr>
      <w:ins w:id="618" w:author="Lujan, Alan" w:date="2021-12-15T10:31:00Z">
        <w:r>
          <w:rPr>
            <w:b/>
            <w:spacing w:val="-1"/>
          </w:rPr>
          <w:t>Figure</w:t>
        </w:r>
        <w:r>
          <w:rPr>
            <w:b/>
            <w:spacing w:val="-2"/>
          </w:rPr>
          <w:t xml:space="preserve"> </w:t>
        </w:r>
        <w:r>
          <w:rPr>
            <w:b/>
          </w:rPr>
          <w:t>6</w:t>
        </w:r>
        <w:r>
          <w:rPr>
            <w:b/>
            <w:spacing w:val="58"/>
          </w:rPr>
          <w:t xml:space="preserve"> </w:t>
        </w:r>
        <w:bookmarkStart w:id="619" w:name="_bookmark13"/>
        <w:bookmarkEnd w:id="619"/>
        <w:r>
          <w:t>House</w:t>
        </w:r>
        <w:r>
          <w:rPr>
            <w:spacing w:val="-10"/>
          </w:rPr>
          <w:t xml:space="preserve"> </w:t>
        </w:r>
        <w:r>
          <w:t>size</w:t>
        </w:r>
        <w:r>
          <w:rPr>
            <w:spacing w:val="-8"/>
          </w:rPr>
          <w:t xml:space="preserve"> </w:t>
        </w:r>
        <w:r>
          <w:t>crowds</w:t>
        </w:r>
        <w:r>
          <w:rPr>
            <w:spacing w:val="-9"/>
          </w:rPr>
          <w:t xml:space="preserve"> </w:t>
        </w:r>
        <w:r>
          <w:t>out</w:t>
        </w:r>
        <w:r>
          <w:rPr>
            <w:spacing w:val="-9"/>
          </w:rPr>
          <w:t xml:space="preserve"> </w:t>
        </w:r>
        <w:r>
          <w:t>investment</w:t>
        </w:r>
      </w:ins>
    </w:p>
    <w:p w14:paraId="416DDF80" w14:textId="77777777" w:rsidR="00F140C9" w:rsidRPr="00F140C9" w:rsidRDefault="00F140C9" w:rsidP="00843F4B">
      <w:pPr>
        <w:pStyle w:val="BodyText"/>
        <w:spacing w:before="206" w:line="290" w:lineRule="auto"/>
        <w:ind w:left="108" w:right="105"/>
        <w:jc w:val="both"/>
        <w:rPr>
          <w:ins w:id="620" w:author="Lujan, Alan" w:date="2021-12-15T10:30:00Z"/>
          <w:lang w:val="en-GB"/>
          <w:rPrChange w:id="621" w:author="Lujan, Alan" w:date="2021-12-15T10:31:00Z">
            <w:rPr>
              <w:ins w:id="622" w:author="Lujan, Alan" w:date="2021-12-15T10:30:00Z"/>
            </w:rPr>
          </w:rPrChange>
        </w:rPr>
      </w:pPr>
    </w:p>
    <w:p w14:paraId="78470A42" w14:textId="77777777" w:rsidR="00843F4B" w:rsidRDefault="00843F4B" w:rsidP="00843F4B">
      <w:pPr>
        <w:pStyle w:val="BodyText"/>
        <w:rPr>
          <w:ins w:id="623" w:author="Lujan, Alan" w:date="2021-12-15T10:49:00Z"/>
          <w:sz w:val="26"/>
        </w:rPr>
      </w:pPr>
    </w:p>
    <w:p w14:paraId="58617565" w14:textId="179EAC4B" w:rsidR="00843F4B" w:rsidRDefault="00843F4B" w:rsidP="00843F4B">
      <w:pPr>
        <w:spacing w:before="66"/>
        <w:ind w:left="1491"/>
        <w:rPr>
          <w:ins w:id="624" w:author="Lujan, Alan" w:date="2021-12-15T10:49:00Z"/>
          <w:rFonts w:ascii="Verdana"/>
          <w:sz w:val="16"/>
        </w:rPr>
      </w:pPr>
      <w:ins w:id="625" w:author="Lujan, Alan" w:date="2021-12-15T10:49:00Z">
        <w:r>
          <w:rPr>
            <w:rFonts w:ascii="Book Antiqua"/>
            <w:noProof/>
            <w:sz w:val="22"/>
          </w:rPr>
          <mc:AlternateContent>
            <mc:Choice Requires="wpg">
              <w:drawing>
                <wp:anchor distT="0" distB="0" distL="114300" distR="114300" simplePos="0" relativeHeight="251771904" behindDoc="0" locked="0" layoutInCell="1" allowOverlap="1" wp14:anchorId="7217E0F2" wp14:editId="23589025">
                  <wp:simplePos x="0" y="0"/>
                  <wp:positionH relativeFrom="page">
                    <wp:posOffset>2028190</wp:posOffset>
                  </wp:positionH>
                  <wp:positionV relativeFrom="paragraph">
                    <wp:posOffset>-5080</wp:posOffset>
                  </wp:positionV>
                  <wp:extent cx="3585210" cy="2343150"/>
                  <wp:effectExtent l="8890" t="2540" r="6350" b="6985"/>
                  <wp:wrapNone/>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5210" cy="2343150"/>
                            <a:chOff x="3194" y="-8"/>
                            <a:chExt cx="5646" cy="3690"/>
                          </a:xfrm>
                        </wpg:grpSpPr>
                        <wps:wsp>
                          <wps:cNvPr id="321" name="Line 305"/>
                          <wps:cNvCnPr>
                            <a:cxnSpLocks noChangeShapeType="1"/>
                          </wps:cNvCnPr>
                          <wps:spPr bwMode="auto">
                            <a:xfrm>
                              <a:off x="3455" y="3623"/>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22" name="docshape149"/>
                          <wps:cNvSpPr>
                            <a:spLocks/>
                          </wps:cNvSpPr>
                          <wps:spPr bwMode="auto">
                            <a:xfrm>
                              <a:off x="3454" y="3623"/>
                              <a:ext cx="2" cy="59"/>
                            </a:xfrm>
                            <a:custGeom>
                              <a:avLst/>
                              <a:gdLst>
                                <a:gd name="T0" fmla="+- 0 3623 3623"/>
                                <a:gd name="T1" fmla="*/ 3623 h 59"/>
                                <a:gd name="T2" fmla="+- 0 3681 3623"/>
                                <a:gd name="T3" fmla="*/ 3681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Line 307"/>
                          <wps:cNvCnPr>
                            <a:cxnSpLocks noChangeShapeType="1"/>
                          </wps:cNvCnPr>
                          <wps:spPr bwMode="auto">
                            <a:xfrm>
                              <a:off x="3455" y="3623"/>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Line 308"/>
                          <wps:cNvCnPr>
                            <a:cxnSpLocks noChangeShapeType="1"/>
                          </wps:cNvCnPr>
                          <wps:spPr bwMode="auto">
                            <a:xfrm>
                              <a:off x="4309" y="3623"/>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25" name="docshape150"/>
                          <wps:cNvSpPr>
                            <a:spLocks/>
                          </wps:cNvSpPr>
                          <wps:spPr bwMode="auto">
                            <a:xfrm>
                              <a:off x="4308" y="3623"/>
                              <a:ext cx="2" cy="59"/>
                            </a:xfrm>
                            <a:custGeom>
                              <a:avLst/>
                              <a:gdLst>
                                <a:gd name="T0" fmla="+- 0 3623 3623"/>
                                <a:gd name="T1" fmla="*/ 3623 h 59"/>
                                <a:gd name="T2" fmla="+- 0 3681 3623"/>
                                <a:gd name="T3" fmla="*/ 3681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Line 310"/>
                          <wps:cNvCnPr>
                            <a:cxnSpLocks noChangeShapeType="1"/>
                          </wps:cNvCnPr>
                          <wps:spPr bwMode="auto">
                            <a:xfrm>
                              <a:off x="4309" y="3623"/>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Line 311"/>
                          <wps:cNvCnPr>
                            <a:cxnSpLocks noChangeShapeType="1"/>
                          </wps:cNvCnPr>
                          <wps:spPr bwMode="auto">
                            <a:xfrm>
                              <a:off x="5163" y="3623"/>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28" name="docshape151"/>
                          <wps:cNvSpPr>
                            <a:spLocks/>
                          </wps:cNvSpPr>
                          <wps:spPr bwMode="auto">
                            <a:xfrm>
                              <a:off x="5162" y="3623"/>
                              <a:ext cx="2" cy="59"/>
                            </a:xfrm>
                            <a:custGeom>
                              <a:avLst/>
                              <a:gdLst>
                                <a:gd name="T0" fmla="+- 0 3623 3623"/>
                                <a:gd name="T1" fmla="*/ 3623 h 59"/>
                                <a:gd name="T2" fmla="+- 0 3681 3623"/>
                                <a:gd name="T3" fmla="*/ 3681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Line 313"/>
                          <wps:cNvCnPr>
                            <a:cxnSpLocks noChangeShapeType="1"/>
                          </wps:cNvCnPr>
                          <wps:spPr bwMode="auto">
                            <a:xfrm>
                              <a:off x="5163" y="3623"/>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Line 314"/>
                          <wps:cNvCnPr>
                            <a:cxnSpLocks noChangeShapeType="1"/>
                          </wps:cNvCnPr>
                          <wps:spPr bwMode="auto">
                            <a:xfrm>
                              <a:off x="6017" y="3623"/>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31" name="docshape152"/>
                          <wps:cNvSpPr>
                            <a:spLocks/>
                          </wps:cNvSpPr>
                          <wps:spPr bwMode="auto">
                            <a:xfrm>
                              <a:off x="6017" y="3623"/>
                              <a:ext cx="2" cy="59"/>
                            </a:xfrm>
                            <a:custGeom>
                              <a:avLst/>
                              <a:gdLst>
                                <a:gd name="T0" fmla="+- 0 3623 3623"/>
                                <a:gd name="T1" fmla="*/ 3623 h 59"/>
                                <a:gd name="T2" fmla="+- 0 3681 3623"/>
                                <a:gd name="T3" fmla="*/ 3681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Line 316"/>
                          <wps:cNvCnPr>
                            <a:cxnSpLocks noChangeShapeType="1"/>
                          </wps:cNvCnPr>
                          <wps:spPr bwMode="auto">
                            <a:xfrm>
                              <a:off x="6017" y="3623"/>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Line 317"/>
                          <wps:cNvCnPr>
                            <a:cxnSpLocks noChangeShapeType="1"/>
                          </wps:cNvCnPr>
                          <wps:spPr bwMode="auto">
                            <a:xfrm>
                              <a:off x="6871" y="3623"/>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34" name="docshape153"/>
                          <wps:cNvSpPr>
                            <a:spLocks/>
                          </wps:cNvSpPr>
                          <wps:spPr bwMode="auto">
                            <a:xfrm>
                              <a:off x="6871" y="3623"/>
                              <a:ext cx="2" cy="59"/>
                            </a:xfrm>
                            <a:custGeom>
                              <a:avLst/>
                              <a:gdLst>
                                <a:gd name="T0" fmla="+- 0 3623 3623"/>
                                <a:gd name="T1" fmla="*/ 3623 h 59"/>
                                <a:gd name="T2" fmla="+- 0 3681 3623"/>
                                <a:gd name="T3" fmla="*/ 3681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Line 319"/>
                          <wps:cNvCnPr>
                            <a:cxnSpLocks noChangeShapeType="1"/>
                          </wps:cNvCnPr>
                          <wps:spPr bwMode="auto">
                            <a:xfrm>
                              <a:off x="6871" y="3623"/>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320"/>
                          <wps:cNvCnPr>
                            <a:cxnSpLocks noChangeShapeType="1"/>
                          </wps:cNvCnPr>
                          <wps:spPr bwMode="auto">
                            <a:xfrm>
                              <a:off x="7725" y="3623"/>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37" name="docshape154"/>
                          <wps:cNvSpPr>
                            <a:spLocks/>
                          </wps:cNvSpPr>
                          <wps:spPr bwMode="auto">
                            <a:xfrm>
                              <a:off x="7725" y="3623"/>
                              <a:ext cx="2" cy="59"/>
                            </a:xfrm>
                            <a:custGeom>
                              <a:avLst/>
                              <a:gdLst>
                                <a:gd name="T0" fmla="+- 0 3623 3623"/>
                                <a:gd name="T1" fmla="*/ 3623 h 59"/>
                                <a:gd name="T2" fmla="+- 0 3681 3623"/>
                                <a:gd name="T3" fmla="*/ 3681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Line 322"/>
                          <wps:cNvCnPr>
                            <a:cxnSpLocks noChangeShapeType="1"/>
                          </wps:cNvCnPr>
                          <wps:spPr bwMode="auto">
                            <a:xfrm>
                              <a:off x="7725" y="3623"/>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323"/>
                          <wps:cNvCnPr>
                            <a:cxnSpLocks noChangeShapeType="1"/>
                          </wps:cNvCnPr>
                          <wps:spPr bwMode="auto">
                            <a:xfrm>
                              <a:off x="8579" y="3623"/>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40" name="docshape155"/>
                          <wps:cNvSpPr>
                            <a:spLocks/>
                          </wps:cNvSpPr>
                          <wps:spPr bwMode="auto">
                            <a:xfrm>
                              <a:off x="8579" y="3623"/>
                              <a:ext cx="2" cy="59"/>
                            </a:xfrm>
                            <a:custGeom>
                              <a:avLst/>
                              <a:gdLst>
                                <a:gd name="T0" fmla="+- 0 3623 3623"/>
                                <a:gd name="T1" fmla="*/ 3623 h 59"/>
                                <a:gd name="T2" fmla="+- 0 3681 3623"/>
                                <a:gd name="T3" fmla="*/ 3681 h 59"/>
                              </a:gdLst>
                              <a:ahLst/>
                              <a:cxnLst>
                                <a:cxn ang="0">
                                  <a:pos x="0" y="T1"/>
                                </a:cxn>
                                <a:cxn ang="0">
                                  <a:pos x="0" y="T3"/>
                                </a:cxn>
                              </a:cxnLst>
                              <a:rect l="0" t="0" r="r" b="b"/>
                              <a:pathLst>
                                <a:path h="59">
                                  <a:moveTo>
                                    <a:pt x="0" y="0"/>
                                  </a:moveTo>
                                  <a:lnTo>
                                    <a:pt x="0" y="5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Line 325"/>
                          <wps:cNvCnPr>
                            <a:cxnSpLocks noChangeShapeType="1"/>
                          </wps:cNvCnPr>
                          <wps:spPr bwMode="auto">
                            <a:xfrm>
                              <a:off x="8579" y="3623"/>
                              <a:ext cx="0" cy="58"/>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Line 326"/>
                          <wps:cNvCnPr>
                            <a:cxnSpLocks noChangeShapeType="1"/>
                          </wps:cNvCnPr>
                          <wps:spPr bwMode="auto">
                            <a:xfrm>
                              <a:off x="3253" y="358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43" name="docshape156"/>
                          <wps:cNvSpPr>
                            <a:spLocks/>
                          </wps:cNvSpPr>
                          <wps:spPr bwMode="auto">
                            <a:xfrm>
                              <a:off x="3194" y="358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Line 328"/>
                          <wps:cNvCnPr>
                            <a:cxnSpLocks noChangeShapeType="1"/>
                          </wps:cNvCnPr>
                          <wps:spPr bwMode="auto">
                            <a:xfrm>
                              <a:off x="3253" y="358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Line 329"/>
                          <wps:cNvCnPr>
                            <a:cxnSpLocks noChangeShapeType="1"/>
                          </wps:cNvCnPr>
                          <wps:spPr bwMode="auto">
                            <a:xfrm>
                              <a:off x="3253" y="301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46" name="docshape157"/>
                          <wps:cNvSpPr>
                            <a:spLocks/>
                          </wps:cNvSpPr>
                          <wps:spPr bwMode="auto">
                            <a:xfrm>
                              <a:off x="3194" y="301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Line 331"/>
                          <wps:cNvCnPr>
                            <a:cxnSpLocks noChangeShapeType="1"/>
                          </wps:cNvCnPr>
                          <wps:spPr bwMode="auto">
                            <a:xfrm>
                              <a:off x="3253" y="301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 name="Line 332"/>
                          <wps:cNvCnPr>
                            <a:cxnSpLocks noChangeShapeType="1"/>
                          </wps:cNvCnPr>
                          <wps:spPr bwMode="auto">
                            <a:xfrm>
                              <a:off x="3253" y="244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49" name="docshape158"/>
                          <wps:cNvSpPr>
                            <a:spLocks/>
                          </wps:cNvSpPr>
                          <wps:spPr bwMode="auto">
                            <a:xfrm>
                              <a:off x="3194" y="244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Line 334"/>
                          <wps:cNvCnPr>
                            <a:cxnSpLocks noChangeShapeType="1"/>
                          </wps:cNvCnPr>
                          <wps:spPr bwMode="auto">
                            <a:xfrm>
                              <a:off x="3253" y="244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Line 335"/>
                          <wps:cNvCnPr>
                            <a:cxnSpLocks noChangeShapeType="1"/>
                          </wps:cNvCnPr>
                          <wps:spPr bwMode="auto">
                            <a:xfrm>
                              <a:off x="3253" y="187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52" name="docshape159"/>
                          <wps:cNvSpPr>
                            <a:spLocks/>
                          </wps:cNvSpPr>
                          <wps:spPr bwMode="auto">
                            <a:xfrm>
                              <a:off x="3194" y="187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Line 337"/>
                          <wps:cNvCnPr>
                            <a:cxnSpLocks noChangeShapeType="1"/>
                          </wps:cNvCnPr>
                          <wps:spPr bwMode="auto">
                            <a:xfrm>
                              <a:off x="3253" y="187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Line 338"/>
                          <wps:cNvCnPr>
                            <a:cxnSpLocks noChangeShapeType="1"/>
                          </wps:cNvCnPr>
                          <wps:spPr bwMode="auto">
                            <a:xfrm>
                              <a:off x="3253" y="130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55" name="docshape160"/>
                          <wps:cNvSpPr>
                            <a:spLocks/>
                          </wps:cNvSpPr>
                          <wps:spPr bwMode="auto">
                            <a:xfrm>
                              <a:off x="3194" y="130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Line 340"/>
                          <wps:cNvCnPr>
                            <a:cxnSpLocks noChangeShapeType="1"/>
                          </wps:cNvCnPr>
                          <wps:spPr bwMode="auto">
                            <a:xfrm>
                              <a:off x="3253" y="130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 name="Line 341"/>
                          <wps:cNvCnPr>
                            <a:cxnSpLocks noChangeShapeType="1"/>
                          </wps:cNvCnPr>
                          <wps:spPr bwMode="auto">
                            <a:xfrm>
                              <a:off x="3253" y="734"/>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58" name="docshape161"/>
                          <wps:cNvSpPr>
                            <a:spLocks/>
                          </wps:cNvSpPr>
                          <wps:spPr bwMode="auto">
                            <a:xfrm>
                              <a:off x="3194" y="73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Line 343"/>
                          <wps:cNvCnPr>
                            <a:cxnSpLocks noChangeShapeType="1"/>
                          </wps:cNvCnPr>
                          <wps:spPr bwMode="auto">
                            <a:xfrm>
                              <a:off x="3253" y="734"/>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Line 344"/>
                          <wps:cNvCnPr>
                            <a:cxnSpLocks noChangeShapeType="1"/>
                          </wps:cNvCnPr>
                          <wps:spPr bwMode="auto">
                            <a:xfrm>
                              <a:off x="3253" y="164"/>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61" name="docshape162"/>
                          <wps:cNvSpPr>
                            <a:spLocks/>
                          </wps:cNvSpPr>
                          <wps:spPr bwMode="auto">
                            <a:xfrm>
                              <a:off x="3194" y="16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Line 346"/>
                          <wps:cNvCnPr>
                            <a:cxnSpLocks noChangeShapeType="1"/>
                          </wps:cNvCnPr>
                          <wps:spPr bwMode="auto">
                            <a:xfrm>
                              <a:off x="3253" y="164"/>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docshape163"/>
                          <wps:cNvSpPr>
                            <a:spLocks/>
                          </wps:cNvSpPr>
                          <wps:spPr bwMode="auto">
                            <a:xfrm>
                              <a:off x="3506" y="163"/>
                              <a:ext cx="5073" cy="2992"/>
                            </a:xfrm>
                            <a:custGeom>
                              <a:avLst/>
                              <a:gdLst>
                                <a:gd name="T0" fmla="+- 0 3506 3506"/>
                                <a:gd name="T1" fmla="*/ T0 w 5073"/>
                                <a:gd name="T2" fmla="+- 0 164 164"/>
                                <a:gd name="T3" fmla="*/ 164 h 2992"/>
                                <a:gd name="T4" fmla="+- 0 3506 3506"/>
                                <a:gd name="T5" fmla="*/ T4 w 5073"/>
                                <a:gd name="T6" fmla="+- 0 164 164"/>
                                <a:gd name="T7" fmla="*/ 164 h 2992"/>
                                <a:gd name="T8" fmla="+- 0 4231 3506"/>
                                <a:gd name="T9" fmla="*/ T8 w 5073"/>
                                <a:gd name="T10" fmla="+- 0 164 164"/>
                                <a:gd name="T11" fmla="*/ 164 h 2992"/>
                                <a:gd name="T12" fmla="+- 0 4283 3506"/>
                                <a:gd name="T13" fmla="*/ T12 w 5073"/>
                                <a:gd name="T14" fmla="+- 0 164 164"/>
                                <a:gd name="T15" fmla="*/ 164 h 2992"/>
                                <a:gd name="T16" fmla="+- 0 4335 3506"/>
                                <a:gd name="T17" fmla="*/ T16 w 5073"/>
                                <a:gd name="T18" fmla="+- 0 398 164"/>
                                <a:gd name="T19" fmla="*/ 398 h 2992"/>
                                <a:gd name="T20" fmla="+- 0 4386 3506"/>
                                <a:gd name="T21" fmla="*/ T20 w 5073"/>
                                <a:gd name="T22" fmla="+- 0 607 164"/>
                                <a:gd name="T23" fmla="*/ 607 h 2992"/>
                                <a:gd name="T24" fmla="+- 0 4438 3506"/>
                                <a:gd name="T25" fmla="*/ T24 w 5073"/>
                                <a:gd name="T26" fmla="+- 0 792 164"/>
                                <a:gd name="T27" fmla="*/ 792 h 2992"/>
                                <a:gd name="T28" fmla="+- 0 4490 3506"/>
                                <a:gd name="T29" fmla="*/ T28 w 5073"/>
                                <a:gd name="T30" fmla="+- 0 956 164"/>
                                <a:gd name="T31" fmla="*/ 956 h 2992"/>
                                <a:gd name="T32" fmla="+- 0 4542 3506"/>
                                <a:gd name="T33" fmla="*/ T32 w 5073"/>
                                <a:gd name="T34" fmla="+- 0 1103 164"/>
                                <a:gd name="T35" fmla="*/ 1103 h 2992"/>
                                <a:gd name="T36" fmla="+- 0 4594 3506"/>
                                <a:gd name="T37" fmla="*/ T36 w 5073"/>
                                <a:gd name="T38" fmla="+- 0 1234 164"/>
                                <a:gd name="T39" fmla="*/ 1234 h 2992"/>
                                <a:gd name="T40" fmla="+- 0 4645 3506"/>
                                <a:gd name="T41" fmla="*/ T40 w 5073"/>
                                <a:gd name="T42" fmla="+- 0 1353 164"/>
                                <a:gd name="T43" fmla="*/ 1353 h 2992"/>
                                <a:gd name="T44" fmla="+- 0 4697 3506"/>
                                <a:gd name="T45" fmla="*/ T44 w 5073"/>
                                <a:gd name="T46" fmla="+- 0 1461 164"/>
                                <a:gd name="T47" fmla="*/ 1461 h 2992"/>
                                <a:gd name="T48" fmla="+- 0 4749 3506"/>
                                <a:gd name="T49" fmla="*/ T48 w 5073"/>
                                <a:gd name="T50" fmla="+- 0 1560 164"/>
                                <a:gd name="T51" fmla="*/ 1560 h 2992"/>
                                <a:gd name="T52" fmla="+- 0 4801 3506"/>
                                <a:gd name="T53" fmla="*/ T52 w 5073"/>
                                <a:gd name="T54" fmla="+- 0 1650 164"/>
                                <a:gd name="T55" fmla="*/ 1650 h 2992"/>
                                <a:gd name="T56" fmla="+- 0 4852 3506"/>
                                <a:gd name="T57" fmla="*/ T56 w 5073"/>
                                <a:gd name="T58" fmla="+- 0 1732 164"/>
                                <a:gd name="T59" fmla="*/ 1732 h 2992"/>
                                <a:gd name="T60" fmla="+- 0 4904 3506"/>
                                <a:gd name="T61" fmla="*/ T60 w 5073"/>
                                <a:gd name="T62" fmla="+- 0 1809 164"/>
                                <a:gd name="T63" fmla="*/ 1809 h 2992"/>
                                <a:gd name="T64" fmla="+- 0 4956 3506"/>
                                <a:gd name="T65" fmla="*/ T64 w 5073"/>
                                <a:gd name="T66" fmla="+- 0 1879 164"/>
                                <a:gd name="T67" fmla="*/ 1879 h 2992"/>
                                <a:gd name="T68" fmla="+- 0 5008 3506"/>
                                <a:gd name="T69" fmla="*/ T68 w 5073"/>
                                <a:gd name="T70" fmla="+- 0 1945 164"/>
                                <a:gd name="T71" fmla="*/ 1945 h 2992"/>
                                <a:gd name="T72" fmla="+- 0 5059 3506"/>
                                <a:gd name="T73" fmla="*/ T72 w 5073"/>
                                <a:gd name="T74" fmla="+- 0 2006 164"/>
                                <a:gd name="T75" fmla="*/ 2006 h 2992"/>
                                <a:gd name="T76" fmla="+- 0 5111 3506"/>
                                <a:gd name="T77" fmla="*/ T76 w 5073"/>
                                <a:gd name="T78" fmla="+- 0 2063 164"/>
                                <a:gd name="T79" fmla="*/ 2063 h 2992"/>
                                <a:gd name="T80" fmla="+- 0 5163 3506"/>
                                <a:gd name="T81" fmla="*/ T80 w 5073"/>
                                <a:gd name="T82" fmla="+- 0 2115 164"/>
                                <a:gd name="T83" fmla="*/ 2115 h 2992"/>
                                <a:gd name="T84" fmla="+- 0 5215 3506"/>
                                <a:gd name="T85" fmla="*/ T84 w 5073"/>
                                <a:gd name="T86" fmla="+- 0 2165 164"/>
                                <a:gd name="T87" fmla="*/ 2165 h 2992"/>
                                <a:gd name="T88" fmla="+- 0 5266 3506"/>
                                <a:gd name="T89" fmla="*/ T88 w 5073"/>
                                <a:gd name="T90" fmla="+- 0 2211 164"/>
                                <a:gd name="T91" fmla="*/ 2211 h 2992"/>
                                <a:gd name="T92" fmla="+- 0 5318 3506"/>
                                <a:gd name="T93" fmla="*/ T92 w 5073"/>
                                <a:gd name="T94" fmla="+- 0 2255 164"/>
                                <a:gd name="T95" fmla="*/ 2255 h 2992"/>
                                <a:gd name="T96" fmla="+- 0 5370 3506"/>
                                <a:gd name="T97" fmla="*/ T96 w 5073"/>
                                <a:gd name="T98" fmla="+- 0 2297 164"/>
                                <a:gd name="T99" fmla="*/ 2297 h 2992"/>
                                <a:gd name="T100" fmla="+- 0 5422 3506"/>
                                <a:gd name="T101" fmla="*/ T100 w 5073"/>
                                <a:gd name="T102" fmla="+- 0 2335 164"/>
                                <a:gd name="T103" fmla="*/ 2335 h 2992"/>
                                <a:gd name="T104" fmla="+- 0 5474 3506"/>
                                <a:gd name="T105" fmla="*/ T104 w 5073"/>
                                <a:gd name="T106" fmla="+- 0 2372 164"/>
                                <a:gd name="T107" fmla="*/ 2372 h 2992"/>
                                <a:gd name="T108" fmla="+- 0 5525 3506"/>
                                <a:gd name="T109" fmla="*/ T108 w 5073"/>
                                <a:gd name="T110" fmla="+- 0 2406 164"/>
                                <a:gd name="T111" fmla="*/ 2406 h 2992"/>
                                <a:gd name="T112" fmla="+- 0 5577 3506"/>
                                <a:gd name="T113" fmla="*/ T112 w 5073"/>
                                <a:gd name="T114" fmla="+- 0 2439 164"/>
                                <a:gd name="T115" fmla="*/ 2439 h 2992"/>
                                <a:gd name="T116" fmla="+- 0 5629 3506"/>
                                <a:gd name="T117" fmla="*/ T116 w 5073"/>
                                <a:gd name="T118" fmla="+- 0 2471 164"/>
                                <a:gd name="T119" fmla="*/ 2471 h 2992"/>
                                <a:gd name="T120" fmla="+- 0 5732 3506"/>
                                <a:gd name="T121" fmla="*/ T120 w 5073"/>
                                <a:gd name="T122" fmla="+- 0 2529 164"/>
                                <a:gd name="T123" fmla="*/ 2529 h 2992"/>
                                <a:gd name="T124" fmla="+- 0 5836 3506"/>
                                <a:gd name="T125" fmla="*/ T124 w 5073"/>
                                <a:gd name="T126" fmla="+- 0 2581 164"/>
                                <a:gd name="T127" fmla="*/ 2581 h 2992"/>
                                <a:gd name="T128" fmla="+- 0 5939 3506"/>
                                <a:gd name="T129" fmla="*/ T128 w 5073"/>
                                <a:gd name="T130" fmla="+- 0 2628 164"/>
                                <a:gd name="T131" fmla="*/ 2628 h 2992"/>
                                <a:gd name="T132" fmla="+- 0 6043 3506"/>
                                <a:gd name="T133" fmla="*/ T132 w 5073"/>
                                <a:gd name="T134" fmla="+- 0 2671 164"/>
                                <a:gd name="T135" fmla="*/ 2671 h 2992"/>
                                <a:gd name="T136" fmla="+- 0 6146 3506"/>
                                <a:gd name="T137" fmla="*/ T136 w 5073"/>
                                <a:gd name="T138" fmla="+- 0 2711 164"/>
                                <a:gd name="T139" fmla="*/ 2711 h 2992"/>
                                <a:gd name="T140" fmla="+- 0 6250 3506"/>
                                <a:gd name="T141" fmla="*/ T140 w 5073"/>
                                <a:gd name="T142" fmla="+- 0 2748 164"/>
                                <a:gd name="T143" fmla="*/ 2748 h 2992"/>
                                <a:gd name="T144" fmla="+- 0 6354 3506"/>
                                <a:gd name="T145" fmla="*/ T144 w 5073"/>
                                <a:gd name="T146" fmla="+- 0 2782 164"/>
                                <a:gd name="T147" fmla="*/ 2782 h 2992"/>
                                <a:gd name="T148" fmla="+- 0 6457 3506"/>
                                <a:gd name="T149" fmla="*/ T148 w 5073"/>
                                <a:gd name="T150" fmla="+- 0 2814 164"/>
                                <a:gd name="T151" fmla="*/ 2814 h 2992"/>
                                <a:gd name="T152" fmla="+- 0 6561 3506"/>
                                <a:gd name="T153" fmla="*/ T152 w 5073"/>
                                <a:gd name="T154" fmla="+- 0 2842 164"/>
                                <a:gd name="T155" fmla="*/ 2842 h 2992"/>
                                <a:gd name="T156" fmla="+- 0 6664 3506"/>
                                <a:gd name="T157" fmla="*/ T156 w 5073"/>
                                <a:gd name="T158" fmla="+- 0 2869 164"/>
                                <a:gd name="T159" fmla="*/ 2869 h 2992"/>
                                <a:gd name="T160" fmla="+- 0 6768 3506"/>
                                <a:gd name="T161" fmla="*/ T160 w 5073"/>
                                <a:gd name="T162" fmla="+- 0 2894 164"/>
                                <a:gd name="T163" fmla="*/ 2894 h 2992"/>
                                <a:gd name="T164" fmla="+- 0 6871 3506"/>
                                <a:gd name="T165" fmla="*/ T164 w 5073"/>
                                <a:gd name="T166" fmla="+- 0 2918 164"/>
                                <a:gd name="T167" fmla="*/ 2918 h 2992"/>
                                <a:gd name="T168" fmla="+- 0 6975 3506"/>
                                <a:gd name="T169" fmla="*/ T168 w 5073"/>
                                <a:gd name="T170" fmla="+- 0 2939 164"/>
                                <a:gd name="T171" fmla="*/ 2939 h 2992"/>
                                <a:gd name="T172" fmla="+- 0 7078 3506"/>
                                <a:gd name="T173" fmla="*/ T172 w 5073"/>
                                <a:gd name="T174" fmla="+- 0 2960 164"/>
                                <a:gd name="T175" fmla="*/ 2960 h 2992"/>
                                <a:gd name="T176" fmla="+- 0 7182 3506"/>
                                <a:gd name="T177" fmla="*/ T176 w 5073"/>
                                <a:gd name="T178" fmla="+- 0 2979 164"/>
                                <a:gd name="T179" fmla="*/ 2979 h 2992"/>
                                <a:gd name="T180" fmla="+- 0 7285 3506"/>
                                <a:gd name="T181" fmla="*/ T180 w 5073"/>
                                <a:gd name="T182" fmla="+- 0 2997 164"/>
                                <a:gd name="T183" fmla="*/ 2997 h 2992"/>
                                <a:gd name="T184" fmla="+- 0 7389 3506"/>
                                <a:gd name="T185" fmla="*/ T184 w 5073"/>
                                <a:gd name="T186" fmla="+- 0 3014 164"/>
                                <a:gd name="T187" fmla="*/ 3014 h 2992"/>
                                <a:gd name="T188" fmla="+- 0 7492 3506"/>
                                <a:gd name="T189" fmla="*/ T188 w 5073"/>
                                <a:gd name="T190" fmla="+- 0 3030 164"/>
                                <a:gd name="T191" fmla="*/ 3030 h 2992"/>
                                <a:gd name="T192" fmla="+- 0 7596 3506"/>
                                <a:gd name="T193" fmla="*/ T192 w 5073"/>
                                <a:gd name="T194" fmla="+- 0 3045 164"/>
                                <a:gd name="T195" fmla="*/ 3045 h 2992"/>
                                <a:gd name="T196" fmla="+- 0 7699 3506"/>
                                <a:gd name="T197" fmla="*/ T196 w 5073"/>
                                <a:gd name="T198" fmla="+- 0 3060 164"/>
                                <a:gd name="T199" fmla="*/ 3060 h 2992"/>
                                <a:gd name="T200" fmla="+- 0 7803 3506"/>
                                <a:gd name="T201" fmla="*/ T200 w 5073"/>
                                <a:gd name="T202" fmla="+- 0 3073 164"/>
                                <a:gd name="T203" fmla="*/ 3073 h 2992"/>
                                <a:gd name="T204" fmla="+- 0 7906 3506"/>
                                <a:gd name="T205" fmla="*/ T204 w 5073"/>
                                <a:gd name="T206" fmla="+- 0 3086 164"/>
                                <a:gd name="T207" fmla="*/ 3086 h 2992"/>
                                <a:gd name="T208" fmla="+- 0 8010 3506"/>
                                <a:gd name="T209" fmla="*/ T208 w 5073"/>
                                <a:gd name="T210" fmla="+- 0 3098 164"/>
                                <a:gd name="T211" fmla="*/ 3098 h 2992"/>
                                <a:gd name="T212" fmla="+- 0 8114 3506"/>
                                <a:gd name="T213" fmla="*/ T212 w 5073"/>
                                <a:gd name="T214" fmla="+- 0 3110 164"/>
                                <a:gd name="T215" fmla="*/ 3110 h 2992"/>
                                <a:gd name="T216" fmla="+- 0 8217 3506"/>
                                <a:gd name="T217" fmla="*/ T216 w 5073"/>
                                <a:gd name="T218" fmla="+- 0 3121 164"/>
                                <a:gd name="T219" fmla="*/ 3121 h 2992"/>
                                <a:gd name="T220" fmla="+- 0 8321 3506"/>
                                <a:gd name="T221" fmla="*/ T220 w 5073"/>
                                <a:gd name="T222" fmla="+- 0 3131 164"/>
                                <a:gd name="T223" fmla="*/ 3131 h 2992"/>
                                <a:gd name="T224" fmla="+- 0 8424 3506"/>
                                <a:gd name="T225" fmla="*/ T224 w 5073"/>
                                <a:gd name="T226" fmla="+- 0 3141 164"/>
                                <a:gd name="T227" fmla="*/ 3141 h 2992"/>
                                <a:gd name="T228" fmla="+- 0 8528 3506"/>
                                <a:gd name="T229" fmla="*/ T228 w 5073"/>
                                <a:gd name="T230" fmla="+- 0 3150 164"/>
                                <a:gd name="T231" fmla="*/ 3150 h 2992"/>
                                <a:gd name="T232" fmla="+- 0 8579 3506"/>
                                <a:gd name="T233" fmla="*/ T232 w 5073"/>
                                <a:gd name="T234" fmla="+- 0 3155 164"/>
                                <a:gd name="T235" fmla="*/ 3155 h 2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073" h="2992">
                                  <a:moveTo>
                                    <a:pt x="0" y="0"/>
                                  </a:moveTo>
                                  <a:lnTo>
                                    <a:pt x="0" y="0"/>
                                  </a:lnTo>
                                  <a:lnTo>
                                    <a:pt x="725" y="0"/>
                                  </a:lnTo>
                                  <a:lnTo>
                                    <a:pt x="777" y="0"/>
                                  </a:lnTo>
                                  <a:lnTo>
                                    <a:pt x="829" y="234"/>
                                  </a:lnTo>
                                  <a:lnTo>
                                    <a:pt x="880" y="443"/>
                                  </a:lnTo>
                                  <a:lnTo>
                                    <a:pt x="932" y="628"/>
                                  </a:lnTo>
                                  <a:lnTo>
                                    <a:pt x="984" y="792"/>
                                  </a:lnTo>
                                  <a:lnTo>
                                    <a:pt x="1036" y="939"/>
                                  </a:lnTo>
                                  <a:lnTo>
                                    <a:pt x="1088" y="1070"/>
                                  </a:lnTo>
                                  <a:lnTo>
                                    <a:pt x="1139" y="1189"/>
                                  </a:lnTo>
                                  <a:lnTo>
                                    <a:pt x="1191" y="1297"/>
                                  </a:lnTo>
                                  <a:lnTo>
                                    <a:pt x="1243" y="1396"/>
                                  </a:lnTo>
                                  <a:lnTo>
                                    <a:pt x="1295" y="1486"/>
                                  </a:lnTo>
                                  <a:lnTo>
                                    <a:pt x="1346" y="1568"/>
                                  </a:lnTo>
                                  <a:lnTo>
                                    <a:pt x="1398" y="1645"/>
                                  </a:lnTo>
                                  <a:lnTo>
                                    <a:pt x="1450" y="1715"/>
                                  </a:lnTo>
                                  <a:lnTo>
                                    <a:pt x="1502" y="1781"/>
                                  </a:lnTo>
                                  <a:lnTo>
                                    <a:pt x="1553" y="1842"/>
                                  </a:lnTo>
                                  <a:lnTo>
                                    <a:pt x="1605" y="1899"/>
                                  </a:lnTo>
                                  <a:lnTo>
                                    <a:pt x="1657" y="1951"/>
                                  </a:lnTo>
                                  <a:lnTo>
                                    <a:pt x="1709" y="2001"/>
                                  </a:lnTo>
                                  <a:lnTo>
                                    <a:pt x="1760" y="2047"/>
                                  </a:lnTo>
                                  <a:lnTo>
                                    <a:pt x="1812" y="2091"/>
                                  </a:lnTo>
                                  <a:lnTo>
                                    <a:pt x="1864" y="2133"/>
                                  </a:lnTo>
                                  <a:lnTo>
                                    <a:pt x="1916" y="2171"/>
                                  </a:lnTo>
                                  <a:lnTo>
                                    <a:pt x="1968" y="2208"/>
                                  </a:lnTo>
                                  <a:lnTo>
                                    <a:pt x="2019" y="2242"/>
                                  </a:lnTo>
                                  <a:lnTo>
                                    <a:pt x="2071" y="2275"/>
                                  </a:lnTo>
                                  <a:lnTo>
                                    <a:pt x="2123" y="2307"/>
                                  </a:lnTo>
                                  <a:lnTo>
                                    <a:pt x="2226" y="2365"/>
                                  </a:lnTo>
                                  <a:lnTo>
                                    <a:pt x="2330" y="2417"/>
                                  </a:lnTo>
                                  <a:lnTo>
                                    <a:pt x="2433" y="2464"/>
                                  </a:lnTo>
                                  <a:lnTo>
                                    <a:pt x="2537" y="2507"/>
                                  </a:lnTo>
                                  <a:lnTo>
                                    <a:pt x="2640" y="2547"/>
                                  </a:lnTo>
                                  <a:lnTo>
                                    <a:pt x="2744" y="2584"/>
                                  </a:lnTo>
                                  <a:lnTo>
                                    <a:pt x="2848" y="2618"/>
                                  </a:lnTo>
                                  <a:lnTo>
                                    <a:pt x="2951" y="2650"/>
                                  </a:lnTo>
                                  <a:lnTo>
                                    <a:pt x="3055" y="2678"/>
                                  </a:lnTo>
                                  <a:lnTo>
                                    <a:pt x="3158" y="2705"/>
                                  </a:lnTo>
                                  <a:lnTo>
                                    <a:pt x="3262" y="2730"/>
                                  </a:lnTo>
                                  <a:lnTo>
                                    <a:pt x="3365" y="2754"/>
                                  </a:lnTo>
                                  <a:lnTo>
                                    <a:pt x="3469" y="2775"/>
                                  </a:lnTo>
                                  <a:lnTo>
                                    <a:pt x="3572" y="2796"/>
                                  </a:lnTo>
                                  <a:lnTo>
                                    <a:pt x="3676" y="2815"/>
                                  </a:lnTo>
                                  <a:lnTo>
                                    <a:pt x="3779" y="2833"/>
                                  </a:lnTo>
                                  <a:lnTo>
                                    <a:pt x="3883" y="2850"/>
                                  </a:lnTo>
                                  <a:lnTo>
                                    <a:pt x="3986" y="2866"/>
                                  </a:lnTo>
                                  <a:lnTo>
                                    <a:pt x="4090" y="2881"/>
                                  </a:lnTo>
                                  <a:lnTo>
                                    <a:pt x="4193" y="2896"/>
                                  </a:lnTo>
                                  <a:lnTo>
                                    <a:pt x="4297" y="2909"/>
                                  </a:lnTo>
                                  <a:lnTo>
                                    <a:pt x="4400" y="2922"/>
                                  </a:lnTo>
                                  <a:lnTo>
                                    <a:pt x="4504" y="2934"/>
                                  </a:lnTo>
                                  <a:lnTo>
                                    <a:pt x="4608" y="2946"/>
                                  </a:lnTo>
                                  <a:lnTo>
                                    <a:pt x="4711" y="2957"/>
                                  </a:lnTo>
                                  <a:lnTo>
                                    <a:pt x="4815" y="2967"/>
                                  </a:lnTo>
                                  <a:lnTo>
                                    <a:pt x="4918" y="2977"/>
                                  </a:lnTo>
                                  <a:lnTo>
                                    <a:pt x="5022" y="2986"/>
                                  </a:lnTo>
                                  <a:lnTo>
                                    <a:pt x="5073" y="2991"/>
                                  </a:lnTo>
                                </a:path>
                              </a:pathLst>
                            </a:custGeom>
                            <a:noFill/>
                            <a:ln w="1587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docshape164"/>
                          <wps:cNvSpPr>
                            <a:spLocks/>
                          </wps:cNvSpPr>
                          <wps:spPr bwMode="auto">
                            <a:xfrm>
                              <a:off x="3506" y="163"/>
                              <a:ext cx="5073" cy="3163"/>
                            </a:xfrm>
                            <a:custGeom>
                              <a:avLst/>
                              <a:gdLst>
                                <a:gd name="T0" fmla="+- 0 3506 3506"/>
                                <a:gd name="T1" fmla="*/ T0 w 5073"/>
                                <a:gd name="T2" fmla="+- 0 164 164"/>
                                <a:gd name="T3" fmla="*/ 164 h 3163"/>
                                <a:gd name="T4" fmla="+- 0 3506 3506"/>
                                <a:gd name="T5" fmla="*/ T4 w 5073"/>
                                <a:gd name="T6" fmla="+- 0 164 164"/>
                                <a:gd name="T7" fmla="*/ 164 h 3163"/>
                                <a:gd name="T8" fmla="+- 0 4076 3506"/>
                                <a:gd name="T9" fmla="*/ T8 w 5073"/>
                                <a:gd name="T10" fmla="+- 0 164 164"/>
                                <a:gd name="T11" fmla="*/ 164 h 3163"/>
                                <a:gd name="T12" fmla="+- 0 4128 3506"/>
                                <a:gd name="T13" fmla="*/ T12 w 5073"/>
                                <a:gd name="T14" fmla="+- 0 300 164"/>
                                <a:gd name="T15" fmla="*/ 300 h 3163"/>
                                <a:gd name="T16" fmla="+- 0 4179 3506"/>
                                <a:gd name="T17" fmla="*/ T16 w 5073"/>
                                <a:gd name="T18" fmla="+- 0 594 164"/>
                                <a:gd name="T19" fmla="*/ 594 h 3163"/>
                                <a:gd name="T20" fmla="+- 0 4231 3506"/>
                                <a:gd name="T21" fmla="*/ T20 w 5073"/>
                                <a:gd name="T22" fmla="+- 0 843 164"/>
                                <a:gd name="T23" fmla="*/ 843 h 3163"/>
                                <a:gd name="T24" fmla="+- 0 4283 3506"/>
                                <a:gd name="T25" fmla="*/ T24 w 5073"/>
                                <a:gd name="T26" fmla="+- 0 1055 164"/>
                                <a:gd name="T27" fmla="*/ 1055 h 3163"/>
                                <a:gd name="T28" fmla="+- 0 4335 3506"/>
                                <a:gd name="T29" fmla="*/ T28 w 5073"/>
                                <a:gd name="T30" fmla="+- 0 1238 164"/>
                                <a:gd name="T31" fmla="*/ 1238 h 3163"/>
                                <a:gd name="T32" fmla="+- 0 4386 3506"/>
                                <a:gd name="T33" fmla="*/ T32 w 5073"/>
                                <a:gd name="T34" fmla="+- 0 1398 164"/>
                                <a:gd name="T35" fmla="*/ 1398 h 3163"/>
                                <a:gd name="T36" fmla="+- 0 4438 3506"/>
                                <a:gd name="T37" fmla="*/ T36 w 5073"/>
                                <a:gd name="T38" fmla="+- 0 1539 164"/>
                                <a:gd name="T39" fmla="*/ 1539 h 3163"/>
                                <a:gd name="T40" fmla="+- 0 4490 3506"/>
                                <a:gd name="T41" fmla="*/ T40 w 5073"/>
                                <a:gd name="T42" fmla="+- 0 1664 164"/>
                                <a:gd name="T43" fmla="*/ 1664 h 3163"/>
                                <a:gd name="T44" fmla="+- 0 4542 3506"/>
                                <a:gd name="T45" fmla="*/ T44 w 5073"/>
                                <a:gd name="T46" fmla="+- 0 1776 164"/>
                                <a:gd name="T47" fmla="*/ 1776 h 3163"/>
                                <a:gd name="T48" fmla="+- 0 4594 3506"/>
                                <a:gd name="T49" fmla="*/ T48 w 5073"/>
                                <a:gd name="T50" fmla="+- 0 1876 164"/>
                                <a:gd name="T51" fmla="*/ 1876 h 3163"/>
                                <a:gd name="T52" fmla="+- 0 4645 3506"/>
                                <a:gd name="T53" fmla="*/ T52 w 5073"/>
                                <a:gd name="T54" fmla="+- 0 1966 164"/>
                                <a:gd name="T55" fmla="*/ 1966 h 3163"/>
                                <a:gd name="T56" fmla="+- 0 4697 3506"/>
                                <a:gd name="T57" fmla="*/ T56 w 5073"/>
                                <a:gd name="T58" fmla="+- 0 2049 164"/>
                                <a:gd name="T59" fmla="*/ 2049 h 3163"/>
                                <a:gd name="T60" fmla="+- 0 4749 3506"/>
                                <a:gd name="T61" fmla="*/ T60 w 5073"/>
                                <a:gd name="T62" fmla="+- 0 2123 164"/>
                                <a:gd name="T63" fmla="*/ 2123 h 3163"/>
                                <a:gd name="T64" fmla="+- 0 4801 3506"/>
                                <a:gd name="T65" fmla="*/ T64 w 5073"/>
                                <a:gd name="T66" fmla="+- 0 2192 164"/>
                                <a:gd name="T67" fmla="*/ 2192 h 3163"/>
                                <a:gd name="T68" fmla="+- 0 4852 3506"/>
                                <a:gd name="T69" fmla="*/ T68 w 5073"/>
                                <a:gd name="T70" fmla="+- 0 2255 164"/>
                                <a:gd name="T71" fmla="*/ 2255 h 3163"/>
                                <a:gd name="T72" fmla="+- 0 4904 3506"/>
                                <a:gd name="T73" fmla="*/ T72 w 5073"/>
                                <a:gd name="T74" fmla="+- 0 2313 164"/>
                                <a:gd name="T75" fmla="*/ 2313 h 3163"/>
                                <a:gd name="T76" fmla="+- 0 4956 3506"/>
                                <a:gd name="T77" fmla="*/ T76 w 5073"/>
                                <a:gd name="T78" fmla="+- 0 2366 164"/>
                                <a:gd name="T79" fmla="*/ 2366 h 3163"/>
                                <a:gd name="T80" fmla="+- 0 5008 3506"/>
                                <a:gd name="T81" fmla="*/ T80 w 5073"/>
                                <a:gd name="T82" fmla="+- 0 2416 164"/>
                                <a:gd name="T83" fmla="*/ 2416 h 3163"/>
                                <a:gd name="T84" fmla="+- 0 5059 3506"/>
                                <a:gd name="T85" fmla="*/ T84 w 5073"/>
                                <a:gd name="T86" fmla="+- 0 2462 164"/>
                                <a:gd name="T87" fmla="*/ 2462 h 3163"/>
                                <a:gd name="T88" fmla="+- 0 5111 3506"/>
                                <a:gd name="T89" fmla="*/ T88 w 5073"/>
                                <a:gd name="T90" fmla="+- 0 2506 164"/>
                                <a:gd name="T91" fmla="*/ 2506 h 3163"/>
                                <a:gd name="T92" fmla="+- 0 5163 3506"/>
                                <a:gd name="T93" fmla="*/ T92 w 5073"/>
                                <a:gd name="T94" fmla="+- 0 2546 164"/>
                                <a:gd name="T95" fmla="*/ 2546 h 3163"/>
                                <a:gd name="T96" fmla="+- 0 5215 3506"/>
                                <a:gd name="T97" fmla="*/ T96 w 5073"/>
                                <a:gd name="T98" fmla="+- 0 2583 164"/>
                                <a:gd name="T99" fmla="*/ 2583 h 3163"/>
                                <a:gd name="T100" fmla="+- 0 5266 3506"/>
                                <a:gd name="T101" fmla="*/ T100 w 5073"/>
                                <a:gd name="T102" fmla="+- 0 2618 164"/>
                                <a:gd name="T103" fmla="*/ 2618 h 3163"/>
                                <a:gd name="T104" fmla="+- 0 5318 3506"/>
                                <a:gd name="T105" fmla="*/ T104 w 5073"/>
                                <a:gd name="T106" fmla="+- 0 2651 164"/>
                                <a:gd name="T107" fmla="*/ 2651 h 3163"/>
                                <a:gd name="T108" fmla="+- 0 5370 3506"/>
                                <a:gd name="T109" fmla="*/ T108 w 5073"/>
                                <a:gd name="T110" fmla="+- 0 2683 164"/>
                                <a:gd name="T111" fmla="*/ 2683 h 3163"/>
                                <a:gd name="T112" fmla="+- 0 5474 3506"/>
                                <a:gd name="T113" fmla="*/ T112 w 5073"/>
                                <a:gd name="T114" fmla="+- 0 2740 164"/>
                                <a:gd name="T115" fmla="*/ 2740 h 3163"/>
                                <a:gd name="T116" fmla="+- 0 5577 3506"/>
                                <a:gd name="T117" fmla="*/ T116 w 5073"/>
                                <a:gd name="T118" fmla="+- 0 2792 164"/>
                                <a:gd name="T119" fmla="*/ 2792 h 3163"/>
                                <a:gd name="T120" fmla="+- 0 5681 3506"/>
                                <a:gd name="T121" fmla="*/ T120 w 5073"/>
                                <a:gd name="T122" fmla="+- 0 2837 164"/>
                                <a:gd name="T123" fmla="*/ 2837 h 3163"/>
                                <a:gd name="T124" fmla="+- 0 5784 3506"/>
                                <a:gd name="T125" fmla="*/ T124 w 5073"/>
                                <a:gd name="T126" fmla="+- 0 2879 164"/>
                                <a:gd name="T127" fmla="*/ 2879 h 3163"/>
                                <a:gd name="T128" fmla="+- 0 5888 3506"/>
                                <a:gd name="T129" fmla="*/ T128 w 5073"/>
                                <a:gd name="T130" fmla="+- 0 2916 164"/>
                                <a:gd name="T131" fmla="*/ 2916 h 3163"/>
                                <a:gd name="T132" fmla="+- 0 5991 3506"/>
                                <a:gd name="T133" fmla="*/ T132 w 5073"/>
                                <a:gd name="T134" fmla="+- 0 2951 164"/>
                                <a:gd name="T135" fmla="*/ 2951 h 3163"/>
                                <a:gd name="T136" fmla="+- 0 6095 3506"/>
                                <a:gd name="T137" fmla="*/ T136 w 5073"/>
                                <a:gd name="T138" fmla="+- 0 2982 164"/>
                                <a:gd name="T139" fmla="*/ 2982 h 3163"/>
                                <a:gd name="T140" fmla="+- 0 6198 3506"/>
                                <a:gd name="T141" fmla="*/ T140 w 5073"/>
                                <a:gd name="T142" fmla="+- 0 3011 164"/>
                                <a:gd name="T143" fmla="*/ 3011 h 3163"/>
                                <a:gd name="T144" fmla="+- 0 6302 3506"/>
                                <a:gd name="T145" fmla="*/ T144 w 5073"/>
                                <a:gd name="T146" fmla="+- 0 3038 164"/>
                                <a:gd name="T147" fmla="*/ 3038 h 3163"/>
                                <a:gd name="T148" fmla="+- 0 6405 3506"/>
                                <a:gd name="T149" fmla="*/ T148 w 5073"/>
                                <a:gd name="T150" fmla="+- 0 3062 164"/>
                                <a:gd name="T151" fmla="*/ 3062 h 3163"/>
                                <a:gd name="T152" fmla="+- 0 6509 3506"/>
                                <a:gd name="T153" fmla="*/ T152 w 5073"/>
                                <a:gd name="T154" fmla="+- 0 3085 164"/>
                                <a:gd name="T155" fmla="*/ 3085 h 3163"/>
                                <a:gd name="T156" fmla="+- 0 6612 3506"/>
                                <a:gd name="T157" fmla="*/ T156 w 5073"/>
                                <a:gd name="T158" fmla="+- 0 3105 164"/>
                                <a:gd name="T159" fmla="*/ 3105 h 3163"/>
                                <a:gd name="T160" fmla="+- 0 6716 3506"/>
                                <a:gd name="T161" fmla="*/ T160 w 5073"/>
                                <a:gd name="T162" fmla="+- 0 3125 164"/>
                                <a:gd name="T163" fmla="*/ 3125 h 3163"/>
                                <a:gd name="T164" fmla="+- 0 6819 3506"/>
                                <a:gd name="T165" fmla="*/ T164 w 5073"/>
                                <a:gd name="T166" fmla="+- 0 3143 164"/>
                                <a:gd name="T167" fmla="*/ 3143 h 3163"/>
                                <a:gd name="T168" fmla="+- 0 6923 3506"/>
                                <a:gd name="T169" fmla="*/ T168 w 5073"/>
                                <a:gd name="T170" fmla="+- 0 3160 164"/>
                                <a:gd name="T171" fmla="*/ 3160 h 3163"/>
                                <a:gd name="T172" fmla="+- 0 7026 3506"/>
                                <a:gd name="T173" fmla="*/ T172 w 5073"/>
                                <a:gd name="T174" fmla="+- 0 3176 164"/>
                                <a:gd name="T175" fmla="*/ 3176 h 3163"/>
                                <a:gd name="T176" fmla="+- 0 7130 3506"/>
                                <a:gd name="T177" fmla="*/ T176 w 5073"/>
                                <a:gd name="T178" fmla="+- 0 3191 164"/>
                                <a:gd name="T179" fmla="*/ 3191 h 3163"/>
                                <a:gd name="T180" fmla="+- 0 7234 3506"/>
                                <a:gd name="T181" fmla="*/ T180 w 5073"/>
                                <a:gd name="T182" fmla="+- 0 3205 164"/>
                                <a:gd name="T183" fmla="*/ 3205 h 3163"/>
                                <a:gd name="T184" fmla="+- 0 7337 3506"/>
                                <a:gd name="T185" fmla="*/ T184 w 5073"/>
                                <a:gd name="T186" fmla="+- 0 3218 164"/>
                                <a:gd name="T187" fmla="*/ 3218 h 3163"/>
                                <a:gd name="T188" fmla="+- 0 7441 3506"/>
                                <a:gd name="T189" fmla="*/ T188 w 5073"/>
                                <a:gd name="T190" fmla="+- 0 3230 164"/>
                                <a:gd name="T191" fmla="*/ 3230 h 3163"/>
                                <a:gd name="T192" fmla="+- 0 7544 3506"/>
                                <a:gd name="T193" fmla="*/ T192 w 5073"/>
                                <a:gd name="T194" fmla="+- 0 3242 164"/>
                                <a:gd name="T195" fmla="*/ 3242 h 3163"/>
                                <a:gd name="T196" fmla="+- 0 7648 3506"/>
                                <a:gd name="T197" fmla="*/ T196 w 5073"/>
                                <a:gd name="T198" fmla="+- 0 3252 164"/>
                                <a:gd name="T199" fmla="*/ 3252 h 3163"/>
                                <a:gd name="T200" fmla="+- 0 7751 3506"/>
                                <a:gd name="T201" fmla="*/ T200 w 5073"/>
                                <a:gd name="T202" fmla="+- 0 3262 164"/>
                                <a:gd name="T203" fmla="*/ 3262 h 3163"/>
                                <a:gd name="T204" fmla="+- 0 7855 3506"/>
                                <a:gd name="T205" fmla="*/ T204 w 5073"/>
                                <a:gd name="T206" fmla="+- 0 3272 164"/>
                                <a:gd name="T207" fmla="*/ 3272 h 3163"/>
                                <a:gd name="T208" fmla="+- 0 7958 3506"/>
                                <a:gd name="T209" fmla="*/ T208 w 5073"/>
                                <a:gd name="T210" fmla="+- 0 3281 164"/>
                                <a:gd name="T211" fmla="*/ 3281 h 3163"/>
                                <a:gd name="T212" fmla="+- 0 8062 3506"/>
                                <a:gd name="T213" fmla="*/ T212 w 5073"/>
                                <a:gd name="T214" fmla="+- 0 3289 164"/>
                                <a:gd name="T215" fmla="*/ 3289 h 3163"/>
                                <a:gd name="T216" fmla="+- 0 8165 3506"/>
                                <a:gd name="T217" fmla="*/ T216 w 5073"/>
                                <a:gd name="T218" fmla="+- 0 3297 164"/>
                                <a:gd name="T219" fmla="*/ 3297 h 3163"/>
                                <a:gd name="T220" fmla="+- 0 8269 3506"/>
                                <a:gd name="T221" fmla="*/ T220 w 5073"/>
                                <a:gd name="T222" fmla="+- 0 3305 164"/>
                                <a:gd name="T223" fmla="*/ 3305 h 3163"/>
                                <a:gd name="T224" fmla="+- 0 8372 3506"/>
                                <a:gd name="T225" fmla="*/ T224 w 5073"/>
                                <a:gd name="T226" fmla="+- 0 3312 164"/>
                                <a:gd name="T227" fmla="*/ 3312 h 3163"/>
                                <a:gd name="T228" fmla="+- 0 8476 3506"/>
                                <a:gd name="T229" fmla="*/ T228 w 5073"/>
                                <a:gd name="T230" fmla="+- 0 3319 164"/>
                                <a:gd name="T231" fmla="*/ 3319 h 3163"/>
                                <a:gd name="T232" fmla="+- 0 8528 3506"/>
                                <a:gd name="T233" fmla="*/ T232 w 5073"/>
                                <a:gd name="T234" fmla="+- 0 3323 164"/>
                                <a:gd name="T235" fmla="*/ 3323 h 3163"/>
                                <a:gd name="T236" fmla="+- 0 8579 3506"/>
                                <a:gd name="T237" fmla="*/ T236 w 5073"/>
                                <a:gd name="T238" fmla="+- 0 3326 164"/>
                                <a:gd name="T239" fmla="*/ 3326 h 3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073" h="3163">
                                  <a:moveTo>
                                    <a:pt x="0" y="0"/>
                                  </a:moveTo>
                                  <a:lnTo>
                                    <a:pt x="0" y="0"/>
                                  </a:lnTo>
                                  <a:lnTo>
                                    <a:pt x="570" y="0"/>
                                  </a:lnTo>
                                  <a:lnTo>
                                    <a:pt x="622" y="136"/>
                                  </a:lnTo>
                                  <a:lnTo>
                                    <a:pt x="673" y="430"/>
                                  </a:lnTo>
                                  <a:lnTo>
                                    <a:pt x="725" y="679"/>
                                  </a:lnTo>
                                  <a:lnTo>
                                    <a:pt x="777" y="891"/>
                                  </a:lnTo>
                                  <a:lnTo>
                                    <a:pt x="829" y="1074"/>
                                  </a:lnTo>
                                  <a:lnTo>
                                    <a:pt x="880" y="1234"/>
                                  </a:lnTo>
                                  <a:lnTo>
                                    <a:pt x="932" y="1375"/>
                                  </a:lnTo>
                                  <a:lnTo>
                                    <a:pt x="984" y="1500"/>
                                  </a:lnTo>
                                  <a:lnTo>
                                    <a:pt x="1036" y="1612"/>
                                  </a:lnTo>
                                  <a:lnTo>
                                    <a:pt x="1088" y="1712"/>
                                  </a:lnTo>
                                  <a:lnTo>
                                    <a:pt x="1139" y="1802"/>
                                  </a:lnTo>
                                  <a:lnTo>
                                    <a:pt x="1191" y="1885"/>
                                  </a:lnTo>
                                  <a:lnTo>
                                    <a:pt x="1243" y="1959"/>
                                  </a:lnTo>
                                  <a:lnTo>
                                    <a:pt x="1295" y="2028"/>
                                  </a:lnTo>
                                  <a:lnTo>
                                    <a:pt x="1346" y="2091"/>
                                  </a:lnTo>
                                  <a:lnTo>
                                    <a:pt x="1398" y="2149"/>
                                  </a:lnTo>
                                  <a:lnTo>
                                    <a:pt x="1450" y="2202"/>
                                  </a:lnTo>
                                  <a:lnTo>
                                    <a:pt x="1502" y="2252"/>
                                  </a:lnTo>
                                  <a:lnTo>
                                    <a:pt x="1553" y="2298"/>
                                  </a:lnTo>
                                  <a:lnTo>
                                    <a:pt x="1605" y="2342"/>
                                  </a:lnTo>
                                  <a:lnTo>
                                    <a:pt x="1657" y="2382"/>
                                  </a:lnTo>
                                  <a:lnTo>
                                    <a:pt x="1709" y="2419"/>
                                  </a:lnTo>
                                  <a:lnTo>
                                    <a:pt x="1760" y="2454"/>
                                  </a:lnTo>
                                  <a:lnTo>
                                    <a:pt x="1812" y="2487"/>
                                  </a:lnTo>
                                  <a:lnTo>
                                    <a:pt x="1864" y="2519"/>
                                  </a:lnTo>
                                  <a:lnTo>
                                    <a:pt x="1968" y="2576"/>
                                  </a:lnTo>
                                  <a:lnTo>
                                    <a:pt x="2071" y="2628"/>
                                  </a:lnTo>
                                  <a:lnTo>
                                    <a:pt x="2175" y="2673"/>
                                  </a:lnTo>
                                  <a:lnTo>
                                    <a:pt x="2278" y="2715"/>
                                  </a:lnTo>
                                  <a:lnTo>
                                    <a:pt x="2382" y="2752"/>
                                  </a:lnTo>
                                  <a:lnTo>
                                    <a:pt x="2485" y="2787"/>
                                  </a:lnTo>
                                  <a:lnTo>
                                    <a:pt x="2589" y="2818"/>
                                  </a:lnTo>
                                  <a:lnTo>
                                    <a:pt x="2692" y="2847"/>
                                  </a:lnTo>
                                  <a:lnTo>
                                    <a:pt x="2796" y="2874"/>
                                  </a:lnTo>
                                  <a:lnTo>
                                    <a:pt x="2899" y="2898"/>
                                  </a:lnTo>
                                  <a:lnTo>
                                    <a:pt x="3003" y="2921"/>
                                  </a:lnTo>
                                  <a:lnTo>
                                    <a:pt x="3106" y="2941"/>
                                  </a:lnTo>
                                  <a:lnTo>
                                    <a:pt x="3210" y="2961"/>
                                  </a:lnTo>
                                  <a:lnTo>
                                    <a:pt x="3313" y="2979"/>
                                  </a:lnTo>
                                  <a:lnTo>
                                    <a:pt x="3417" y="2996"/>
                                  </a:lnTo>
                                  <a:lnTo>
                                    <a:pt x="3520" y="3012"/>
                                  </a:lnTo>
                                  <a:lnTo>
                                    <a:pt x="3624" y="3027"/>
                                  </a:lnTo>
                                  <a:lnTo>
                                    <a:pt x="3728" y="3041"/>
                                  </a:lnTo>
                                  <a:lnTo>
                                    <a:pt x="3831" y="3054"/>
                                  </a:lnTo>
                                  <a:lnTo>
                                    <a:pt x="3935" y="3066"/>
                                  </a:lnTo>
                                  <a:lnTo>
                                    <a:pt x="4038" y="3078"/>
                                  </a:lnTo>
                                  <a:lnTo>
                                    <a:pt x="4142" y="3088"/>
                                  </a:lnTo>
                                  <a:lnTo>
                                    <a:pt x="4245" y="3098"/>
                                  </a:lnTo>
                                  <a:lnTo>
                                    <a:pt x="4349" y="3108"/>
                                  </a:lnTo>
                                  <a:lnTo>
                                    <a:pt x="4452" y="3117"/>
                                  </a:lnTo>
                                  <a:lnTo>
                                    <a:pt x="4556" y="3125"/>
                                  </a:lnTo>
                                  <a:lnTo>
                                    <a:pt x="4659" y="3133"/>
                                  </a:lnTo>
                                  <a:lnTo>
                                    <a:pt x="4763" y="3141"/>
                                  </a:lnTo>
                                  <a:lnTo>
                                    <a:pt x="4866" y="3148"/>
                                  </a:lnTo>
                                  <a:lnTo>
                                    <a:pt x="4970" y="3155"/>
                                  </a:lnTo>
                                  <a:lnTo>
                                    <a:pt x="5022" y="3159"/>
                                  </a:lnTo>
                                  <a:lnTo>
                                    <a:pt x="5073" y="3162"/>
                                  </a:lnTo>
                                </a:path>
                              </a:pathLst>
                            </a:custGeom>
                            <a:noFill/>
                            <a:ln w="1587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docshape165"/>
                          <wps:cNvSpPr>
                            <a:spLocks/>
                          </wps:cNvSpPr>
                          <wps:spPr bwMode="auto">
                            <a:xfrm>
                              <a:off x="3506" y="163"/>
                              <a:ext cx="5073" cy="3295"/>
                            </a:xfrm>
                            <a:custGeom>
                              <a:avLst/>
                              <a:gdLst>
                                <a:gd name="T0" fmla="+- 0 3506 3506"/>
                                <a:gd name="T1" fmla="*/ T0 w 5073"/>
                                <a:gd name="T2" fmla="+- 0 164 164"/>
                                <a:gd name="T3" fmla="*/ 164 h 3295"/>
                                <a:gd name="T4" fmla="+- 0 3506 3506"/>
                                <a:gd name="T5" fmla="*/ T4 w 5073"/>
                                <a:gd name="T6" fmla="+- 0 164 164"/>
                                <a:gd name="T7" fmla="*/ 164 h 3295"/>
                                <a:gd name="T8" fmla="+- 0 3921 3506"/>
                                <a:gd name="T9" fmla="*/ T8 w 5073"/>
                                <a:gd name="T10" fmla="+- 0 164 164"/>
                                <a:gd name="T11" fmla="*/ 164 h 3295"/>
                                <a:gd name="T12" fmla="+- 0 3972 3506"/>
                                <a:gd name="T13" fmla="*/ T12 w 5073"/>
                                <a:gd name="T14" fmla="+- 0 223 164"/>
                                <a:gd name="T15" fmla="*/ 223 h 3295"/>
                                <a:gd name="T16" fmla="+- 0 4024 3506"/>
                                <a:gd name="T17" fmla="*/ T16 w 5073"/>
                                <a:gd name="T18" fmla="+- 0 648 164"/>
                                <a:gd name="T19" fmla="*/ 648 h 3295"/>
                                <a:gd name="T20" fmla="+- 0 4076 3506"/>
                                <a:gd name="T21" fmla="*/ T20 w 5073"/>
                                <a:gd name="T22" fmla="+- 0 981 164"/>
                                <a:gd name="T23" fmla="*/ 981 h 3295"/>
                                <a:gd name="T24" fmla="+- 0 4128 3506"/>
                                <a:gd name="T25" fmla="*/ T24 w 5073"/>
                                <a:gd name="T26" fmla="+- 0 1251 164"/>
                                <a:gd name="T27" fmla="*/ 1251 h 3295"/>
                                <a:gd name="T28" fmla="+- 0 4179 3506"/>
                                <a:gd name="T29" fmla="*/ T28 w 5073"/>
                                <a:gd name="T30" fmla="+- 0 1473 164"/>
                                <a:gd name="T31" fmla="*/ 1473 h 3295"/>
                                <a:gd name="T32" fmla="+- 0 4231 3506"/>
                                <a:gd name="T33" fmla="*/ T32 w 5073"/>
                                <a:gd name="T34" fmla="+- 0 1659 164"/>
                                <a:gd name="T35" fmla="*/ 1659 h 3295"/>
                                <a:gd name="T36" fmla="+- 0 4283 3506"/>
                                <a:gd name="T37" fmla="*/ T36 w 5073"/>
                                <a:gd name="T38" fmla="+- 0 1817 164"/>
                                <a:gd name="T39" fmla="*/ 1817 h 3295"/>
                                <a:gd name="T40" fmla="+- 0 4335 3506"/>
                                <a:gd name="T41" fmla="*/ T40 w 5073"/>
                                <a:gd name="T42" fmla="+- 0 1953 164"/>
                                <a:gd name="T43" fmla="*/ 1953 h 3295"/>
                                <a:gd name="T44" fmla="+- 0 4386 3506"/>
                                <a:gd name="T45" fmla="*/ T44 w 5073"/>
                                <a:gd name="T46" fmla="+- 0 2072 164"/>
                                <a:gd name="T47" fmla="*/ 2072 h 3295"/>
                                <a:gd name="T48" fmla="+- 0 4438 3506"/>
                                <a:gd name="T49" fmla="*/ T48 w 5073"/>
                                <a:gd name="T50" fmla="+- 0 2175 164"/>
                                <a:gd name="T51" fmla="*/ 2175 h 3295"/>
                                <a:gd name="T52" fmla="+- 0 4490 3506"/>
                                <a:gd name="T53" fmla="*/ T52 w 5073"/>
                                <a:gd name="T54" fmla="+- 0 2267 164"/>
                                <a:gd name="T55" fmla="*/ 2267 h 3295"/>
                                <a:gd name="T56" fmla="+- 0 4542 3506"/>
                                <a:gd name="T57" fmla="*/ T56 w 5073"/>
                                <a:gd name="T58" fmla="+- 0 2349 164"/>
                                <a:gd name="T59" fmla="*/ 2349 h 3295"/>
                                <a:gd name="T60" fmla="+- 0 4594 3506"/>
                                <a:gd name="T61" fmla="*/ T60 w 5073"/>
                                <a:gd name="T62" fmla="+- 0 2422 164"/>
                                <a:gd name="T63" fmla="*/ 2422 h 3295"/>
                                <a:gd name="T64" fmla="+- 0 4645 3506"/>
                                <a:gd name="T65" fmla="*/ T64 w 5073"/>
                                <a:gd name="T66" fmla="+- 0 2488 164"/>
                                <a:gd name="T67" fmla="*/ 2488 h 3295"/>
                                <a:gd name="T68" fmla="+- 0 4697 3506"/>
                                <a:gd name="T69" fmla="*/ T68 w 5073"/>
                                <a:gd name="T70" fmla="+- 0 2549 164"/>
                                <a:gd name="T71" fmla="*/ 2549 h 3295"/>
                                <a:gd name="T72" fmla="+- 0 4749 3506"/>
                                <a:gd name="T73" fmla="*/ T72 w 5073"/>
                                <a:gd name="T74" fmla="+- 0 2603 164"/>
                                <a:gd name="T75" fmla="*/ 2603 h 3295"/>
                                <a:gd name="T76" fmla="+- 0 4801 3506"/>
                                <a:gd name="T77" fmla="*/ T76 w 5073"/>
                                <a:gd name="T78" fmla="+- 0 2653 164"/>
                                <a:gd name="T79" fmla="*/ 2653 h 3295"/>
                                <a:gd name="T80" fmla="+- 0 4852 3506"/>
                                <a:gd name="T81" fmla="*/ T80 w 5073"/>
                                <a:gd name="T82" fmla="+- 0 2698 164"/>
                                <a:gd name="T83" fmla="*/ 2698 h 3295"/>
                                <a:gd name="T84" fmla="+- 0 4904 3506"/>
                                <a:gd name="T85" fmla="*/ T84 w 5073"/>
                                <a:gd name="T86" fmla="+- 0 2741 164"/>
                                <a:gd name="T87" fmla="*/ 2741 h 3295"/>
                                <a:gd name="T88" fmla="+- 0 4956 3506"/>
                                <a:gd name="T89" fmla="*/ T88 w 5073"/>
                                <a:gd name="T90" fmla="+- 0 2780 164"/>
                                <a:gd name="T91" fmla="*/ 2780 h 3295"/>
                                <a:gd name="T92" fmla="+- 0 5008 3506"/>
                                <a:gd name="T93" fmla="*/ T92 w 5073"/>
                                <a:gd name="T94" fmla="+- 0 2815 164"/>
                                <a:gd name="T95" fmla="*/ 2815 h 3295"/>
                                <a:gd name="T96" fmla="+- 0 5059 3506"/>
                                <a:gd name="T97" fmla="*/ T96 w 5073"/>
                                <a:gd name="T98" fmla="+- 0 2849 164"/>
                                <a:gd name="T99" fmla="*/ 2849 h 3295"/>
                                <a:gd name="T100" fmla="+- 0 5111 3506"/>
                                <a:gd name="T101" fmla="*/ T100 w 5073"/>
                                <a:gd name="T102" fmla="+- 0 2880 164"/>
                                <a:gd name="T103" fmla="*/ 2880 h 3295"/>
                                <a:gd name="T104" fmla="+- 0 5215 3506"/>
                                <a:gd name="T105" fmla="*/ T104 w 5073"/>
                                <a:gd name="T106" fmla="+- 0 2936 164"/>
                                <a:gd name="T107" fmla="*/ 2936 h 3295"/>
                                <a:gd name="T108" fmla="+- 0 5318 3506"/>
                                <a:gd name="T109" fmla="*/ T108 w 5073"/>
                                <a:gd name="T110" fmla="+- 0 2986 164"/>
                                <a:gd name="T111" fmla="*/ 2986 h 3295"/>
                                <a:gd name="T112" fmla="+- 0 5422 3506"/>
                                <a:gd name="T113" fmla="*/ T112 w 5073"/>
                                <a:gd name="T114" fmla="+- 0 3030 164"/>
                                <a:gd name="T115" fmla="*/ 3030 h 3295"/>
                                <a:gd name="T116" fmla="+- 0 5525 3506"/>
                                <a:gd name="T117" fmla="*/ T116 w 5073"/>
                                <a:gd name="T118" fmla="+- 0 3068 164"/>
                                <a:gd name="T119" fmla="*/ 3068 h 3295"/>
                                <a:gd name="T120" fmla="+- 0 5629 3506"/>
                                <a:gd name="T121" fmla="*/ T120 w 5073"/>
                                <a:gd name="T122" fmla="+- 0 3103 164"/>
                                <a:gd name="T123" fmla="*/ 3103 h 3295"/>
                                <a:gd name="T124" fmla="+- 0 5732 3506"/>
                                <a:gd name="T125" fmla="*/ T124 w 5073"/>
                                <a:gd name="T126" fmla="+- 0 3134 164"/>
                                <a:gd name="T127" fmla="*/ 3134 h 3295"/>
                                <a:gd name="T128" fmla="+- 0 5836 3506"/>
                                <a:gd name="T129" fmla="*/ T128 w 5073"/>
                                <a:gd name="T130" fmla="+- 0 3162 164"/>
                                <a:gd name="T131" fmla="*/ 3162 h 3295"/>
                                <a:gd name="T132" fmla="+- 0 5939 3506"/>
                                <a:gd name="T133" fmla="*/ T132 w 5073"/>
                                <a:gd name="T134" fmla="+- 0 3188 164"/>
                                <a:gd name="T135" fmla="*/ 3188 h 3295"/>
                                <a:gd name="T136" fmla="+- 0 6043 3506"/>
                                <a:gd name="T137" fmla="*/ T136 w 5073"/>
                                <a:gd name="T138" fmla="+- 0 3211 164"/>
                                <a:gd name="T139" fmla="*/ 3211 h 3295"/>
                                <a:gd name="T140" fmla="+- 0 6146 3506"/>
                                <a:gd name="T141" fmla="*/ T140 w 5073"/>
                                <a:gd name="T142" fmla="+- 0 3233 164"/>
                                <a:gd name="T143" fmla="*/ 3233 h 3295"/>
                                <a:gd name="T144" fmla="+- 0 6250 3506"/>
                                <a:gd name="T145" fmla="*/ T144 w 5073"/>
                                <a:gd name="T146" fmla="+- 0 3253 164"/>
                                <a:gd name="T147" fmla="*/ 3253 h 3295"/>
                                <a:gd name="T148" fmla="+- 0 6354 3506"/>
                                <a:gd name="T149" fmla="*/ T148 w 5073"/>
                                <a:gd name="T150" fmla="+- 0 3270 164"/>
                                <a:gd name="T151" fmla="*/ 3270 h 3295"/>
                                <a:gd name="T152" fmla="+- 0 6457 3506"/>
                                <a:gd name="T153" fmla="*/ T152 w 5073"/>
                                <a:gd name="T154" fmla="+- 0 3287 164"/>
                                <a:gd name="T155" fmla="*/ 3287 h 3295"/>
                                <a:gd name="T156" fmla="+- 0 6561 3506"/>
                                <a:gd name="T157" fmla="*/ T156 w 5073"/>
                                <a:gd name="T158" fmla="+- 0 3302 164"/>
                                <a:gd name="T159" fmla="*/ 3302 h 3295"/>
                                <a:gd name="T160" fmla="+- 0 6664 3506"/>
                                <a:gd name="T161" fmla="*/ T160 w 5073"/>
                                <a:gd name="T162" fmla="+- 0 3316 164"/>
                                <a:gd name="T163" fmla="*/ 3316 h 3295"/>
                                <a:gd name="T164" fmla="+- 0 6768 3506"/>
                                <a:gd name="T165" fmla="*/ T164 w 5073"/>
                                <a:gd name="T166" fmla="+- 0 3329 164"/>
                                <a:gd name="T167" fmla="*/ 3329 h 3295"/>
                                <a:gd name="T168" fmla="+- 0 6871 3506"/>
                                <a:gd name="T169" fmla="*/ T168 w 5073"/>
                                <a:gd name="T170" fmla="+- 0 3341 164"/>
                                <a:gd name="T171" fmla="*/ 3341 h 3295"/>
                                <a:gd name="T172" fmla="+- 0 6975 3506"/>
                                <a:gd name="T173" fmla="*/ T172 w 5073"/>
                                <a:gd name="T174" fmla="+- 0 3352 164"/>
                                <a:gd name="T175" fmla="*/ 3352 h 3295"/>
                                <a:gd name="T176" fmla="+- 0 7078 3506"/>
                                <a:gd name="T177" fmla="*/ T176 w 5073"/>
                                <a:gd name="T178" fmla="+- 0 3363 164"/>
                                <a:gd name="T179" fmla="*/ 3363 h 3295"/>
                                <a:gd name="T180" fmla="+- 0 7182 3506"/>
                                <a:gd name="T181" fmla="*/ T180 w 5073"/>
                                <a:gd name="T182" fmla="+- 0 3373 164"/>
                                <a:gd name="T183" fmla="*/ 3373 h 3295"/>
                                <a:gd name="T184" fmla="+- 0 7285 3506"/>
                                <a:gd name="T185" fmla="*/ T184 w 5073"/>
                                <a:gd name="T186" fmla="+- 0 3382 164"/>
                                <a:gd name="T187" fmla="*/ 3382 h 3295"/>
                                <a:gd name="T188" fmla="+- 0 7389 3506"/>
                                <a:gd name="T189" fmla="*/ T188 w 5073"/>
                                <a:gd name="T190" fmla="+- 0 3390 164"/>
                                <a:gd name="T191" fmla="*/ 3390 h 3295"/>
                                <a:gd name="T192" fmla="+- 0 7492 3506"/>
                                <a:gd name="T193" fmla="*/ T192 w 5073"/>
                                <a:gd name="T194" fmla="+- 0 3398 164"/>
                                <a:gd name="T195" fmla="*/ 3398 h 3295"/>
                                <a:gd name="T196" fmla="+- 0 7596 3506"/>
                                <a:gd name="T197" fmla="*/ T196 w 5073"/>
                                <a:gd name="T198" fmla="+- 0 3406 164"/>
                                <a:gd name="T199" fmla="*/ 3406 h 3295"/>
                                <a:gd name="T200" fmla="+- 0 7699 3506"/>
                                <a:gd name="T201" fmla="*/ T200 w 5073"/>
                                <a:gd name="T202" fmla="+- 0 3413 164"/>
                                <a:gd name="T203" fmla="*/ 3413 h 3295"/>
                                <a:gd name="T204" fmla="+- 0 7803 3506"/>
                                <a:gd name="T205" fmla="*/ T204 w 5073"/>
                                <a:gd name="T206" fmla="+- 0 3420 164"/>
                                <a:gd name="T207" fmla="*/ 3420 h 3295"/>
                                <a:gd name="T208" fmla="+- 0 7906 3506"/>
                                <a:gd name="T209" fmla="*/ T208 w 5073"/>
                                <a:gd name="T210" fmla="+- 0 3426 164"/>
                                <a:gd name="T211" fmla="*/ 3426 h 3295"/>
                                <a:gd name="T212" fmla="+- 0 8010 3506"/>
                                <a:gd name="T213" fmla="*/ T212 w 5073"/>
                                <a:gd name="T214" fmla="+- 0 3432 164"/>
                                <a:gd name="T215" fmla="*/ 3432 h 3295"/>
                                <a:gd name="T216" fmla="+- 0 8114 3506"/>
                                <a:gd name="T217" fmla="*/ T216 w 5073"/>
                                <a:gd name="T218" fmla="+- 0 3437 164"/>
                                <a:gd name="T219" fmla="*/ 3437 h 3295"/>
                                <a:gd name="T220" fmla="+- 0 8217 3506"/>
                                <a:gd name="T221" fmla="*/ T220 w 5073"/>
                                <a:gd name="T222" fmla="+- 0 3442 164"/>
                                <a:gd name="T223" fmla="*/ 3442 h 3295"/>
                                <a:gd name="T224" fmla="+- 0 8321 3506"/>
                                <a:gd name="T225" fmla="*/ T224 w 5073"/>
                                <a:gd name="T226" fmla="+- 0 3447 164"/>
                                <a:gd name="T227" fmla="*/ 3447 h 3295"/>
                                <a:gd name="T228" fmla="+- 0 8424 3506"/>
                                <a:gd name="T229" fmla="*/ T228 w 5073"/>
                                <a:gd name="T230" fmla="+- 0 3452 164"/>
                                <a:gd name="T231" fmla="*/ 3452 h 3295"/>
                                <a:gd name="T232" fmla="+- 0 8528 3506"/>
                                <a:gd name="T233" fmla="*/ T232 w 5073"/>
                                <a:gd name="T234" fmla="+- 0 3456 164"/>
                                <a:gd name="T235" fmla="*/ 3456 h 3295"/>
                                <a:gd name="T236" fmla="+- 0 8579 3506"/>
                                <a:gd name="T237" fmla="*/ T236 w 5073"/>
                                <a:gd name="T238" fmla="+- 0 3458 164"/>
                                <a:gd name="T239" fmla="*/ 3458 h 3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073" h="3295">
                                  <a:moveTo>
                                    <a:pt x="0" y="0"/>
                                  </a:moveTo>
                                  <a:lnTo>
                                    <a:pt x="0" y="0"/>
                                  </a:lnTo>
                                  <a:lnTo>
                                    <a:pt x="415" y="0"/>
                                  </a:lnTo>
                                  <a:lnTo>
                                    <a:pt x="466" y="59"/>
                                  </a:lnTo>
                                  <a:lnTo>
                                    <a:pt x="518" y="484"/>
                                  </a:lnTo>
                                  <a:lnTo>
                                    <a:pt x="570" y="817"/>
                                  </a:lnTo>
                                  <a:lnTo>
                                    <a:pt x="622" y="1087"/>
                                  </a:lnTo>
                                  <a:lnTo>
                                    <a:pt x="673" y="1309"/>
                                  </a:lnTo>
                                  <a:lnTo>
                                    <a:pt x="725" y="1495"/>
                                  </a:lnTo>
                                  <a:lnTo>
                                    <a:pt x="777" y="1653"/>
                                  </a:lnTo>
                                  <a:lnTo>
                                    <a:pt x="829" y="1789"/>
                                  </a:lnTo>
                                  <a:lnTo>
                                    <a:pt x="880" y="1908"/>
                                  </a:lnTo>
                                  <a:lnTo>
                                    <a:pt x="932" y="2011"/>
                                  </a:lnTo>
                                  <a:lnTo>
                                    <a:pt x="984" y="2103"/>
                                  </a:lnTo>
                                  <a:lnTo>
                                    <a:pt x="1036" y="2185"/>
                                  </a:lnTo>
                                  <a:lnTo>
                                    <a:pt x="1088" y="2258"/>
                                  </a:lnTo>
                                  <a:lnTo>
                                    <a:pt x="1139" y="2324"/>
                                  </a:lnTo>
                                  <a:lnTo>
                                    <a:pt x="1191" y="2385"/>
                                  </a:lnTo>
                                  <a:lnTo>
                                    <a:pt x="1243" y="2439"/>
                                  </a:lnTo>
                                  <a:lnTo>
                                    <a:pt x="1295" y="2489"/>
                                  </a:lnTo>
                                  <a:lnTo>
                                    <a:pt x="1346" y="2534"/>
                                  </a:lnTo>
                                  <a:lnTo>
                                    <a:pt x="1398" y="2577"/>
                                  </a:lnTo>
                                  <a:lnTo>
                                    <a:pt x="1450" y="2616"/>
                                  </a:lnTo>
                                  <a:lnTo>
                                    <a:pt x="1502" y="2651"/>
                                  </a:lnTo>
                                  <a:lnTo>
                                    <a:pt x="1553" y="2685"/>
                                  </a:lnTo>
                                  <a:lnTo>
                                    <a:pt x="1605" y="2716"/>
                                  </a:lnTo>
                                  <a:lnTo>
                                    <a:pt x="1709" y="2772"/>
                                  </a:lnTo>
                                  <a:lnTo>
                                    <a:pt x="1812" y="2822"/>
                                  </a:lnTo>
                                  <a:lnTo>
                                    <a:pt x="1916" y="2866"/>
                                  </a:lnTo>
                                  <a:lnTo>
                                    <a:pt x="2019" y="2904"/>
                                  </a:lnTo>
                                  <a:lnTo>
                                    <a:pt x="2123" y="2939"/>
                                  </a:lnTo>
                                  <a:lnTo>
                                    <a:pt x="2226" y="2970"/>
                                  </a:lnTo>
                                  <a:lnTo>
                                    <a:pt x="2330" y="2998"/>
                                  </a:lnTo>
                                  <a:lnTo>
                                    <a:pt x="2433" y="3024"/>
                                  </a:lnTo>
                                  <a:lnTo>
                                    <a:pt x="2537" y="3047"/>
                                  </a:lnTo>
                                  <a:lnTo>
                                    <a:pt x="2640" y="3069"/>
                                  </a:lnTo>
                                  <a:lnTo>
                                    <a:pt x="2744" y="3089"/>
                                  </a:lnTo>
                                  <a:lnTo>
                                    <a:pt x="2848" y="3106"/>
                                  </a:lnTo>
                                  <a:lnTo>
                                    <a:pt x="2951" y="3123"/>
                                  </a:lnTo>
                                  <a:lnTo>
                                    <a:pt x="3055" y="3138"/>
                                  </a:lnTo>
                                  <a:lnTo>
                                    <a:pt x="3158" y="3152"/>
                                  </a:lnTo>
                                  <a:lnTo>
                                    <a:pt x="3262" y="3165"/>
                                  </a:lnTo>
                                  <a:lnTo>
                                    <a:pt x="3365" y="3177"/>
                                  </a:lnTo>
                                  <a:lnTo>
                                    <a:pt x="3469" y="3188"/>
                                  </a:lnTo>
                                  <a:lnTo>
                                    <a:pt x="3572" y="3199"/>
                                  </a:lnTo>
                                  <a:lnTo>
                                    <a:pt x="3676" y="3209"/>
                                  </a:lnTo>
                                  <a:lnTo>
                                    <a:pt x="3779" y="3218"/>
                                  </a:lnTo>
                                  <a:lnTo>
                                    <a:pt x="3883" y="3226"/>
                                  </a:lnTo>
                                  <a:lnTo>
                                    <a:pt x="3986" y="3234"/>
                                  </a:lnTo>
                                  <a:lnTo>
                                    <a:pt x="4090" y="3242"/>
                                  </a:lnTo>
                                  <a:lnTo>
                                    <a:pt x="4193" y="3249"/>
                                  </a:lnTo>
                                  <a:lnTo>
                                    <a:pt x="4297" y="3256"/>
                                  </a:lnTo>
                                  <a:lnTo>
                                    <a:pt x="4400" y="3262"/>
                                  </a:lnTo>
                                  <a:lnTo>
                                    <a:pt x="4504" y="3268"/>
                                  </a:lnTo>
                                  <a:lnTo>
                                    <a:pt x="4608" y="3273"/>
                                  </a:lnTo>
                                  <a:lnTo>
                                    <a:pt x="4711" y="3278"/>
                                  </a:lnTo>
                                  <a:lnTo>
                                    <a:pt x="4815" y="3283"/>
                                  </a:lnTo>
                                  <a:lnTo>
                                    <a:pt x="4918" y="3288"/>
                                  </a:lnTo>
                                  <a:lnTo>
                                    <a:pt x="5022" y="3292"/>
                                  </a:lnTo>
                                  <a:lnTo>
                                    <a:pt x="5073" y="3294"/>
                                  </a:lnTo>
                                </a:path>
                              </a:pathLst>
                            </a:custGeom>
                            <a:noFill/>
                            <a:ln w="1587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docshape166"/>
                          <wps:cNvSpPr>
                            <a:spLocks/>
                          </wps:cNvSpPr>
                          <wps:spPr bwMode="auto">
                            <a:xfrm>
                              <a:off x="3252" y="-2"/>
                              <a:ext cx="5581" cy="3625"/>
                            </a:xfrm>
                            <a:custGeom>
                              <a:avLst/>
                              <a:gdLst>
                                <a:gd name="T0" fmla="+- 0 3253 3253"/>
                                <a:gd name="T1" fmla="*/ T0 w 5581"/>
                                <a:gd name="T2" fmla="+- 0 3623 -1"/>
                                <a:gd name="T3" fmla="*/ 3623 h 3625"/>
                                <a:gd name="T4" fmla="+- 0 3253 3253"/>
                                <a:gd name="T5" fmla="*/ T4 w 5581"/>
                                <a:gd name="T6" fmla="+- 0 -1 -1"/>
                                <a:gd name="T7" fmla="*/ -1 h 3625"/>
                                <a:gd name="T8" fmla="+- 0 8833 3253"/>
                                <a:gd name="T9" fmla="*/ T8 w 5581"/>
                                <a:gd name="T10" fmla="+- 0 3623 -1"/>
                                <a:gd name="T11" fmla="*/ 3623 h 3625"/>
                                <a:gd name="T12" fmla="+- 0 8833 3253"/>
                                <a:gd name="T13" fmla="*/ T12 w 5581"/>
                                <a:gd name="T14" fmla="+- 0 -1 -1"/>
                                <a:gd name="T15" fmla="*/ -1 h 3625"/>
                                <a:gd name="T16" fmla="+- 0 3253 3253"/>
                                <a:gd name="T17" fmla="*/ T16 w 5581"/>
                                <a:gd name="T18" fmla="+- 0 3623 -1"/>
                                <a:gd name="T19" fmla="*/ 3623 h 3625"/>
                                <a:gd name="T20" fmla="+- 0 8833 3253"/>
                                <a:gd name="T21" fmla="*/ T20 w 5581"/>
                                <a:gd name="T22" fmla="+- 0 3623 -1"/>
                                <a:gd name="T23" fmla="*/ 3623 h 3625"/>
                                <a:gd name="T24" fmla="+- 0 3253 3253"/>
                                <a:gd name="T25" fmla="*/ T24 w 5581"/>
                                <a:gd name="T26" fmla="+- 0 -1 -1"/>
                                <a:gd name="T27" fmla="*/ -1 h 3625"/>
                                <a:gd name="T28" fmla="+- 0 8833 3253"/>
                                <a:gd name="T29" fmla="*/ T28 w 5581"/>
                                <a:gd name="T30" fmla="+- 0 -1 -1"/>
                                <a:gd name="T31" fmla="*/ -1 h 3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81" h="3625">
                                  <a:moveTo>
                                    <a:pt x="0" y="3624"/>
                                  </a:moveTo>
                                  <a:lnTo>
                                    <a:pt x="0" y="0"/>
                                  </a:lnTo>
                                  <a:moveTo>
                                    <a:pt x="5580" y="3624"/>
                                  </a:moveTo>
                                  <a:lnTo>
                                    <a:pt x="5580" y="0"/>
                                  </a:lnTo>
                                  <a:moveTo>
                                    <a:pt x="0" y="3624"/>
                                  </a:moveTo>
                                  <a:lnTo>
                                    <a:pt x="5580" y="3624"/>
                                  </a:lnTo>
                                  <a:moveTo>
                                    <a:pt x="0" y="0"/>
                                  </a:moveTo>
                                  <a:lnTo>
                                    <a:pt x="5580" y="0"/>
                                  </a:lnTo>
                                </a:path>
                              </a:pathLst>
                            </a:custGeom>
                            <a:noFill/>
                            <a:ln w="84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docshape167"/>
                          <wps:cNvSpPr>
                            <a:spLocks/>
                          </wps:cNvSpPr>
                          <wps:spPr bwMode="auto">
                            <a:xfrm>
                              <a:off x="7369" y="82"/>
                              <a:ext cx="1381" cy="784"/>
                            </a:xfrm>
                            <a:custGeom>
                              <a:avLst/>
                              <a:gdLst>
                                <a:gd name="T0" fmla="+- 0 8716 7369"/>
                                <a:gd name="T1" fmla="*/ T0 w 1381"/>
                                <a:gd name="T2" fmla="+- 0 82 82"/>
                                <a:gd name="T3" fmla="*/ 82 h 784"/>
                                <a:gd name="T4" fmla="+- 0 7403 7369"/>
                                <a:gd name="T5" fmla="*/ T4 w 1381"/>
                                <a:gd name="T6" fmla="+- 0 82 82"/>
                                <a:gd name="T7" fmla="*/ 82 h 784"/>
                                <a:gd name="T8" fmla="+- 0 7388 7369"/>
                                <a:gd name="T9" fmla="*/ T8 w 1381"/>
                                <a:gd name="T10" fmla="+- 0 84 82"/>
                                <a:gd name="T11" fmla="*/ 84 h 784"/>
                                <a:gd name="T12" fmla="+- 0 7378 7369"/>
                                <a:gd name="T13" fmla="*/ T12 w 1381"/>
                                <a:gd name="T14" fmla="+- 0 91 82"/>
                                <a:gd name="T15" fmla="*/ 91 h 784"/>
                                <a:gd name="T16" fmla="+- 0 7372 7369"/>
                                <a:gd name="T17" fmla="*/ T16 w 1381"/>
                                <a:gd name="T18" fmla="+- 0 101 82"/>
                                <a:gd name="T19" fmla="*/ 101 h 784"/>
                                <a:gd name="T20" fmla="+- 0 7369 7369"/>
                                <a:gd name="T21" fmla="*/ T20 w 1381"/>
                                <a:gd name="T22" fmla="+- 0 116 82"/>
                                <a:gd name="T23" fmla="*/ 116 h 784"/>
                                <a:gd name="T24" fmla="+- 0 7369 7369"/>
                                <a:gd name="T25" fmla="*/ T24 w 1381"/>
                                <a:gd name="T26" fmla="+- 0 832 82"/>
                                <a:gd name="T27" fmla="*/ 832 h 784"/>
                                <a:gd name="T28" fmla="+- 0 7372 7369"/>
                                <a:gd name="T29" fmla="*/ T28 w 1381"/>
                                <a:gd name="T30" fmla="+- 0 847 82"/>
                                <a:gd name="T31" fmla="*/ 847 h 784"/>
                                <a:gd name="T32" fmla="+- 0 7378 7369"/>
                                <a:gd name="T33" fmla="*/ T32 w 1381"/>
                                <a:gd name="T34" fmla="+- 0 857 82"/>
                                <a:gd name="T35" fmla="*/ 857 h 784"/>
                                <a:gd name="T36" fmla="+- 0 7388 7369"/>
                                <a:gd name="T37" fmla="*/ T36 w 1381"/>
                                <a:gd name="T38" fmla="+- 0 864 82"/>
                                <a:gd name="T39" fmla="*/ 864 h 784"/>
                                <a:gd name="T40" fmla="+- 0 7403 7369"/>
                                <a:gd name="T41" fmla="*/ T40 w 1381"/>
                                <a:gd name="T42" fmla="+- 0 866 82"/>
                                <a:gd name="T43" fmla="*/ 866 h 784"/>
                                <a:gd name="T44" fmla="+- 0 8716 7369"/>
                                <a:gd name="T45" fmla="*/ T44 w 1381"/>
                                <a:gd name="T46" fmla="+- 0 866 82"/>
                                <a:gd name="T47" fmla="*/ 866 h 784"/>
                                <a:gd name="T48" fmla="+- 0 8731 7369"/>
                                <a:gd name="T49" fmla="*/ T48 w 1381"/>
                                <a:gd name="T50" fmla="+- 0 864 82"/>
                                <a:gd name="T51" fmla="*/ 864 h 784"/>
                                <a:gd name="T52" fmla="+- 0 8741 7369"/>
                                <a:gd name="T53" fmla="*/ T52 w 1381"/>
                                <a:gd name="T54" fmla="+- 0 857 82"/>
                                <a:gd name="T55" fmla="*/ 857 h 784"/>
                                <a:gd name="T56" fmla="+- 0 8748 7369"/>
                                <a:gd name="T57" fmla="*/ T56 w 1381"/>
                                <a:gd name="T58" fmla="+- 0 847 82"/>
                                <a:gd name="T59" fmla="*/ 847 h 784"/>
                                <a:gd name="T60" fmla="+- 0 8750 7369"/>
                                <a:gd name="T61" fmla="*/ T60 w 1381"/>
                                <a:gd name="T62" fmla="+- 0 832 82"/>
                                <a:gd name="T63" fmla="*/ 832 h 784"/>
                                <a:gd name="T64" fmla="+- 0 8750 7369"/>
                                <a:gd name="T65" fmla="*/ T64 w 1381"/>
                                <a:gd name="T66" fmla="+- 0 116 82"/>
                                <a:gd name="T67" fmla="*/ 116 h 784"/>
                                <a:gd name="T68" fmla="+- 0 8748 7369"/>
                                <a:gd name="T69" fmla="*/ T68 w 1381"/>
                                <a:gd name="T70" fmla="+- 0 101 82"/>
                                <a:gd name="T71" fmla="*/ 101 h 784"/>
                                <a:gd name="T72" fmla="+- 0 8741 7369"/>
                                <a:gd name="T73" fmla="*/ T72 w 1381"/>
                                <a:gd name="T74" fmla="+- 0 91 82"/>
                                <a:gd name="T75" fmla="*/ 91 h 784"/>
                                <a:gd name="T76" fmla="+- 0 8731 7369"/>
                                <a:gd name="T77" fmla="*/ T76 w 1381"/>
                                <a:gd name="T78" fmla="+- 0 84 82"/>
                                <a:gd name="T79" fmla="*/ 84 h 784"/>
                                <a:gd name="T80" fmla="+- 0 8716 7369"/>
                                <a:gd name="T81" fmla="*/ T80 w 1381"/>
                                <a:gd name="T82" fmla="+- 0 82 82"/>
                                <a:gd name="T83" fmla="*/ 82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1" h="784">
                                  <a:moveTo>
                                    <a:pt x="1347" y="0"/>
                                  </a:moveTo>
                                  <a:lnTo>
                                    <a:pt x="34" y="0"/>
                                  </a:lnTo>
                                  <a:lnTo>
                                    <a:pt x="19" y="2"/>
                                  </a:lnTo>
                                  <a:lnTo>
                                    <a:pt x="9" y="9"/>
                                  </a:lnTo>
                                  <a:lnTo>
                                    <a:pt x="3" y="19"/>
                                  </a:lnTo>
                                  <a:lnTo>
                                    <a:pt x="0" y="34"/>
                                  </a:lnTo>
                                  <a:lnTo>
                                    <a:pt x="0" y="750"/>
                                  </a:lnTo>
                                  <a:lnTo>
                                    <a:pt x="3" y="765"/>
                                  </a:lnTo>
                                  <a:lnTo>
                                    <a:pt x="9" y="775"/>
                                  </a:lnTo>
                                  <a:lnTo>
                                    <a:pt x="19" y="782"/>
                                  </a:lnTo>
                                  <a:lnTo>
                                    <a:pt x="34" y="784"/>
                                  </a:lnTo>
                                  <a:lnTo>
                                    <a:pt x="1347" y="784"/>
                                  </a:lnTo>
                                  <a:lnTo>
                                    <a:pt x="1362" y="782"/>
                                  </a:lnTo>
                                  <a:lnTo>
                                    <a:pt x="1372" y="775"/>
                                  </a:lnTo>
                                  <a:lnTo>
                                    <a:pt x="1379" y="765"/>
                                  </a:lnTo>
                                  <a:lnTo>
                                    <a:pt x="1381" y="750"/>
                                  </a:lnTo>
                                  <a:lnTo>
                                    <a:pt x="1381" y="34"/>
                                  </a:lnTo>
                                  <a:lnTo>
                                    <a:pt x="1379" y="19"/>
                                  </a:lnTo>
                                  <a:lnTo>
                                    <a:pt x="1372" y="9"/>
                                  </a:lnTo>
                                  <a:lnTo>
                                    <a:pt x="1362" y="2"/>
                                  </a:lnTo>
                                  <a:lnTo>
                                    <a:pt x="1347"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docshape168"/>
                          <wps:cNvSpPr>
                            <a:spLocks/>
                          </wps:cNvSpPr>
                          <wps:spPr bwMode="auto">
                            <a:xfrm>
                              <a:off x="7369" y="82"/>
                              <a:ext cx="1381" cy="784"/>
                            </a:xfrm>
                            <a:custGeom>
                              <a:avLst/>
                              <a:gdLst>
                                <a:gd name="T0" fmla="+- 0 7403 7369"/>
                                <a:gd name="T1" fmla="*/ T0 w 1381"/>
                                <a:gd name="T2" fmla="+- 0 866 82"/>
                                <a:gd name="T3" fmla="*/ 866 h 784"/>
                                <a:gd name="T4" fmla="+- 0 8716 7369"/>
                                <a:gd name="T5" fmla="*/ T4 w 1381"/>
                                <a:gd name="T6" fmla="+- 0 866 82"/>
                                <a:gd name="T7" fmla="*/ 866 h 784"/>
                                <a:gd name="T8" fmla="+- 0 8731 7369"/>
                                <a:gd name="T9" fmla="*/ T8 w 1381"/>
                                <a:gd name="T10" fmla="+- 0 864 82"/>
                                <a:gd name="T11" fmla="*/ 864 h 784"/>
                                <a:gd name="T12" fmla="+- 0 8741 7369"/>
                                <a:gd name="T13" fmla="*/ T12 w 1381"/>
                                <a:gd name="T14" fmla="+- 0 857 82"/>
                                <a:gd name="T15" fmla="*/ 857 h 784"/>
                                <a:gd name="T16" fmla="+- 0 8748 7369"/>
                                <a:gd name="T17" fmla="*/ T16 w 1381"/>
                                <a:gd name="T18" fmla="+- 0 847 82"/>
                                <a:gd name="T19" fmla="*/ 847 h 784"/>
                                <a:gd name="T20" fmla="+- 0 8750 7369"/>
                                <a:gd name="T21" fmla="*/ T20 w 1381"/>
                                <a:gd name="T22" fmla="+- 0 832 82"/>
                                <a:gd name="T23" fmla="*/ 832 h 784"/>
                                <a:gd name="T24" fmla="+- 0 8750 7369"/>
                                <a:gd name="T25" fmla="*/ T24 w 1381"/>
                                <a:gd name="T26" fmla="+- 0 116 82"/>
                                <a:gd name="T27" fmla="*/ 116 h 784"/>
                                <a:gd name="T28" fmla="+- 0 8748 7369"/>
                                <a:gd name="T29" fmla="*/ T28 w 1381"/>
                                <a:gd name="T30" fmla="+- 0 101 82"/>
                                <a:gd name="T31" fmla="*/ 101 h 784"/>
                                <a:gd name="T32" fmla="+- 0 8741 7369"/>
                                <a:gd name="T33" fmla="*/ T32 w 1381"/>
                                <a:gd name="T34" fmla="+- 0 91 82"/>
                                <a:gd name="T35" fmla="*/ 91 h 784"/>
                                <a:gd name="T36" fmla="+- 0 8731 7369"/>
                                <a:gd name="T37" fmla="*/ T36 w 1381"/>
                                <a:gd name="T38" fmla="+- 0 84 82"/>
                                <a:gd name="T39" fmla="*/ 84 h 784"/>
                                <a:gd name="T40" fmla="+- 0 8716 7369"/>
                                <a:gd name="T41" fmla="*/ T40 w 1381"/>
                                <a:gd name="T42" fmla="+- 0 82 82"/>
                                <a:gd name="T43" fmla="*/ 82 h 784"/>
                                <a:gd name="T44" fmla="+- 0 7403 7369"/>
                                <a:gd name="T45" fmla="*/ T44 w 1381"/>
                                <a:gd name="T46" fmla="+- 0 82 82"/>
                                <a:gd name="T47" fmla="*/ 82 h 784"/>
                                <a:gd name="T48" fmla="+- 0 7388 7369"/>
                                <a:gd name="T49" fmla="*/ T48 w 1381"/>
                                <a:gd name="T50" fmla="+- 0 84 82"/>
                                <a:gd name="T51" fmla="*/ 84 h 784"/>
                                <a:gd name="T52" fmla="+- 0 7378 7369"/>
                                <a:gd name="T53" fmla="*/ T52 w 1381"/>
                                <a:gd name="T54" fmla="+- 0 91 82"/>
                                <a:gd name="T55" fmla="*/ 91 h 784"/>
                                <a:gd name="T56" fmla="+- 0 7372 7369"/>
                                <a:gd name="T57" fmla="*/ T56 w 1381"/>
                                <a:gd name="T58" fmla="+- 0 101 82"/>
                                <a:gd name="T59" fmla="*/ 101 h 784"/>
                                <a:gd name="T60" fmla="+- 0 7369 7369"/>
                                <a:gd name="T61" fmla="*/ T60 w 1381"/>
                                <a:gd name="T62" fmla="+- 0 116 82"/>
                                <a:gd name="T63" fmla="*/ 116 h 784"/>
                                <a:gd name="T64" fmla="+- 0 7369 7369"/>
                                <a:gd name="T65" fmla="*/ T64 w 1381"/>
                                <a:gd name="T66" fmla="+- 0 832 82"/>
                                <a:gd name="T67" fmla="*/ 832 h 784"/>
                                <a:gd name="T68" fmla="+- 0 7372 7369"/>
                                <a:gd name="T69" fmla="*/ T68 w 1381"/>
                                <a:gd name="T70" fmla="+- 0 847 82"/>
                                <a:gd name="T71" fmla="*/ 847 h 784"/>
                                <a:gd name="T72" fmla="+- 0 7378 7369"/>
                                <a:gd name="T73" fmla="*/ T72 w 1381"/>
                                <a:gd name="T74" fmla="+- 0 857 82"/>
                                <a:gd name="T75" fmla="*/ 857 h 784"/>
                                <a:gd name="T76" fmla="+- 0 7388 7369"/>
                                <a:gd name="T77" fmla="*/ T76 w 1381"/>
                                <a:gd name="T78" fmla="+- 0 864 82"/>
                                <a:gd name="T79" fmla="*/ 864 h 784"/>
                                <a:gd name="T80" fmla="+- 0 7403 7369"/>
                                <a:gd name="T81" fmla="*/ T80 w 1381"/>
                                <a:gd name="T82" fmla="+- 0 866 82"/>
                                <a:gd name="T83" fmla="*/ 866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1" h="784">
                                  <a:moveTo>
                                    <a:pt x="34" y="784"/>
                                  </a:moveTo>
                                  <a:lnTo>
                                    <a:pt x="1347" y="784"/>
                                  </a:lnTo>
                                  <a:lnTo>
                                    <a:pt x="1362" y="782"/>
                                  </a:lnTo>
                                  <a:lnTo>
                                    <a:pt x="1372" y="775"/>
                                  </a:lnTo>
                                  <a:lnTo>
                                    <a:pt x="1379" y="765"/>
                                  </a:lnTo>
                                  <a:lnTo>
                                    <a:pt x="1381" y="750"/>
                                  </a:lnTo>
                                  <a:lnTo>
                                    <a:pt x="1381" y="34"/>
                                  </a:lnTo>
                                  <a:lnTo>
                                    <a:pt x="1379" y="19"/>
                                  </a:lnTo>
                                  <a:lnTo>
                                    <a:pt x="1372" y="9"/>
                                  </a:lnTo>
                                  <a:lnTo>
                                    <a:pt x="1362" y="2"/>
                                  </a:lnTo>
                                  <a:lnTo>
                                    <a:pt x="1347" y="0"/>
                                  </a:lnTo>
                                  <a:lnTo>
                                    <a:pt x="34" y="0"/>
                                  </a:lnTo>
                                  <a:lnTo>
                                    <a:pt x="19" y="2"/>
                                  </a:lnTo>
                                  <a:lnTo>
                                    <a:pt x="9" y="9"/>
                                  </a:lnTo>
                                  <a:lnTo>
                                    <a:pt x="3" y="19"/>
                                  </a:lnTo>
                                  <a:lnTo>
                                    <a:pt x="0" y="34"/>
                                  </a:lnTo>
                                  <a:lnTo>
                                    <a:pt x="0" y="750"/>
                                  </a:lnTo>
                                  <a:lnTo>
                                    <a:pt x="3" y="765"/>
                                  </a:lnTo>
                                  <a:lnTo>
                                    <a:pt x="9" y="775"/>
                                  </a:lnTo>
                                  <a:lnTo>
                                    <a:pt x="19" y="782"/>
                                  </a:lnTo>
                                  <a:lnTo>
                                    <a:pt x="34" y="784"/>
                                  </a:lnTo>
                                  <a:close/>
                                </a:path>
                              </a:pathLst>
                            </a:custGeom>
                            <a:noFill/>
                            <a:ln w="10584">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Line 353"/>
                          <wps:cNvCnPr>
                            <a:cxnSpLocks noChangeShapeType="1"/>
                          </wps:cNvCnPr>
                          <wps:spPr bwMode="auto">
                            <a:xfrm>
                              <a:off x="7436" y="217"/>
                              <a:ext cx="333" cy="0"/>
                            </a:xfrm>
                            <a:prstGeom prst="line">
                              <a:avLst/>
                            </a:prstGeom>
                            <a:noFill/>
                            <a:ln w="1587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370" name="Line 354"/>
                          <wps:cNvCnPr>
                            <a:cxnSpLocks noChangeShapeType="1"/>
                          </wps:cNvCnPr>
                          <wps:spPr bwMode="auto">
                            <a:xfrm>
                              <a:off x="7436" y="462"/>
                              <a:ext cx="333" cy="0"/>
                            </a:xfrm>
                            <a:prstGeom prst="line">
                              <a:avLst/>
                            </a:prstGeom>
                            <a:noFill/>
                            <a:ln w="15876">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371" name="Line 355"/>
                          <wps:cNvCnPr>
                            <a:cxnSpLocks noChangeShapeType="1"/>
                          </wps:cNvCnPr>
                          <wps:spPr bwMode="auto">
                            <a:xfrm>
                              <a:off x="7436" y="706"/>
                              <a:ext cx="333" cy="0"/>
                            </a:xfrm>
                            <a:prstGeom prst="line">
                              <a:avLst/>
                            </a:prstGeom>
                            <a:noFill/>
                            <a:ln w="15876">
                              <a:solidFill>
                                <a:srgbClr val="2BA02B"/>
                              </a:solidFill>
                              <a:prstDash val="solid"/>
                              <a:round/>
                              <a:headEnd/>
                              <a:tailEnd/>
                            </a:ln>
                            <a:extLst>
                              <a:ext uri="{909E8E84-426E-40DD-AFC4-6F175D3DCCD1}">
                                <a14:hiddenFill xmlns:a14="http://schemas.microsoft.com/office/drawing/2010/main">
                                  <a:noFill/>
                                </a14:hiddenFill>
                              </a:ext>
                            </a:extLst>
                          </wps:spPr>
                          <wps:bodyPr/>
                        </wps:wsp>
                        <wps:wsp>
                          <wps:cNvPr id="372" name="docshape169"/>
                          <wps:cNvSpPr txBox="1">
                            <a:spLocks noChangeArrowheads="1"/>
                          </wps:cNvSpPr>
                          <wps:spPr bwMode="auto">
                            <a:xfrm>
                              <a:off x="7902" y="148"/>
                              <a:ext cx="801"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EE37B" w14:textId="77777777" w:rsidR="00843F4B" w:rsidRDefault="00843F4B" w:rsidP="00843F4B">
                                <w:pPr>
                                  <w:spacing w:line="160" w:lineRule="exact"/>
                                  <w:rPr>
                                    <w:rFonts w:ascii="Verdana"/>
                                    <w:sz w:val="16"/>
                                  </w:rPr>
                                </w:pPr>
                                <w:r>
                                  <w:rPr>
                                    <w:rFonts w:ascii="Verdana"/>
                                    <w:w w:val="105"/>
                                    <w:sz w:val="16"/>
                                  </w:rPr>
                                  <w:t>Age</w:t>
                                </w:r>
                                <w:r>
                                  <w:rPr>
                                    <w:rFonts w:ascii="Verdana"/>
                                    <w:spacing w:val="-5"/>
                                    <w:w w:val="105"/>
                                    <w:sz w:val="16"/>
                                  </w:rPr>
                                  <w:t xml:space="preserve"> </w:t>
                                </w:r>
                                <w:r>
                                  <w:rPr>
                                    <w:rFonts w:ascii="Verdana"/>
                                    <w:w w:val="105"/>
                                    <w:sz w:val="16"/>
                                  </w:rPr>
                                  <w:t>=</w:t>
                                </w:r>
                                <w:r>
                                  <w:rPr>
                                    <w:rFonts w:ascii="Verdana"/>
                                    <w:spacing w:val="-4"/>
                                    <w:w w:val="105"/>
                                    <w:sz w:val="16"/>
                                  </w:rPr>
                                  <w:t xml:space="preserve"> </w:t>
                                </w:r>
                                <w:r>
                                  <w:rPr>
                                    <w:rFonts w:ascii="Verdana"/>
                                    <w:w w:val="105"/>
                                    <w:sz w:val="16"/>
                                  </w:rPr>
                                  <w:t>70</w:t>
                                </w:r>
                              </w:p>
                              <w:p w14:paraId="04E9B290" w14:textId="77777777" w:rsidR="00843F4B" w:rsidRDefault="00843F4B" w:rsidP="00843F4B">
                                <w:pPr>
                                  <w:spacing w:before="4" w:line="240" w:lineRule="atLeast"/>
                                  <w:ind w:right="15"/>
                                  <w:rPr>
                                    <w:rFonts w:ascii="Verdana"/>
                                    <w:sz w:val="16"/>
                                  </w:rPr>
                                </w:pPr>
                                <w:r>
                                  <w:rPr>
                                    <w:rFonts w:ascii="Verdana"/>
                                    <w:w w:val="105"/>
                                    <w:sz w:val="16"/>
                                  </w:rPr>
                                  <w:t>Age</w:t>
                                </w:r>
                                <w:r>
                                  <w:rPr>
                                    <w:rFonts w:ascii="Verdana"/>
                                    <w:spacing w:val="-12"/>
                                    <w:w w:val="105"/>
                                    <w:sz w:val="16"/>
                                  </w:rPr>
                                  <w:t xml:space="preserve"> </w:t>
                                </w:r>
                                <w:r>
                                  <w:rPr>
                                    <w:rFonts w:ascii="Verdana"/>
                                    <w:w w:val="105"/>
                                    <w:sz w:val="16"/>
                                  </w:rPr>
                                  <w:t>=</w:t>
                                </w:r>
                                <w:r>
                                  <w:rPr>
                                    <w:rFonts w:ascii="Verdana"/>
                                    <w:spacing w:val="-11"/>
                                    <w:w w:val="105"/>
                                    <w:sz w:val="16"/>
                                  </w:rPr>
                                  <w:t xml:space="preserve"> </w:t>
                                </w:r>
                                <w:r>
                                  <w:rPr>
                                    <w:rFonts w:ascii="Verdana"/>
                                    <w:w w:val="105"/>
                                    <w:sz w:val="16"/>
                                  </w:rPr>
                                  <w:t>80</w:t>
                                </w:r>
                                <w:r>
                                  <w:rPr>
                                    <w:rFonts w:ascii="Verdana"/>
                                    <w:spacing w:val="-56"/>
                                    <w:w w:val="105"/>
                                    <w:sz w:val="16"/>
                                  </w:rPr>
                                  <w:t xml:space="preserve"> </w:t>
                                </w:r>
                                <w:r>
                                  <w:rPr>
                                    <w:rFonts w:ascii="Verdana"/>
                                    <w:w w:val="105"/>
                                    <w:sz w:val="16"/>
                                  </w:rPr>
                                  <w:t>Age</w:t>
                                </w:r>
                                <w:r>
                                  <w:rPr>
                                    <w:rFonts w:ascii="Verdana"/>
                                    <w:spacing w:val="-14"/>
                                    <w:w w:val="105"/>
                                    <w:sz w:val="16"/>
                                  </w:rPr>
                                  <w:t xml:space="preserve"> </w:t>
                                </w:r>
                                <w:r>
                                  <w:rPr>
                                    <w:rFonts w:ascii="Verdana"/>
                                    <w:w w:val="105"/>
                                    <w:sz w:val="16"/>
                                  </w:rPr>
                                  <w:t>=</w:t>
                                </w:r>
                                <w:r>
                                  <w:rPr>
                                    <w:rFonts w:ascii="Verdana"/>
                                    <w:spacing w:val="-13"/>
                                    <w:w w:val="105"/>
                                    <w:sz w:val="16"/>
                                  </w:rPr>
                                  <w:t xml:space="preserve"> </w:t>
                                </w:r>
                                <w:r>
                                  <w:rPr>
                                    <w:rFonts w:ascii="Verdana"/>
                                    <w:w w:val="105"/>
                                    <w:sz w:val="16"/>
                                  </w:rPr>
                                  <w:t>90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17E0F2" id="Group 320" o:spid="_x0000_s1332" style="position:absolute;left:0;text-align:left;margin-left:159.7pt;margin-top:-.4pt;width:282.3pt;height:184.5pt;z-index:251771904;mso-position-horizontal-relative:page" coordorigin="3194,-8" coordsize="5646,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">
                  <v:line id="Line 305" o:spid="_x0000_s1333" style="position:absolute;visibility:visible;mso-wrap-style:square" from="3455,3623" to="3455,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" strokecolor="#afafaf" strokeweight=".23519mm"/>
                  <v:shape id="docshape149" o:spid="_x0000_s1334" style="position:absolute;left:3454;top:362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" path="m,l,58e" fillcolor="black" stroked="f">
                    <v:path arrowok="t" o:connecttype="custom" o:connectlocs="0,3623;0,3681" o:connectangles="0,0"/>
                  </v:shape>
                  <v:line id="Line 307" o:spid="_x0000_s1335" style="position:absolute;visibility:visible;mso-wrap-style:square" from="3455,3623" to="3455,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" strokeweight=".23519mm"/>
                  <v:line id="Line 308" o:spid="_x0000_s1336" style="position:absolute;visibility:visible;mso-wrap-style:square" from="4309,3623" to="4309,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" strokecolor="#afafaf" strokeweight=".23519mm"/>
                  <v:shape id="docshape150" o:spid="_x0000_s1337" style="position:absolute;left:4308;top:362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" path="m,l,58e" fillcolor="black" stroked="f">
                    <v:path arrowok="t" o:connecttype="custom" o:connectlocs="0,3623;0,3681" o:connectangles="0,0"/>
                  </v:shape>
                  <v:line id="Line 310" o:spid="_x0000_s1338" style="position:absolute;visibility:visible;mso-wrap-style:square" from="4309,3623" to="4309,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" strokeweight=".23519mm"/>
                  <v:line id="Line 311" o:spid="_x0000_s1339" style="position:absolute;visibility:visible;mso-wrap-style:square" from="5163,3623" to="516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" strokecolor="#afafaf" strokeweight=".23519mm"/>
                  <v:shape id="docshape151" o:spid="_x0000_s1340" style="position:absolute;left:5162;top:362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" path="m,l,58e" fillcolor="black" stroked="f">
                    <v:path arrowok="t" o:connecttype="custom" o:connectlocs="0,3623;0,3681" o:connectangles="0,0"/>
                  </v:shape>
                  <v:line id="Line 313" o:spid="_x0000_s1341" style="position:absolute;visibility:visible;mso-wrap-style:square" from="5163,3623" to="5163,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" strokeweight=".23519mm"/>
                  <v:line id="Line 314" o:spid="_x0000_s1342" style="position:absolute;visibility:visible;mso-wrap-style:square" from="6017,3623" to="6017,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" strokecolor="#afafaf" strokeweight=".23519mm"/>
                  <v:shape id="docshape152" o:spid="_x0000_s1343" style="position:absolute;left:6017;top:362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" path="m,l,58e" fillcolor="black" stroked="f">
                    <v:path arrowok="t" o:connecttype="custom" o:connectlocs="0,3623;0,3681" o:connectangles="0,0"/>
                  </v:shape>
                  <v:line id="Line 316" o:spid="_x0000_s1344" style="position:absolute;visibility:visible;mso-wrap-style:square" from="6017,3623" to="6017,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" strokeweight=".23519mm"/>
                  <v:line id="Line 317" o:spid="_x0000_s1345" style="position:absolute;visibility:visible;mso-wrap-style:square" from="6871,3623" to="6871,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" strokecolor="#afafaf" strokeweight=".23519mm"/>
                  <v:shape id="docshape153" o:spid="_x0000_s1346" style="position:absolute;left:6871;top:362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" path="m,l,58e" fillcolor="black" stroked="f">
                    <v:path arrowok="t" o:connecttype="custom" o:connectlocs="0,3623;0,3681" o:connectangles="0,0"/>
                  </v:shape>
                  <v:line id="Line 319" o:spid="_x0000_s1347" style="position:absolute;visibility:visible;mso-wrap-style:square" from="6871,3623" to="6871,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" strokeweight=".23519mm"/>
                  <v:line id="Line 320" o:spid="_x0000_s1348" style="position:absolute;visibility:visible;mso-wrap-style:square" from="7725,3623" to="7725,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" strokecolor="#afafaf" strokeweight=".23519mm"/>
                  <v:shape id="docshape154" o:spid="_x0000_s1349" style="position:absolute;left:7725;top:362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" path="m,l,58e" fillcolor="black" stroked="f">
                    <v:path arrowok="t" o:connecttype="custom" o:connectlocs="0,3623;0,3681" o:connectangles="0,0"/>
                  </v:shape>
                  <v:line id="Line 322" o:spid="_x0000_s1350" style="position:absolute;visibility:visible;mso-wrap-style:square" from="7725,3623" to="7725,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" strokeweight=".23519mm"/>
                  <v:line id="Line 323" o:spid="_x0000_s1351" style="position:absolute;visibility:visible;mso-wrap-style:square" from="8579,3623" to="8579,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" strokecolor="#afafaf" strokeweight=".23519mm"/>
                  <v:shape id="docshape155" o:spid="_x0000_s1352" style="position:absolute;left:8579;top:362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" path="m,l,58e" fillcolor="black" stroked="f">
                    <v:path arrowok="t" o:connecttype="custom" o:connectlocs="0,3623;0,3681" o:connectangles="0,0"/>
                  </v:shape>
                  <v:line id="Line 325" o:spid="_x0000_s1353" style="position:absolute;visibility:visible;mso-wrap-style:square" from="8579,3623" to="8579,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" strokeweight=".23519mm"/>
                  <v:line id="Line 326" o:spid="_x0000_s1354" style="position:absolute;visibility:visible;mso-wrap-style:square" from="3253,3583" to="8833,3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" strokecolor="#afafaf" strokeweight=".23519mm"/>
                  <v:shape id="docshape156" o:spid="_x0000_s1355" style="position:absolute;left:3194;top:358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" path="m59,l,e" fillcolor="black" stroked="f">
                    <v:path arrowok="t" o:connecttype="custom" o:connectlocs="59,0;0,0" o:connectangles="0,0"/>
                  </v:shape>
                  <v:line id="Line 328" o:spid="_x0000_s1356" style="position:absolute;visibility:visible;mso-wrap-style:square" from="3253,3583" to="3253,3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" strokeweight=".23519mm"/>
                  <v:line id="Line 329" o:spid="_x0000_s1357" style="position:absolute;visibility:visible;mso-wrap-style:square" from="3253,3013" to="8833,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" strokecolor="#afafaf" strokeweight=".23519mm"/>
                  <v:shape id="docshape157" o:spid="_x0000_s1358" style="position:absolute;left:3194;top:301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" path="m59,l,e" fillcolor="black" stroked="f">
                    <v:path arrowok="t" o:connecttype="custom" o:connectlocs="59,0;0,0" o:connectangles="0,0"/>
                  </v:shape>
                  <v:line id="Line 331" o:spid="_x0000_s1359" style="position:absolute;visibility:visible;mso-wrap-style:square" from="3253,3013" to="3253,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" strokeweight=".23519mm"/>
                  <v:line id="Line 332" o:spid="_x0000_s1360" style="position:absolute;visibility:visible;mso-wrap-style:square" from="3253,2443" to="8833,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" strokecolor="#afafaf" strokeweight=".23519mm"/>
                  <v:shape id="docshape158" o:spid="_x0000_s1361" style="position:absolute;left:3194;top:244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" path="m59,l,e" fillcolor="black" stroked="f">
                    <v:path arrowok="t" o:connecttype="custom" o:connectlocs="59,0;0,0" o:connectangles="0,0"/>
                  </v:shape>
                  <v:line id="Line 334" o:spid="_x0000_s1362" style="position:absolute;visibility:visible;mso-wrap-style:square" from="3253,2443" to="3253,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" strokeweight=".23519mm"/>
                  <v:line id="Line 335" o:spid="_x0000_s1363" style="position:absolute;visibility:visible;mso-wrap-style:square" from="3253,1873" to="883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" strokecolor="#afafaf" strokeweight=".23519mm"/>
                  <v:shape id="docshape159" o:spid="_x0000_s1364" style="position:absolute;left:3194;top:187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" path="m59,l,e" fillcolor="black" stroked="f">
                    <v:path arrowok="t" o:connecttype="custom" o:connectlocs="59,0;0,0" o:connectangles="0,0"/>
                  </v:shape>
                  <v:line id="Line 337" o:spid="_x0000_s1365" style="position:absolute;visibility:visible;mso-wrap-style:square" from="3253,1873" to="325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" strokeweight=".23519mm"/>
                  <v:line id="Line 338" o:spid="_x0000_s1366" style="position:absolute;visibility:visible;mso-wrap-style:square" from="3253,1303" to="8833,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" strokecolor="#afafaf" strokeweight=".23519mm"/>
                  <v:shape id="docshape160" o:spid="_x0000_s1367" style="position:absolute;left:3194;top:130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" path="m59,l,e" fillcolor="black" stroked="f">
                    <v:path arrowok="t" o:connecttype="custom" o:connectlocs="59,0;0,0" o:connectangles="0,0"/>
                  </v:shape>
                  <v:line id="Line 340" o:spid="_x0000_s1368" style="position:absolute;visibility:visible;mso-wrap-style:square" from="3253,1303" to="3253,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" strokeweight=".23519mm"/>
                  <v:line id="Line 341" o:spid="_x0000_s1369" style="position:absolute;visibility:visible;mso-wrap-style:square" from="3253,734" to="883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" strokecolor="#afafaf" strokeweight=".23519mm"/>
                  <v:shape id="docshape161" o:spid="_x0000_s1370" style="position:absolute;left:3194;top:73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" path="m59,l,e" fillcolor="black" stroked="f">
                    <v:path arrowok="t" o:connecttype="custom" o:connectlocs="59,0;0,0" o:connectangles="0,0"/>
                  </v:shape>
                  <v:line id="Line 343" o:spid="_x0000_s1371" style="position:absolute;visibility:visible;mso-wrap-style:square" from="3253,734" to="325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" strokeweight=".23519mm"/>
                  <v:line id="Line 344" o:spid="_x0000_s1372" style="position:absolute;visibility:visible;mso-wrap-style:square" from="3253,164" to="88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" strokecolor="#afafaf" strokeweight=".23519mm"/>
                  <v:shape id="docshape162" o:spid="_x0000_s1373" style="position:absolute;left:3194;top:16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" path="m59,l,e" fillcolor="black" stroked="f">
                    <v:path arrowok="t" o:connecttype="custom" o:connectlocs="59,0;0,0" o:connectangles="0,0"/>
                  </v:shape>
                  <v:line id="Line 346" o:spid="_x0000_s1374" style="position:absolute;visibility:visible;mso-wrap-style:square" from="3253,164" to="325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" strokeweight=".23519mm"/>
                  <v:shape id="docshape163" o:spid="_x0000_s1375" style="position:absolute;left:3506;top:163;width:5073;height:2992;visibility:visible;mso-wrap-style:square;v-text-anchor:top" coordsize="5073,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" path="m,l,,725,r52,l829,234r51,209l932,628r52,164l1036,939r52,131l1139,1189r52,108l1243,1396r52,90l1346,1568r52,77l1450,1715r52,66l1553,1842r52,57l1657,1951r52,50l1760,2047r52,44l1864,2133r52,38l1968,2208r51,34l2071,2275r52,32l2226,2365r104,52l2433,2464r104,43l2640,2547r104,37l2848,2618r103,32l3055,2678r103,27l3262,2730r103,24l3469,2775r103,21l3676,2815r103,18l3883,2850r103,16l4090,2881r103,15l4297,2909r103,13l4504,2934r104,12l4711,2957r104,10l4918,2977r104,9l5073,2991e" filled="f" strokecolor="#1f77b3" strokeweight=".441mm">
                    <v:path arrowok="t" o:connecttype="custom" o:connectlocs="0,164;0,164;725,164;777,164;829,398;880,607;932,792;984,956;1036,1103;1088,1234;1139,1353;1191,1461;1243,1560;1295,1650;1346,1732;1398,1809;1450,1879;1502,1945;1553,2006;1605,2063;1657,2115;1709,2165;1760,2211;1812,2255;1864,2297;1916,2335;1968,2372;2019,2406;2071,2439;2123,2471;2226,2529;2330,2581;2433,2628;2537,2671;2640,2711;2744,2748;2848,2782;2951,2814;3055,2842;3158,2869;3262,2894;3365,2918;3469,2939;3572,2960;3676,2979;3779,2997;3883,3014;3986,3030;4090,3045;4193,3060;4297,3073;4400,3086;4504,3098;4608,3110;4711,3121;4815,3131;4918,3141;5022,3150;5073,3155" o:connectangles="0,0,0,0,0,0,0,0,0,0,0,0,0,0,0,0,0,0,0,0,0,0,0,0,0,0,0,0,0,0,0,0,0,0,0,0,0,0,0,0,0,0,0,0,0,0,0,0,0,0,0,0,0,0,0,0,0,0,0"/>
                  </v:shape>
                  <v:shape id="docshape164" o:spid="_x0000_s1376" style="position:absolute;left:3506;top:163;width:5073;height:3163;visibility:visible;mso-wrap-style:square;v-text-anchor:top" coordsize="5073,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" path="m,l,,570,r52,136l673,430r52,249l777,891r52,183l880,1234r52,141l984,1500r52,112l1088,1712r51,90l1191,1885r52,74l1295,2028r51,63l1398,2149r52,53l1502,2252r51,46l1605,2342r52,40l1709,2419r51,35l1812,2487r52,32l1968,2576r103,52l2175,2673r103,42l2382,2752r103,35l2589,2818r103,29l2796,2874r103,24l3003,2921r103,20l3210,2961r103,18l3417,2996r103,16l3624,3027r104,14l3831,3054r104,12l4038,3078r104,10l4245,3098r104,10l4452,3117r104,8l4659,3133r104,8l4866,3148r104,7l5022,3159r51,3e" filled="f" strokecolor="#ff7f0e" strokeweight=".441mm">
                    <v:path arrowok="t" o:connecttype="custom" o:connectlocs="0,164;0,164;570,164;622,300;673,594;725,843;777,1055;829,1238;880,1398;932,1539;984,1664;1036,1776;1088,1876;1139,1966;1191,2049;1243,2123;1295,2192;1346,2255;1398,2313;1450,2366;1502,2416;1553,2462;1605,2506;1657,2546;1709,2583;1760,2618;1812,2651;1864,2683;1968,2740;2071,2792;2175,2837;2278,2879;2382,2916;2485,2951;2589,2982;2692,3011;2796,3038;2899,3062;3003,3085;3106,3105;3210,3125;3313,3143;3417,3160;3520,3176;3624,3191;3728,3205;3831,3218;3935,3230;4038,3242;4142,3252;4245,3262;4349,3272;4452,3281;4556,3289;4659,3297;4763,3305;4866,3312;4970,3319;5022,3323;5073,3326" o:connectangles="0,0,0,0,0,0,0,0,0,0,0,0,0,0,0,0,0,0,0,0,0,0,0,0,0,0,0,0,0,0,0,0,0,0,0,0,0,0,0,0,0,0,0,0,0,0,0,0,0,0,0,0,0,0,0,0,0,0,0,0"/>
                  </v:shape>
                  <v:shape id="docshape165" o:spid="_x0000_s1377" style="position:absolute;left:3506;top:163;width:5073;height:3295;visibility:visible;mso-wrap-style:square;v-text-anchor:top" coordsize="5073,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" path="m,l,,415,r51,59l518,484r52,333l622,1087r51,222l725,1495r52,158l829,1789r51,119l932,2011r52,92l1036,2185r52,73l1139,2324r52,61l1243,2439r52,50l1346,2534r52,43l1450,2616r52,35l1553,2685r52,31l1709,2772r103,50l1916,2866r103,38l2123,2939r103,31l2330,2998r103,26l2537,3047r103,22l2744,3089r104,17l2951,3123r104,15l3158,3152r104,13l3365,3177r104,11l3572,3199r104,10l3779,3218r104,8l3986,3234r104,8l4193,3249r104,7l4400,3262r104,6l4608,3273r103,5l4815,3283r103,5l5022,3292r51,2e" filled="f" strokecolor="#2ba02b" strokeweight=".441mm">
                    <v:path arrowok="t" o:connecttype="custom" o:connectlocs="0,164;0,164;415,164;466,223;518,648;570,981;622,1251;673,1473;725,1659;777,1817;829,1953;880,2072;932,2175;984,2267;1036,2349;1088,2422;1139,2488;1191,2549;1243,2603;1295,2653;1346,2698;1398,2741;1450,2780;1502,2815;1553,2849;1605,2880;1709,2936;1812,2986;1916,3030;2019,3068;2123,3103;2226,3134;2330,3162;2433,3188;2537,3211;2640,3233;2744,3253;2848,3270;2951,3287;3055,3302;3158,3316;3262,3329;3365,3341;3469,3352;3572,3363;3676,3373;3779,3382;3883,3390;3986,3398;4090,3406;4193,3413;4297,3420;4400,3426;4504,3432;4608,3437;4711,3442;4815,3447;4918,3452;5022,3456;5073,3458" o:connectangles="0,0,0,0,0,0,0,0,0,0,0,0,0,0,0,0,0,0,0,0,0,0,0,0,0,0,0,0,0,0,0,0,0,0,0,0,0,0,0,0,0,0,0,0,0,0,0,0,0,0,0,0,0,0,0,0,0,0,0,0"/>
                  </v:shape>
                  <v:shape id="docshape166" o:spid="_x0000_s1378" style="position:absolute;left:3252;top:-2;width:5581;height:3625;visibility:visible;mso-wrap-style:square;v-text-anchor:top" coordsize="5581,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" path="m,3624l,m5580,3624l5580,m,3624r5580,m,l5580,e" filled="f" strokeweight=".23519mm">
                    <v:path arrowok="t" o:connecttype="custom" o:connectlocs="0,3623;0,-1;5580,3623;5580,-1;0,3623;5580,3623;0,-1;5580,-1" o:connectangles="0,0,0,0,0,0,0,0"/>
                  </v:shape>
                  <v:shape id="docshape167" o:spid="_x0000_s1379" style="position:absolute;left:7369;top:82;width:1381;height:784;visibility:visible;mso-wrap-style:square;v-text-anchor:top" coordsize="138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" path="m1347,l34,,19,2,9,9,3,19,,34,,750r3,15l9,775r10,7l34,784r1313,l1362,782r10,-7l1379,765r2,-15l1381,34r-2,-15l1372,9,1362,2,1347,xe" stroked="f">
                    <v:fill opacity="52428f"/>
                    <v:path arrowok="t" o:connecttype="custom" o:connectlocs="1347,82;34,82;19,84;9,91;3,101;0,116;0,832;3,847;9,857;19,864;34,866;1347,866;1362,864;1372,857;1379,847;1381,832;1381,116;1379,101;1372,91;1362,84;1347,82" o:connectangles="0,0,0,0,0,0,0,0,0,0,0,0,0,0,0,0,0,0,0,0,0"/>
                  </v:shape>
                  <v:shape id="docshape168" o:spid="_x0000_s1380" style="position:absolute;left:7369;top:82;width:1381;height:784;visibility:visible;mso-wrap-style:square;v-text-anchor:top" coordsize="138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" path="m34,784r1313,l1362,782r10,-7l1379,765r2,-15l1381,34r-2,-15l1372,9,1362,2,1347,,34,,19,2,9,9,3,19,,34,,750r3,15l9,775r10,7l34,784xe" filled="f" strokecolor="#ccc" strokeweight=".294mm">
                    <v:path arrowok="t" o:connecttype="custom" o:connectlocs="34,866;1347,866;1362,864;1372,857;1379,847;1381,832;1381,116;1379,101;1372,91;1362,84;1347,82;34,82;19,84;9,91;3,101;0,116;0,832;3,847;9,857;19,864;34,866" o:connectangles="0,0,0,0,0,0,0,0,0,0,0,0,0,0,0,0,0,0,0,0,0"/>
                  </v:shape>
                  <v:line id="Line 353" o:spid="_x0000_s1381" style="position:absolute;visibility:visible;mso-wrap-style:square" from="7436,217" to="7769,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" strokecolor="#1f77b3" strokeweight=".441mm"/>
                  <v:line id="Line 354" o:spid="_x0000_s1382" style="position:absolute;visibility:visible;mso-wrap-style:square" from="7436,462" to="776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" strokecolor="#ff7f0e" strokeweight=".441mm"/>
                  <v:line id="Line 355" o:spid="_x0000_s1383" style="position:absolute;visibility:visible;mso-wrap-style:square" from="7436,706" to="7769,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" strokecolor="#2ba02b" strokeweight=".441mm"/>
                  <v:shape id="docshape169" o:spid="_x0000_s1384" type="#_x0000_t202" style="position:absolute;left:7902;top:148;width:801;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1E7EE37B" w14:textId="77777777" w:rsidR="00843F4B" w:rsidRDefault="00843F4B" w:rsidP="00843F4B">
                          <w:pPr>
                            <w:spacing w:line="160" w:lineRule="exact"/>
                            <w:rPr>
                              <w:rFonts w:ascii="Verdana"/>
                              <w:sz w:val="16"/>
                            </w:rPr>
                          </w:pPr>
                          <w:r>
                            <w:rPr>
                              <w:rFonts w:ascii="Verdana"/>
                              <w:w w:val="105"/>
                              <w:sz w:val="16"/>
                            </w:rPr>
                            <w:t>Age</w:t>
                          </w:r>
                          <w:r>
                            <w:rPr>
                              <w:rFonts w:ascii="Verdana"/>
                              <w:spacing w:val="-5"/>
                              <w:w w:val="105"/>
                              <w:sz w:val="16"/>
                            </w:rPr>
                            <w:t xml:space="preserve"> </w:t>
                          </w:r>
                          <w:r>
                            <w:rPr>
                              <w:rFonts w:ascii="Verdana"/>
                              <w:w w:val="105"/>
                              <w:sz w:val="16"/>
                            </w:rPr>
                            <w:t>=</w:t>
                          </w:r>
                          <w:r>
                            <w:rPr>
                              <w:rFonts w:ascii="Verdana"/>
                              <w:spacing w:val="-4"/>
                              <w:w w:val="105"/>
                              <w:sz w:val="16"/>
                            </w:rPr>
                            <w:t xml:space="preserve"> </w:t>
                          </w:r>
                          <w:r>
                            <w:rPr>
                              <w:rFonts w:ascii="Verdana"/>
                              <w:w w:val="105"/>
                              <w:sz w:val="16"/>
                            </w:rPr>
                            <w:t>70</w:t>
                          </w:r>
                        </w:p>
                        <w:p w14:paraId="04E9B290" w14:textId="77777777" w:rsidR="00843F4B" w:rsidRDefault="00843F4B" w:rsidP="00843F4B">
                          <w:pPr>
                            <w:spacing w:before="4" w:line="240" w:lineRule="atLeast"/>
                            <w:ind w:right="15"/>
                            <w:rPr>
                              <w:rFonts w:ascii="Verdana"/>
                              <w:sz w:val="16"/>
                            </w:rPr>
                          </w:pPr>
                          <w:r>
                            <w:rPr>
                              <w:rFonts w:ascii="Verdana"/>
                              <w:w w:val="105"/>
                              <w:sz w:val="16"/>
                            </w:rPr>
                            <w:t>Age</w:t>
                          </w:r>
                          <w:r>
                            <w:rPr>
                              <w:rFonts w:ascii="Verdana"/>
                              <w:spacing w:val="-12"/>
                              <w:w w:val="105"/>
                              <w:sz w:val="16"/>
                            </w:rPr>
                            <w:t xml:space="preserve"> </w:t>
                          </w:r>
                          <w:r>
                            <w:rPr>
                              <w:rFonts w:ascii="Verdana"/>
                              <w:w w:val="105"/>
                              <w:sz w:val="16"/>
                            </w:rPr>
                            <w:t>=</w:t>
                          </w:r>
                          <w:r>
                            <w:rPr>
                              <w:rFonts w:ascii="Verdana"/>
                              <w:spacing w:val="-11"/>
                              <w:w w:val="105"/>
                              <w:sz w:val="16"/>
                            </w:rPr>
                            <w:t xml:space="preserve"> </w:t>
                          </w:r>
                          <w:r>
                            <w:rPr>
                              <w:rFonts w:ascii="Verdana"/>
                              <w:w w:val="105"/>
                              <w:sz w:val="16"/>
                            </w:rPr>
                            <w:t>80</w:t>
                          </w:r>
                          <w:r>
                            <w:rPr>
                              <w:rFonts w:ascii="Verdana"/>
                              <w:spacing w:val="-56"/>
                              <w:w w:val="105"/>
                              <w:sz w:val="16"/>
                            </w:rPr>
                            <w:t xml:space="preserve"> </w:t>
                          </w:r>
                          <w:r>
                            <w:rPr>
                              <w:rFonts w:ascii="Verdana"/>
                              <w:w w:val="105"/>
                              <w:sz w:val="16"/>
                            </w:rPr>
                            <w:t>Age</w:t>
                          </w:r>
                          <w:r>
                            <w:rPr>
                              <w:rFonts w:ascii="Verdana"/>
                              <w:spacing w:val="-14"/>
                              <w:w w:val="105"/>
                              <w:sz w:val="16"/>
                            </w:rPr>
                            <w:t xml:space="preserve"> </w:t>
                          </w:r>
                          <w:r>
                            <w:rPr>
                              <w:rFonts w:ascii="Verdana"/>
                              <w:w w:val="105"/>
                              <w:sz w:val="16"/>
                            </w:rPr>
                            <w:t>=</w:t>
                          </w:r>
                          <w:r>
                            <w:rPr>
                              <w:rFonts w:ascii="Verdana"/>
                              <w:spacing w:val="-13"/>
                              <w:w w:val="105"/>
                              <w:sz w:val="16"/>
                            </w:rPr>
                            <w:t xml:space="preserve"> </w:t>
                          </w:r>
                          <w:r>
                            <w:rPr>
                              <w:rFonts w:ascii="Verdana"/>
                              <w:w w:val="105"/>
                              <w:sz w:val="16"/>
                            </w:rPr>
                            <w:t>90</w:t>
                          </w:r>
                        </w:p>
                      </w:txbxContent>
                    </v:textbox>
                  </v:shape>
                  <w10:wrap anchorx="page"/>
                </v:group>
              </w:pict>
            </mc:Fallback>
          </mc:AlternateContent>
        </w:r>
        <w:r>
          <w:rPr>
            <w:rFonts w:ascii="Verdana"/>
            <w:sz w:val="16"/>
          </w:rPr>
          <w:t>1.0</w:t>
        </w:r>
      </w:ins>
    </w:p>
    <w:p w14:paraId="2DE1816E" w14:textId="77777777" w:rsidR="00843F4B" w:rsidRDefault="00843F4B" w:rsidP="00843F4B">
      <w:pPr>
        <w:pStyle w:val="BodyText"/>
        <w:spacing w:before="6"/>
        <w:rPr>
          <w:ins w:id="626" w:author="Lujan, Alan" w:date="2021-12-15T10:49:00Z"/>
          <w:rFonts w:ascii="Verdana"/>
          <w:sz w:val="25"/>
        </w:rPr>
      </w:pPr>
    </w:p>
    <w:p w14:paraId="3F2F155B" w14:textId="77777777" w:rsidR="00843F4B" w:rsidRDefault="00843F4B" w:rsidP="00843F4B">
      <w:pPr>
        <w:spacing w:before="66"/>
        <w:ind w:left="1491"/>
        <w:rPr>
          <w:ins w:id="627" w:author="Lujan, Alan" w:date="2021-12-15T10:49:00Z"/>
          <w:rFonts w:ascii="Verdana"/>
          <w:sz w:val="16"/>
        </w:rPr>
      </w:pPr>
      <w:ins w:id="628" w:author="Lujan, Alan" w:date="2021-12-15T10:49:00Z">
        <w:r>
          <w:rPr>
            <w:rFonts w:ascii="Verdana"/>
            <w:sz w:val="16"/>
          </w:rPr>
          <w:t>0.9</w:t>
        </w:r>
      </w:ins>
    </w:p>
    <w:p w14:paraId="0C5306F9" w14:textId="77777777" w:rsidR="00843F4B" w:rsidRDefault="00843F4B" w:rsidP="00843F4B">
      <w:pPr>
        <w:pStyle w:val="BodyText"/>
        <w:spacing w:before="6"/>
        <w:rPr>
          <w:ins w:id="629" w:author="Lujan, Alan" w:date="2021-12-15T10:49:00Z"/>
          <w:rFonts w:ascii="Verdana"/>
          <w:sz w:val="25"/>
        </w:rPr>
      </w:pPr>
    </w:p>
    <w:p w14:paraId="683F39CC" w14:textId="18CD9DC7" w:rsidR="00843F4B" w:rsidRDefault="00843F4B" w:rsidP="00843F4B">
      <w:pPr>
        <w:spacing w:before="66"/>
        <w:ind w:left="1491"/>
        <w:rPr>
          <w:ins w:id="630" w:author="Lujan, Alan" w:date="2021-12-15T10:49:00Z"/>
          <w:rFonts w:ascii="Verdana"/>
          <w:sz w:val="16"/>
        </w:rPr>
      </w:pPr>
      <w:ins w:id="631" w:author="Lujan, Alan" w:date="2021-12-15T10:49:00Z">
        <w:r>
          <w:rPr>
            <w:rFonts w:ascii="Book Antiqua"/>
            <w:noProof/>
            <w:sz w:val="22"/>
          </w:rPr>
          <mc:AlternateContent>
            <mc:Choice Requires="wps">
              <w:drawing>
                <wp:anchor distT="0" distB="0" distL="114300" distR="114300" simplePos="0" relativeHeight="251772928" behindDoc="0" locked="0" layoutInCell="1" allowOverlap="1" wp14:anchorId="191D9236" wp14:editId="00FA2E44">
                  <wp:simplePos x="0" y="0"/>
                  <wp:positionH relativeFrom="page">
                    <wp:posOffset>1665605</wp:posOffset>
                  </wp:positionH>
                  <wp:positionV relativeFrom="paragraph">
                    <wp:posOffset>-130175</wp:posOffset>
                  </wp:positionV>
                  <wp:extent cx="128270" cy="1112520"/>
                  <wp:effectExtent l="0" t="0" r="0" b="1905"/>
                  <wp:wrapNone/>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11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64C00" w14:textId="77777777" w:rsidR="00843F4B" w:rsidRDefault="00843F4B" w:rsidP="00843F4B">
                              <w:pPr>
                                <w:spacing w:line="180" w:lineRule="exact"/>
                                <w:ind w:left="20"/>
                                <w:rPr>
                                  <w:rFonts w:ascii="Verdana"/>
                                  <w:sz w:val="16"/>
                                </w:rPr>
                              </w:pPr>
                              <w:r>
                                <w:rPr>
                                  <w:rFonts w:ascii="Verdana"/>
                                  <w:spacing w:val="-1"/>
                                  <w:w w:val="105"/>
                                  <w:sz w:val="16"/>
                                </w:rPr>
                                <w:t>Risky</w:t>
                              </w:r>
                              <w:r>
                                <w:rPr>
                                  <w:rFonts w:ascii="Verdana"/>
                                  <w:spacing w:val="-13"/>
                                  <w:w w:val="105"/>
                                  <w:sz w:val="16"/>
                                </w:rPr>
                                <w:t xml:space="preserve"> </w:t>
                              </w:r>
                              <w:r>
                                <w:rPr>
                                  <w:rFonts w:ascii="Verdana"/>
                                  <w:spacing w:val="-1"/>
                                  <w:w w:val="105"/>
                                  <w:sz w:val="16"/>
                                </w:rPr>
                                <w:t>Portfolio</w:t>
                              </w:r>
                              <w:r>
                                <w:rPr>
                                  <w:rFonts w:ascii="Verdana"/>
                                  <w:spacing w:val="-12"/>
                                  <w:w w:val="105"/>
                                  <w:sz w:val="16"/>
                                </w:rPr>
                                <w:t xml:space="preserve"> </w:t>
                              </w:r>
                              <w:r>
                                <w:rPr>
                                  <w:rFonts w:ascii="Verdana"/>
                                  <w:spacing w:val="-1"/>
                                  <w:w w:val="105"/>
                                  <w:sz w:val="16"/>
                                </w:rPr>
                                <w:t>Share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D9236" id="Text Box 319" o:spid="_x0000_s1385" type="#_x0000_t202" style="position:absolute;left:0;text-align:left;margin-left:131.15pt;margin-top:-10.25pt;width:10.1pt;height:87.6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" filled="f" stroked="f">
                  <v:textbox style="layout-flow:vertical;mso-layout-flow-alt:bottom-to-top" inset="0,0,0,0">
                    <w:txbxContent>
                      <w:p w14:paraId="41264C00" w14:textId="77777777" w:rsidR="00843F4B" w:rsidRDefault="00843F4B" w:rsidP="00843F4B">
                        <w:pPr>
                          <w:spacing w:line="180" w:lineRule="exact"/>
                          <w:ind w:left="20"/>
                          <w:rPr>
                            <w:rFonts w:ascii="Verdana"/>
                            <w:sz w:val="16"/>
                          </w:rPr>
                        </w:pPr>
                        <w:r>
                          <w:rPr>
                            <w:rFonts w:ascii="Verdana"/>
                            <w:spacing w:val="-1"/>
                            <w:w w:val="105"/>
                            <w:sz w:val="16"/>
                          </w:rPr>
                          <w:t>Risky</w:t>
                        </w:r>
                        <w:r>
                          <w:rPr>
                            <w:rFonts w:ascii="Verdana"/>
                            <w:spacing w:val="-13"/>
                            <w:w w:val="105"/>
                            <w:sz w:val="16"/>
                          </w:rPr>
                          <w:t xml:space="preserve"> </w:t>
                        </w:r>
                        <w:r>
                          <w:rPr>
                            <w:rFonts w:ascii="Verdana"/>
                            <w:spacing w:val="-1"/>
                            <w:w w:val="105"/>
                            <w:sz w:val="16"/>
                          </w:rPr>
                          <w:t>Portfolio</w:t>
                        </w:r>
                        <w:r>
                          <w:rPr>
                            <w:rFonts w:ascii="Verdana"/>
                            <w:spacing w:val="-12"/>
                            <w:w w:val="105"/>
                            <w:sz w:val="16"/>
                          </w:rPr>
                          <w:t xml:space="preserve"> </w:t>
                        </w:r>
                        <w:r>
                          <w:rPr>
                            <w:rFonts w:ascii="Verdana"/>
                            <w:spacing w:val="-1"/>
                            <w:w w:val="105"/>
                            <w:sz w:val="16"/>
                          </w:rPr>
                          <w:t>Share</w:t>
                        </w:r>
                      </w:p>
                    </w:txbxContent>
                  </v:textbox>
                  <w10:wrap anchorx="page"/>
                </v:shape>
              </w:pict>
            </mc:Fallback>
          </mc:AlternateContent>
        </w:r>
        <w:r>
          <w:rPr>
            <w:rFonts w:ascii="Verdana"/>
            <w:sz w:val="16"/>
          </w:rPr>
          <w:t>0.8</w:t>
        </w:r>
      </w:ins>
    </w:p>
    <w:p w14:paraId="5C9941EA" w14:textId="77777777" w:rsidR="00843F4B" w:rsidRDefault="00843F4B" w:rsidP="00843F4B">
      <w:pPr>
        <w:pStyle w:val="BodyText"/>
        <w:spacing w:before="5"/>
        <w:rPr>
          <w:ins w:id="632" w:author="Lujan, Alan" w:date="2021-12-15T10:49:00Z"/>
          <w:rFonts w:ascii="Verdana"/>
          <w:sz w:val="25"/>
        </w:rPr>
      </w:pPr>
    </w:p>
    <w:p w14:paraId="7E82A30B" w14:textId="77777777" w:rsidR="00843F4B" w:rsidRDefault="00843F4B" w:rsidP="00843F4B">
      <w:pPr>
        <w:spacing w:before="66"/>
        <w:ind w:left="1491"/>
        <w:rPr>
          <w:ins w:id="633" w:author="Lujan, Alan" w:date="2021-12-15T10:49:00Z"/>
          <w:rFonts w:ascii="Verdana"/>
          <w:sz w:val="16"/>
        </w:rPr>
      </w:pPr>
      <w:ins w:id="634" w:author="Lujan, Alan" w:date="2021-12-15T10:49:00Z">
        <w:r>
          <w:rPr>
            <w:rFonts w:ascii="Verdana"/>
            <w:sz w:val="16"/>
          </w:rPr>
          <w:t>0.7</w:t>
        </w:r>
      </w:ins>
    </w:p>
    <w:p w14:paraId="74B5D28E" w14:textId="77777777" w:rsidR="00843F4B" w:rsidRDefault="00843F4B" w:rsidP="00843F4B">
      <w:pPr>
        <w:pStyle w:val="BodyText"/>
        <w:spacing w:before="6"/>
        <w:rPr>
          <w:ins w:id="635" w:author="Lujan, Alan" w:date="2021-12-15T10:49:00Z"/>
          <w:rFonts w:ascii="Verdana"/>
          <w:sz w:val="25"/>
        </w:rPr>
      </w:pPr>
    </w:p>
    <w:p w14:paraId="7E5B91A3" w14:textId="77777777" w:rsidR="00843F4B" w:rsidRDefault="00843F4B" w:rsidP="00843F4B">
      <w:pPr>
        <w:spacing w:before="66"/>
        <w:ind w:left="1491"/>
        <w:rPr>
          <w:ins w:id="636" w:author="Lujan, Alan" w:date="2021-12-15T10:49:00Z"/>
          <w:rFonts w:ascii="Verdana"/>
          <w:sz w:val="16"/>
        </w:rPr>
      </w:pPr>
      <w:ins w:id="637" w:author="Lujan, Alan" w:date="2021-12-15T10:49:00Z">
        <w:r>
          <w:rPr>
            <w:rFonts w:ascii="Verdana"/>
            <w:sz w:val="16"/>
          </w:rPr>
          <w:t>0.6</w:t>
        </w:r>
      </w:ins>
    </w:p>
    <w:p w14:paraId="19EF0464" w14:textId="77777777" w:rsidR="00843F4B" w:rsidRDefault="00843F4B" w:rsidP="00843F4B">
      <w:pPr>
        <w:pStyle w:val="BodyText"/>
        <w:spacing w:before="6"/>
        <w:rPr>
          <w:ins w:id="638" w:author="Lujan, Alan" w:date="2021-12-15T10:49:00Z"/>
          <w:rFonts w:ascii="Verdana"/>
          <w:sz w:val="25"/>
        </w:rPr>
      </w:pPr>
    </w:p>
    <w:p w14:paraId="018832A5" w14:textId="77777777" w:rsidR="00843F4B" w:rsidRDefault="00843F4B" w:rsidP="00843F4B">
      <w:pPr>
        <w:spacing w:before="66"/>
        <w:ind w:left="1491"/>
        <w:rPr>
          <w:ins w:id="639" w:author="Lujan, Alan" w:date="2021-12-15T10:49:00Z"/>
          <w:rFonts w:ascii="Verdana"/>
          <w:sz w:val="16"/>
        </w:rPr>
      </w:pPr>
      <w:ins w:id="640" w:author="Lujan, Alan" w:date="2021-12-15T10:49:00Z">
        <w:r>
          <w:rPr>
            <w:rFonts w:ascii="Verdana"/>
            <w:sz w:val="16"/>
          </w:rPr>
          <w:t>0.5</w:t>
        </w:r>
      </w:ins>
    </w:p>
    <w:p w14:paraId="610B8DE6" w14:textId="77777777" w:rsidR="00843F4B" w:rsidRDefault="00843F4B" w:rsidP="00843F4B">
      <w:pPr>
        <w:pStyle w:val="BodyText"/>
        <w:spacing w:before="5"/>
        <w:rPr>
          <w:ins w:id="641" w:author="Lujan, Alan" w:date="2021-12-15T10:49:00Z"/>
          <w:rFonts w:ascii="Verdana"/>
          <w:sz w:val="25"/>
        </w:rPr>
      </w:pPr>
    </w:p>
    <w:p w14:paraId="134FA5F9" w14:textId="77777777" w:rsidR="00843F4B" w:rsidRDefault="00843F4B" w:rsidP="00843F4B">
      <w:pPr>
        <w:spacing w:before="66"/>
        <w:ind w:left="286" w:right="6182"/>
        <w:jc w:val="center"/>
        <w:rPr>
          <w:ins w:id="642" w:author="Lujan, Alan" w:date="2021-12-15T10:49:00Z"/>
          <w:rFonts w:ascii="Verdana"/>
          <w:sz w:val="16"/>
        </w:rPr>
      </w:pPr>
      <w:ins w:id="643" w:author="Lujan, Alan" w:date="2021-12-15T10:49:00Z">
        <w:r>
          <w:rPr>
            <w:rFonts w:ascii="Verdana"/>
            <w:sz w:val="16"/>
          </w:rPr>
          <w:t>0.4</w:t>
        </w:r>
      </w:ins>
    </w:p>
    <w:p w14:paraId="719EF23C" w14:textId="77777777" w:rsidR="00843F4B" w:rsidRDefault="00843F4B" w:rsidP="00843F4B">
      <w:pPr>
        <w:tabs>
          <w:tab w:val="left" w:pos="1035"/>
          <w:tab w:val="left" w:pos="1836"/>
          <w:tab w:val="left" w:pos="2690"/>
          <w:tab w:val="left" w:pos="3544"/>
          <w:tab w:val="left" w:pos="4399"/>
          <w:tab w:val="left" w:pos="5253"/>
        </w:tabs>
        <w:spacing w:before="26"/>
        <w:ind w:left="181"/>
        <w:jc w:val="center"/>
        <w:rPr>
          <w:ins w:id="644" w:author="Lujan, Alan" w:date="2021-12-15T10:49:00Z"/>
          <w:rFonts w:ascii="Verdana"/>
          <w:sz w:val="16"/>
        </w:rPr>
      </w:pPr>
      <w:ins w:id="645" w:author="Lujan, Alan" w:date="2021-12-15T10:49:00Z">
        <w:r>
          <w:rPr>
            <w:rFonts w:ascii="Verdana"/>
            <w:w w:val="105"/>
            <w:sz w:val="16"/>
          </w:rPr>
          <w:t>0</w:t>
        </w:r>
        <w:r>
          <w:rPr>
            <w:rFonts w:ascii="Verdana"/>
            <w:w w:val="105"/>
            <w:sz w:val="16"/>
          </w:rPr>
          <w:tab/>
          <w:t>5</w:t>
        </w:r>
        <w:r>
          <w:rPr>
            <w:rFonts w:ascii="Verdana"/>
            <w:w w:val="105"/>
            <w:sz w:val="16"/>
          </w:rPr>
          <w:tab/>
          <w:t>10</w:t>
        </w:r>
        <w:r>
          <w:rPr>
            <w:rFonts w:ascii="Verdana"/>
            <w:w w:val="105"/>
            <w:sz w:val="16"/>
          </w:rPr>
          <w:tab/>
          <w:t>15</w:t>
        </w:r>
        <w:r>
          <w:rPr>
            <w:rFonts w:ascii="Verdana"/>
            <w:w w:val="105"/>
            <w:sz w:val="16"/>
          </w:rPr>
          <w:tab/>
          <w:t>20</w:t>
        </w:r>
        <w:r>
          <w:rPr>
            <w:rFonts w:ascii="Verdana"/>
            <w:w w:val="105"/>
            <w:sz w:val="16"/>
          </w:rPr>
          <w:tab/>
          <w:t>25</w:t>
        </w:r>
        <w:r>
          <w:rPr>
            <w:rFonts w:ascii="Verdana"/>
            <w:w w:val="105"/>
            <w:sz w:val="16"/>
          </w:rPr>
          <w:tab/>
          <w:t>30</w:t>
        </w:r>
      </w:ins>
    </w:p>
    <w:p w14:paraId="79BFCB26" w14:textId="77777777" w:rsidR="00843F4B" w:rsidRDefault="00843F4B" w:rsidP="00843F4B">
      <w:pPr>
        <w:spacing w:before="33"/>
        <w:ind w:left="180"/>
        <w:jc w:val="center"/>
        <w:rPr>
          <w:ins w:id="646" w:author="Lujan, Alan" w:date="2021-12-15T10:49:00Z"/>
          <w:rFonts w:ascii="Verdana"/>
          <w:sz w:val="16"/>
        </w:rPr>
      </w:pPr>
      <w:ins w:id="647" w:author="Lujan, Alan" w:date="2021-12-15T10:49:00Z">
        <w:r>
          <w:rPr>
            <w:rFonts w:ascii="Verdana"/>
            <w:w w:val="105"/>
            <w:sz w:val="16"/>
          </w:rPr>
          <w:t>Beginning</w:t>
        </w:r>
        <w:r>
          <w:rPr>
            <w:rFonts w:ascii="Verdana"/>
            <w:spacing w:val="-8"/>
            <w:w w:val="105"/>
            <w:sz w:val="16"/>
          </w:rPr>
          <w:t xml:space="preserve"> </w:t>
        </w:r>
        <w:r>
          <w:rPr>
            <w:rFonts w:ascii="Verdana"/>
            <w:w w:val="105"/>
            <w:sz w:val="16"/>
          </w:rPr>
          <w:t>of</w:t>
        </w:r>
        <w:r>
          <w:rPr>
            <w:rFonts w:ascii="Verdana"/>
            <w:spacing w:val="-7"/>
            <w:w w:val="105"/>
            <w:sz w:val="16"/>
          </w:rPr>
          <w:t xml:space="preserve"> </w:t>
        </w:r>
        <w:r>
          <w:rPr>
            <w:rFonts w:ascii="Verdana"/>
            <w:w w:val="105"/>
            <w:sz w:val="16"/>
          </w:rPr>
          <w:t>Period</w:t>
        </w:r>
        <w:r>
          <w:rPr>
            <w:rFonts w:ascii="Verdana"/>
            <w:spacing w:val="-8"/>
            <w:w w:val="105"/>
            <w:sz w:val="16"/>
          </w:rPr>
          <w:t xml:space="preserve"> </w:t>
        </w:r>
        <w:r>
          <w:rPr>
            <w:rFonts w:ascii="Verdana"/>
            <w:w w:val="105"/>
            <w:sz w:val="16"/>
          </w:rPr>
          <w:t>Liquid</w:t>
        </w:r>
        <w:r>
          <w:rPr>
            <w:rFonts w:ascii="Verdana"/>
            <w:spacing w:val="-7"/>
            <w:w w:val="105"/>
            <w:sz w:val="16"/>
          </w:rPr>
          <w:t xml:space="preserve"> </w:t>
        </w:r>
        <w:r>
          <w:rPr>
            <w:rFonts w:ascii="Verdana"/>
            <w:w w:val="105"/>
            <w:sz w:val="16"/>
          </w:rPr>
          <w:t>Wealth</w:t>
        </w:r>
      </w:ins>
    </w:p>
    <w:p w14:paraId="4DE16B9D" w14:textId="77777777" w:rsidR="00843F4B" w:rsidRDefault="00843F4B" w:rsidP="00843F4B">
      <w:pPr>
        <w:pStyle w:val="BodyText"/>
        <w:spacing w:before="8"/>
        <w:rPr>
          <w:ins w:id="648" w:author="Lujan, Alan" w:date="2021-12-15T10:49:00Z"/>
          <w:rFonts w:ascii="Verdana"/>
          <w:sz w:val="14"/>
        </w:rPr>
      </w:pPr>
    </w:p>
    <w:p w14:paraId="5BEA34C9" w14:textId="77777777" w:rsidR="00843F4B" w:rsidRDefault="00843F4B" w:rsidP="00843F4B">
      <w:pPr>
        <w:pStyle w:val="BodyText"/>
        <w:spacing w:before="95"/>
        <w:ind w:left="1"/>
        <w:jc w:val="center"/>
        <w:rPr>
          <w:ins w:id="649" w:author="Lujan, Alan" w:date="2021-12-15T10:49:00Z"/>
        </w:rPr>
      </w:pPr>
      <w:ins w:id="650" w:author="Lujan, Alan" w:date="2021-12-15T10:49:00Z">
        <w:r>
          <w:rPr>
            <w:b/>
          </w:rPr>
          <w:t>Figure</w:t>
        </w:r>
        <w:r>
          <w:rPr>
            <w:b/>
            <w:spacing w:val="10"/>
          </w:rPr>
          <w:t xml:space="preserve"> </w:t>
        </w:r>
        <w:r>
          <w:rPr>
            <w:b/>
          </w:rPr>
          <w:t>7</w:t>
        </w:r>
        <w:r>
          <w:rPr>
            <w:b/>
            <w:spacing w:val="24"/>
          </w:rPr>
          <w:t xml:space="preserve"> </w:t>
        </w:r>
        <w:r>
          <w:t>Risky</w:t>
        </w:r>
        <w:r>
          <w:rPr>
            <w:spacing w:val="3"/>
          </w:rPr>
          <w:t xml:space="preserve"> </w:t>
        </w:r>
        <w:r>
          <w:t>Portfolio</w:t>
        </w:r>
        <w:r>
          <w:rPr>
            <w:spacing w:val="2"/>
          </w:rPr>
          <w:t xml:space="preserve"> </w:t>
        </w:r>
        <w:r>
          <w:t>Share</w:t>
        </w:r>
        <w:r>
          <w:rPr>
            <w:spacing w:val="2"/>
          </w:rPr>
          <w:t xml:space="preserve"> </w:t>
        </w:r>
        <w:r>
          <w:t>during</w:t>
        </w:r>
        <w:r>
          <w:rPr>
            <w:spacing w:val="1"/>
          </w:rPr>
          <w:t xml:space="preserve"> </w:t>
        </w:r>
        <w:r>
          <w:t>Retirement</w:t>
        </w:r>
      </w:ins>
    </w:p>
    <w:p w14:paraId="2E75AF60" w14:textId="4091E617" w:rsidR="00F140C9" w:rsidRDefault="00F140C9" w:rsidP="00843F4B">
      <w:pPr>
        <w:pStyle w:val="BodyText"/>
        <w:spacing w:line="290" w:lineRule="auto"/>
        <w:ind w:left="108" w:right="105"/>
        <w:jc w:val="both"/>
        <w:rPr>
          <w:ins w:id="651" w:author="Lujan, Alan" w:date="2021-12-15T10:50:00Z"/>
        </w:rPr>
      </w:pPr>
    </w:p>
    <w:p w14:paraId="3834CAD6" w14:textId="7FBE3704" w:rsidR="00843F4B" w:rsidRDefault="00843F4B" w:rsidP="00843F4B">
      <w:pPr>
        <w:pStyle w:val="BodyText"/>
        <w:spacing w:line="290" w:lineRule="auto"/>
        <w:ind w:left="108" w:right="105"/>
        <w:jc w:val="both"/>
        <w:rPr>
          <w:ins w:id="652" w:author="Lujan, Alan" w:date="2021-12-15T10:50:00Z"/>
        </w:rPr>
      </w:pPr>
    </w:p>
    <w:p w14:paraId="3F518512" w14:textId="307E549C" w:rsidR="00843F4B" w:rsidRDefault="00843F4B" w:rsidP="00843F4B">
      <w:pPr>
        <w:pStyle w:val="BodyText"/>
        <w:spacing w:line="290" w:lineRule="auto"/>
        <w:ind w:left="108" w:right="105"/>
        <w:jc w:val="both"/>
        <w:rPr>
          <w:ins w:id="653" w:author="Lujan, Alan" w:date="2021-12-15T10:50:00Z"/>
        </w:rPr>
      </w:pPr>
    </w:p>
    <w:p w14:paraId="7980AE06" w14:textId="55028B87" w:rsidR="00843F4B" w:rsidRDefault="00843F4B" w:rsidP="00843F4B">
      <w:pPr>
        <w:pStyle w:val="BodyText"/>
        <w:spacing w:line="290" w:lineRule="auto"/>
        <w:ind w:left="108" w:right="105"/>
        <w:jc w:val="both"/>
        <w:rPr>
          <w:ins w:id="654" w:author="Lujan, Alan" w:date="2021-12-15T10:50:00Z"/>
        </w:rPr>
      </w:pPr>
    </w:p>
    <w:p w14:paraId="5DAFA869" w14:textId="5ECE0ADA" w:rsidR="00843F4B" w:rsidRDefault="00843F4B" w:rsidP="00843F4B">
      <w:pPr>
        <w:pStyle w:val="BodyText"/>
        <w:spacing w:line="290" w:lineRule="auto"/>
        <w:ind w:left="108" w:right="105"/>
        <w:jc w:val="both"/>
        <w:rPr>
          <w:ins w:id="655" w:author="Lujan, Alan" w:date="2021-12-15T10:50:00Z"/>
        </w:rPr>
      </w:pPr>
    </w:p>
    <w:p w14:paraId="21834382" w14:textId="5A0C4026" w:rsidR="00843F4B" w:rsidRDefault="00843F4B" w:rsidP="00843F4B">
      <w:pPr>
        <w:pStyle w:val="BodyText"/>
        <w:spacing w:line="290" w:lineRule="auto"/>
        <w:ind w:left="108" w:right="105"/>
        <w:jc w:val="both"/>
        <w:rPr>
          <w:ins w:id="656" w:author="Lujan, Alan" w:date="2021-12-15T10:50:00Z"/>
        </w:rPr>
      </w:pPr>
    </w:p>
    <w:p w14:paraId="2305E93E" w14:textId="6E1A401A" w:rsidR="00843F4B" w:rsidRDefault="00843F4B" w:rsidP="00843F4B">
      <w:pPr>
        <w:pStyle w:val="BodyText"/>
        <w:spacing w:line="290" w:lineRule="auto"/>
        <w:ind w:left="108" w:right="105"/>
        <w:jc w:val="both"/>
        <w:rPr>
          <w:ins w:id="657" w:author="Lujan, Alan" w:date="2021-12-15T10:50:00Z"/>
        </w:rPr>
      </w:pPr>
    </w:p>
    <w:p w14:paraId="001A1491" w14:textId="6023B44A" w:rsidR="00843F4B" w:rsidRDefault="00843F4B" w:rsidP="00843F4B">
      <w:pPr>
        <w:pStyle w:val="BodyText"/>
        <w:spacing w:line="290" w:lineRule="auto"/>
        <w:ind w:left="108" w:right="105"/>
        <w:jc w:val="both"/>
        <w:rPr>
          <w:ins w:id="658" w:author="Lujan, Alan" w:date="2021-12-15T10:50:00Z"/>
        </w:rPr>
      </w:pPr>
    </w:p>
    <w:p w14:paraId="54C85432" w14:textId="1CF80BDB" w:rsidR="00843F4B" w:rsidRDefault="00843F4B" w:rsidP="00843F4B">
      <w:pPr>
        <w:pStyle w:val="BodyText"/>
        <w:spacing w:line="290" w:lineRule="auto"/>
        <w:ind w:left="108" w:right="105"/>
        <w:jc w:val="both"/>
        <w:rPr>
          <w:ins w:id="659" w:author="Lujan, Alan" w:date="2021-12-15T10:50:00Z"/>
        </w:rPr>
      </w:pPr>
    </w:p>
    <w:p w14:paraId="72EB8156" w14:textId="3FCC9E28" w:rsidR="00843F4B" w:rsidRDefault="00843F4B" w:rsidP="00843F4B">
      <w:pPr>
        <w:pStyle w:val="BodyText"/>
        <w:spacing w:line="290" w:lineRule="auto"/>
        <w:ind w:left="108" w:right="105"/>
        <w:jc w:val="both"/>
        <w:rPr>
          <w:ins w:id="660" w:author="Lujan, Alan" w:date="2021-12-15T10:50:00Z"/>
        </w:rPr>
      </w:pPr>
    </w:p>
    <w:p w14:paraId="27DC3AB3" w14:textId="77777777" w:rsidR="00843F4B" w:rsidRDefault="00843F4B" w:rsidP="00843F4B">
      <w:pPr>
        <w:pStyle w:val="BodyText"/>
        <w:spacing w:line="290" w:lineRule="auto"/>
        <w:ind w:left="108" w:right="105"/>
        <w:jc w:val="both"/>
        <w:rPr>
          <w:ins w:id="661" w:author="Lujan, Alan" w:date="2021-12-15T10:49:00Z"/>
        </w:rPr>
      </w:pPr>
    </w:p>
    <w:p w14:paraId="1F72E476" w14:textId="70D5B84E" w:rsidR="00843F4B" w:rsidRDefault="00843F4B" w:rsidP="00843F4B">
      <w:pPr>
        <w:spacing w:before="51"/>
        <w:ind w:left="1491"/>
        <w:rPr>
          <w:ins w:id="662" w:author="Lujan, Alan" w:date="2021-12-15T10:49:00Z"/>
          <w:rFonts w:ascii="Lucida Sans Unicode"/>
          <w:sz w:val="16"/>
        </w:rPr>
      </w:pPr>
      <w:ins w:id="663" w:author="Lujan, Alan" w:date="2021-12-15T10:49:00Z">
        <w:r>
          <w:rPr>
            <w:rFonts w:ascii="Book Antiqua"/>
            <w:noProof/>
            <w:sz w:val="22"/>
          </w:rPr>
          <mc:AlternateContent>
            <mc:Choice Requires="wpg">
              <w:drawing>
                <wp:anchor distT="0" distB="0" distL="114300" distR="114300" simplePos="0" relativeHeight="251774976" behindDoc="0" locked="0" layoutInCell="1" allowOverlap="1" wp14:anchorId="4ABF381B" wp14:editId="089FADA8">
                  <wp:simplePos x="0" y="0"/>
                  <wp:positionH relativeFrom="page">
                    <wp:posOffset>2028190</wp:posOffset>
                  </wp:positionH>
                  <wp:positionV relativeFrom="paragraph">
                    <wp:posOffset>8890</wp:posOffset>
                  </wp:positionV>
                  <wp:extent cx="3585210" cy="2343150"/>
                  <wp:effectExtent l="8890" t="1270" r="6350" b="8255"/>
                  <wp:wrapNone/>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5210" cy="2343150"/>
                            <a:chOff x="3194" y="14"/>
                            <a:chExt cx="5646" cy="3690"/>
                          </a:xfrm>
                        </wpg:grpSpPr>
                        <wps:wsp>
                          <wps:cNvPr id="375" name="Line 359"/>
                          <wps:cNvCnPr>
                            <a:cxnSpLocks noChangeShapeType="1"/>
                          </wps:cNvCnPr>
                          <wps:spPr bwMode="auto">
                            <a:xfrm>
                              <a:off x="3455" y="364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76" name="docshape172"/>
                          <wps:cNvSpPr>
                            <a:spLocks/>
                          </wps:cNvSpPr>
                          <wps:spPr bwMode="auto">
                            <a:xfrm>
                              <a:off x="3454" y="3645"/>
                              <a:ext cx="2" cy="59"/>
                            </a:xfrm>
                            <a:custGeom>
                              <a:avLst/>
                              <a:gdLst>
                                <a:gd name="T0" fmla="+- 0 3645 3645"/>
                                <a:gd name="T1" fmla="*/ 3645 h 59"/>
                                <a:gd name="T2" fmla="+- 0 3704 3645"/>
                                <a:gd name="T3" fmla="*/ 370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Line 361"/>
                          <wps:cNvCnPr>
                            <a:cxnSpLocks noChangeShapeType="1"/>
                          </wps:cNvCnPr>
                          <wps:spPr bwMode="auto">
                            <a:xfrm>
                              <a:off x="3455" y="364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Line 362"/>
                          <wps:cNvCnPr>
                            <a:cxnSpLocks noChangeShapeType="1"/>
                          </wps:cNvCnPr>
                          <wps:spPr bwMode="auto">
                            <a:xfrm>
                              <a:off x="4480" y="364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79" name="docshape173"/>
                          <wps:cNvSpPr>
                            <a:spLocks/>
                          </wps:cNvSpPr>
                          <wps:spPr bwMode="auto">
                            <a:xfrm>
                              <a:off x="4479" y="3645"/>
                              <a:ext cx="2" cy="59"/>
                            </a:xfrm>
                            <a:custGeom>
                              <a:avLst/>
                              <a:gdLst>
                                <a:gd name="T0" fmla="+- 0 3645 3645"/>
                                <a:gd name="T1" fmla="*/ 3645 h 59"/>
                                <a:gd name="T2" fmla="+- 0 3704 3645"/>
                                <a:gd name="T3" fmla="*/ 370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Line 364"/>
                          <wps:cNvCnPr>
                            <a:cxnSpLocks noChangeShapeType="1"/>
                          </wps:cNvCnPr>
                          <wps:spPr bwMode="auto">
                            <a:xfrm>
                              <a:off x="4480" y="364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Line 365"/>
                          <wps:cNvCnPr>
                            <a:cxnSpLocks noChangeShapeType="1"/>
                          </wps:cNvCnPr>
                          <wps:spPr bwMode="auto">
                            <a:xfrm>
                              <a:off x="5505" y="364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82" name="docshape174"/>
                          <wps:cNvSpPr>
                            <a:spLocks/>
                          </wps:cNvSpPr>
                          <wps:spPr bwMode="auto">
                            <a:xfrm>
                              <a:off x="5504" y="3645"/>
                              <a:ext cx="2" cy="59"/>
                            </a:xfrm>
                            <a:custGeom>
                              <a:avLst/>
                              <a:gdLst>
                                <a:gd name="T0" fmla="+- 0 3645 3645"/>
                                <a:gd name="T1" fmla="*/ 3645 h 59"/>
                                <a:gd name="T2" fmla="+- 0 3704 3645"/>
                                <a:gd name="T3" fmla="*/ 370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Line 367"/>
                          <wps:cNvCnPr>
                            <a:cxnSpLocks noChangeShapeType="1"/>
                          </wps:cNvCnPr>
                          <wps:spPr bwMode="auto">
                            <a:xfrm>
                              <a:off x="5505" y="364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Line 368"/>
                          <wps:cNvCnPr>
                            <a:cxnSpLocks noChangeShapeType="1"/>
                          </wps:cNvCnPr>
                          <wps:spPr bwMode="auto">
                            <a:xfrm>
                              <a:off x="6530" y="364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85" name="docshape175"/>
                          <wps:cNvSpPr>
                            <a:spLocks/>
                          </wps:cNvSpPr>
                          <wps:spPr bwMode="auto">
                            <a:xfrm>
                              <a:off x="6529" y="3645"/>
                              <a:ext cx="2" cy="59"/>
                            </a:xfrm>
                            <a:custGeom>
                              <a:avLst/>
                              <a:gdLst>
                                <a:gd name="T0" fmla="+- 0 3645 3645"/>
                                <a:gd name="T1" fmla="*/ 3645 h 59"/>
                                <a:gd name="T2" fmla="+- 0 3704 3645"/>
                                <a:gd name="T3" fmla="*/ 370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Line 370"/>
                          <wps:cNvCnPr>
                            <a:cxnSpLocks noChangeShapeType="1"/>
                          </wps:cNvCnPr>
                          <wps:spPr bwMode="auto">
                            <a:xfrm>
                              <a:off x="6530" y="364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Line 371"/>
                          <wps:cNvCnPr>
                            <a:cxnSpLocks noChangeShapeType="1"/>
                          </wps:cNvCnPr>
                          <wps:spPr bwMode="auto">
                            <a:xfrm>
                              <a:off x="7554" y="364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88" name="docshape176"/>
                          <wps:cNvSpPr>
                            <a:spLocks/>
                          </wps:cNvSpPr>
                          <wps:spPr bwMode="auto">
                            <a:xfrm>
                              <a:off x="7554" y="3645"/>
                              <a:ext cx="2" cy="59"/>
                            </a:xfrm>
                            <a:custGeom>
                              <a:avLst/>
                              <a:gdLst>
                                <a:gd name="T0" fmla="+- 0 3645 3645"/>
                                <a:gd name="T1" fmla="*/ 3645 h 59"/>
                                <a:gd name="T2" fmla="+- 0 3704 3645"/>
                                <a:gd name="T3" fmla="*/ 370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Line 373"/>
                          <wps:cNvCnPr>
                            <a:cxnSpLocks noChangeShapeType="1"/>
                          </wps:cNvCnPr>
                          <wps:spPr bwMode="auto">
                            <a:xfrm>
                              <a:off x="7554" y="364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 name="Line 374"/>
                          <wps:cNvCnPr>
                            <a:cxnSpLocks noChangeShapeType="1"/>
                          </wps:cNvCnPr>
                          <wps:spPr bwMode="auto">
                            <a:xfrm>
                              <a:off x="8579" y="3645"/>
                              <a:ext cx="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91" name="docshape177"/>
                          <wps:cNvSpPr>
                            <a:spLocks/>
                          </wps:cNvSpPr>
                          <wps:spPr bwMode="auto">
                            <a:xfrm>
                              <a:off x="8579" y="3645"/>
                              <a:ext cx="2" cy="59"/>
                            </a:xfrm>
                            <a:custGeom>
                              <a:avLst/>
                              <a:gdLst>
                                <a:gd name="T0" fmla="+- 0 3645 3645"/>
                                <a:gd name="T1" fmla="*/ 3645 h 59"/>
                                <a:gd name="T2" fmla="+- 0 3704 3645"/>
                                <a:gd name="T3" fmla="*/ 3704 h 59"/>
                              </a:gdLst>
                              <a:ahLst/>
                              <a:cxnLst>
                                <a:cxn ang="0">
                                  <a:pos x="0" y="T1"/>
                                </a:cxn>
                                <a:cxn ang="0">
                                  <a:pos x="0" y="T3"/>
                                </a:cxn>
                              </a:cxnLst>
                              <a:rect l="0" t="0" r="r" b="b"/>
                              <a:pathLst>
                                <a:path h="59">
                                  <a:moveTo>
                                    <a:pt x="0" y="0"/>
                                  </a:moveTo>
                                  <a:lnTo>
                                    <a:pt x="0" y="5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Line 376"/>
                          <wps:cNvCnPr>
                            <a:cxnSpLocks noChangeShapeType="1"/>
                          </wps:cNvCnPr>
                          <wps:spPr bwMode="auto">
                            <a:xfrm>
                              <a:off x="8579" y="3645"/>
                              <a:ext cx="0" cy="59"/>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Line 377"/>
                          <wps:cNvCnPr>
                            <a:cxnSpLocks noChangeShapeType="1"/>
                          </wps:cNvCnPr>
                          <wps:spPr bwMode="auto">
                            <a:xfrm>
                              <a:off x="3253" y="3481"/>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94" name="docshape178"/>
                          <wps:cNvSpPr>
                            <a:spLocks/>
                          </wps:cNvSpPr>
                          <wps:spPr bwMode="auto">
                            <a:xfrm>
                              <a:off x="3194" y="3481"/>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Line 379"/>
                          <wps:cNvCnPr>
                            <a:cxnSpLocks noChangeShapeType="1"/>
                          </wps:cNvCnPr>
                          <wps:spPr bwMode="auto">
                            <a:xfrm>
                              <a:off x="3253" y="3481"/>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 name="Line 380"/>
                          <wps:cNvCnPr>
                            <a:cxnSpLocks noChangeShapeType="1"/>
                          </wps:cNvCnPr>
                          <wps:spPr bwMode="auto">
                            <a:xfrm>
                              <a:off x="3253" y="3007"/>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97" name="docshape179"/>
                          <wps:cNvSpPr>
                            <a:spLocks/>
                          </wps:cNvSpPr>
                          <wps:spPr bwMode="auto">
                            <a:xfrm>
                              <a:off x="3194" y="3007"/>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Line 382"/>
                          <wps:cNvCnPr>
                            <a:cxnSpLocks noChangeShapeType="1"/>
                          </wps:cNvCnPr>
                          <wps:spPr bwMode="auto">
                            <a:xfrm>
                              <a:off x="3253" y="3007"/>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 name="Line 383"/>
                          <wps:cNvCnPr>
                            <a:cxnSpLocks noChangeShapeType="1"/>
                          </wps:cNvCnPr>
                          <wps:spPr bwMode="auto">
                            <a:xfrm>
                              <a:off x="3253" y="253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00" name="docshape180"/>
                          <wps:cNvSpPr>
                            <a:spLocks/>
                          </wps:cNvSpPr>
                          <wps:spPr bwMode="auto">
                            <a:xfrm>
                              <a:off x="3194" y="253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Line 385"/>
                          <wps:cNvCnPr>
                            <a:cxnSpLocks noChangeShapeType="1"/>
                          </wps:cNvCnPr>
                          <wps:spPr bwMode="auto">
                            <a:xfrm>
                              <a:off x="3253" y="253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 name="Line 386"/>
                          <wps:cNvCnPr>
                            <a:cxnSpLocks noChangeShapeType="1"/>
                          </wps:cNvCnPr>
                          <wps:spPr bwMode="auto">
                            <a:xfrm>
                              <a:off x="3253" y="2059"/>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03" name="docshape181"/>
                          <wps:cNvSpPr>
                            <a:spLocks/>
                          </wps:cNvSpPr>
                          <wps:spPr bwMode="auto">
                            <a:xfrm>
                              <a:off x="3194" y="2059"/>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Line 388"/>
                          <wps:cNvCnPr>
                            <a:cxnSpLocks noChangeShapeType="1"/>
                          </wps:cNvCnPr>
                          <wps:spPr bwMode="auto">
                            <a:xfrm>
                              <a:off x="3253" y="2059"/>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 name="Line 389"/>
                          <wps:cNvCnPr>
                            <a:cxnSpLocks noChangeShapeType="1"/>
                          </wps:cNvCnPr>
                          <wps:spPr bwMode="auto">
                            <a:xfrm>
                              <a:off x="3253" y="1585"/>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06" name="docshape182"/>
                          <wps:cNvSpPr>
                            <a:spLocks/>
                          </wps:cNvSpPr>
                          <wps:spPr bwMode="auto">
                            <a:xfrm>
                              <a:off x="3194" y="1585"/>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Line 391"/>
                          <wps:cNvCnPr>
                            <a:cxnSpLocks noChangeShapeType="1"/>
                          </wps:cNvCnPr>
                          <wps:spPr bwMode="auto">
                            <a:xfrm>
                              <a:off x="3253" y="1585"/>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 name="Line 392"/>
                          <wps:cNvCnPr>
                            <a:cxnSpLocks noChangeShapeType="1"/>
                          </wps:cNvCnPr>
                          <wps:spPr bwMode="auto">
                            <a:xfrm>
                              <a:off x="3253" y="1111"/>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09" name="docshape183"/>
                          <wps:cNvSpPr>
                            <a:spLocks/>
                          </wps:cNvSpPr>
                          <wps:spPr bwMode="auto">
                            <a:xfrm>
                              <a:off x="3194" y="1111"/>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Line 394"/>
                          <wps:cNvCnPr>
                            <a:cxnSpLocks noChangeShapeType="1"/>
                          </wps:cNvCnPr>
                          <wps:spPr bwMode="auto">
                            <a:xfrm>
                              <a:off x="3253" y="1111"/>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Line 395"/>
                          <wps:cNvCnPr>
                            <a:cxnSpLocks noChangeShapeType="1"/>
                          </wps:cNvCnPr>
                          <wps:spPr bwMode="auto">
                            <a:xfrm>
                              <a:off x="3253" y="637"/>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12" name="docshape184"/>
                          <wps:cNvSpPr>
                            <a:spLocks/>
                          </wps:cNvSpPr>
                          <wps:spPr bwMode="auto">
                            <a:xfrm>
                              <a:off x="3194" y="637"/>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Line 397"/>
                          <wps:cNvCnPr>
                            <a:cxnSpLocks noChangeShapeType="1"/>
                          </wps:cNvCnPr>
                          <wps:spPr bwMode="auto">
                            <a:xfrm>
                              <a:off x="3253" y="637"/>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 name="Line 398"/>
                          <wps:cNvCnPr>
                            <a:cxnSpLocks noChangeShapeType="1"/>
                          </wps:cNvCnPr>
                          <wps:spPr bwMode="auto">
                            <a:xfrm>
                              <a:off x="3253" y="163"/>
                              <a:ext cx="5580" cy="0"/>
                            </a:xfrm>
                            <a:prstGeom prst="line">
                              <a:avLst/>
                            </a:prstGeom>
                            <a:noFill/>
                            <a:ln w="8467">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15" name="docshape185"/>
                          <wps:cNvSpPr>
                            <a:spLocks/>
                          </wps:cNvSpPr>
                          <wps:spPr bwMode="auto">
                            <a:xfrm>
                              <a:off x="3194" y="163"/>
                              <a:ext cx="59" cy="2"/>
                            </a:xfrm>
                            <a:custGeom>
                              <a:avLst/>
                              <a:gdLst>
                                <a:gd name="T0" fmla="+- 0 3253 3194"/>
                                <a:gd name="T1" fmla="*/ T0 w 59"/>
                                <a:gd name="T2" fmla="+- 0 3194 3194"/>
                                <a:gd name="T3" fmla="*/ T2 w 59"/>
                              </a:gdLst>
                              <a:ahLst/>
                              <a:cxnLst>
                                <a:cxn ang="0">
                                  <a:pos x="T1" y="0"/>
                                </a:cxn>
                                <a:cxn ang="0">
                                  <a:pos x="T3" y="0"/>
                                </a:cxn>
                              </a:cxnLst>
                              <a:rect l="0" t="0" r="r" b="b"/>
                              <a:pathLst>
                                <a:path w="59">
                                  <a:moveTo>
                                    <a:pt x="5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Line 400"/>
                          <wps:cNvCnPr>
                            <a:cxnSpLocks noChangeShapeType="1"/>
                          </wps:cNvCnPr>
                          <wps:spPr bwMode="auto">
                            <a:xfrm>
                              <a:off x="3253" y="163"/>
                              <a:ext cx="0" cy="0"/>
                            </a:xfrm>
                            <a:prstGeom prst="line">
                              <a:avLst/>
                            </a:prstGeom>
                            <a:noFill/>
                            <a:ln w="84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docshape186"/>
                          <wps:cNvSpPr>
                            <a:spLocks/>
                          </wps:cNvSpPr>
                          <wps:spPr bwMode="auto">
                            <a:xfrm>
                              <a:off x="3506" y="2070"/>
                              <a:ext cx="5073" cy="1411"/>
                            </a:xfrm>
                            <a:custGeom>
                              <a:avLst/>
                              <a:gdLst>
                                <a:gd name="T0" fmla="+- 0 3506 3506"/>
                                <a:gd name="T1" fmla="*/ T0 w 5073"/>
                                <a:gd name="T2" fmla="+- 0 3481 2070"/>
                                <a:gd name="T3" fmla="*/ 3481 h 1411"/>
                                <a:gd name="T4" fmla="+- 0 3558 3506"/>
                                <a:gd name="T5" fmla="*/ T4 w 5073"/>
                                <a:gd name="T6" fmla="+- 0 3385 2070"/>
                                <a:gd name="T7" fmla="*/ 3385 h 1411"/>
                                <a:gd name="T8" fmla="+- 0 3610 3506"/>
                                <a:gd name="T9" fmla="*/ T8 w 5073"/>
                                <a:gd name="T10" fmla="+- 0 3289 2070"/>
                                <a:gd name="T11" fmla="*/ 3289 h 1411"/>
                                <a:gd name="T12" fmla="+- 0 3662 3506"/>
                                <a:gd name="T13" fmla="*/ T12 w 5073"/>
                                <a:gd name="T14" fmla="+- 0 3193 2070"/>
                                <a:gd name="T15" fmla="*/ 3193 h 1411"/>
                                <a:gd name="T16" fmla="+- 0 3714 3506"/>
                                <a:gd name="T17" fmla="*/ T16 w 5073"/>
                                <a:gd name="T18" fmla="+- 0 3097 2070"/>
                                <a:gd name="T19" fmla="*/ 3097 h 1411"/>
                                <a:gd name="T20" fmla="+- 0 3765 3506"/>
                                <a:gd name="T21" fmla="*/ T20 w 5073"/>
                                <a:gd name="T22" fmla="+- 0 3002 2070"/>
                                <a:gd name="T23" fmla="*/ 3002 h 1411"/>
                                <a:gd name="T24" fmla="+- 0 3817 3506"/>
                                <a:gd name="T25" fmla="*/ T24 w 5073"/>
                                <a:gd name="T26" fmla="+- 0 2906 2070"/>
                                <a:gd name="T27" fmla="*/ 2906 h 1411"/>
                                <a:gd name="T28" fmla="+- 0 3921 3506"/>
                                <a:gd name="T29" fmla="*/ T28 w 5073"/>
                                <a:gd name="T30" fmla="+- 0 2870 2070"/>
                                <a:gd name="T31" fmla="*/ 2870 h 1411"/>
                                <a:gd name="T32" fmla="+- 0 4024 3506"/>
                                <a:gd name="T33" fmla="*/ T32 w 5073"/>
                                <a:gd name="T34" fmla="+- 0 2853 2070"/>
                                <a:gd name="T35" fmla="*/ 2853 h 1411"/>
                                <a:gd name="T36" fmla="+- 0 4076 3506"/>
                                <a:gd name="T37" fmla="*/ T36 w 5073"/>
                                <a:gd name="T38" fmla="+- 0 2844 2070"/>
                                <a:gd name="T39" fmla="*/ 2844 h 1411"/>
                                <a:gd name="T40" fmla="+- 0 4128 3506"/>
                                <a:gd name="T41" fmla="*/ T40 w 5073"/>
                                <a:gd name="T42" fmla="+- 0 2836 2070"/>
                                <a:gd name="T43" fmla="*/ 2836 h 1411"/>
                                <a:gd name="T44" fmla="+- 0 4231 3506"/>
                                <a:gd name="T45" fmla="*/ T44 w 5073"/>
                                <a:gd name="T46" fmla="+- 0 2819 2070"/>
                                <a:gd name="T47" fmla="*/ 2819 h 1411"/>
                                <a:gd name="T48" fmla="+- 0 4335 3506"/>
                                <a:gd name="T49" fmla="*/ T48 w 5073"/>
                                <a:gd name="T50" fmla="+- 0 2801 2070"/>
                                <a:gd name="T51" fmla="*/ 2801 h 1411"/>
                                <a:gd name="T52" fmla="+- 0 4438 3506"/>
                                <a:gd name="T53" fmla="*/ T52 w 5073"/>
                                <a:gd name="T54" fmla="+- 0 2784 2070"/>
                                <a:gd name="T55" fmla="*/ 2784 h 1411"/>
                                <a:gd name="T56" fmla="+- 0 4542 3506"/>
                                <a:gd name="T57" fmla="*/ T56 w 5073"/>
                                <a:gd name="T58" fmla="+- 0 2767 2070"/>
                                <a:gd name="T59" fmla="*/ 2767 h 1411"/>
                                <a:gd name="T60" fmla="+- 0 4645 3506"/>
                                <a:gd name="T61" fmla="*/ T60 w 5073"/>
                                <a:gd name="T62" fmla="+- 0 2750 2070"/>
                                <a:gd name="T63" fmla="*/ 2750 h 1411"/>
                                <a:gd name="T64" fmla="+- 0 4749 3506"/>
                                <a:gd name="T65" fmla="*/ T64 w 5073"/>
                                <a:gd name="T66" fmla="+- 0 2733 2070"/>
                                <a:gd name="T67" fmla="*/ 2733 h 1411"/>
                                <a:gd name="T68" fmla="+- 0 4852 3506"/>
                                <a:gd name="T69" fmla="*/ T68 w 5073"/>
                                <a:gd name="T70" fmla="+- 0 2716 2070"/>
                                <a:gd name="T71" fmla="*/ 2716 h 1411"/>
                                <a:gd name="T72" fmla="+- 0 4956 3506"/>
                                <a:gd name="T73" fmla="*/ T72 w 5073"/>
                                <a:gd name="T74" fmla="+- 0 2698 2070"/>
                                <a:gd name="T75" fmla="*/ 2698 h 1411"/>
                                <a:gd name="T76" fmla="+- 0 5059 3506"/>
                                <a:gd name="T77" fmla="*/ T76 w 5073"/>
                                <a:gd name="T78" fmla="+- 0 2681 2070"/>
                                <a:gd name="T79" fmla="*/ 2681 h 1411"/>
                                <a:gd name="T80" fmla="+- 0 5163 3506"/>
                                <a:gd name="T81" fmla="*/ T80 w 5073"/>
                                <a:gd name="T82" fmla="+- 0 2664 2070"/>
                                <a:gd name="T83" fmla="*/ 2664 h 1411"/>
                                <a:gd name="T84" fmla="+- 0 5266 3506"/>
                                <a:gd name="T85" fmla="*/ T84 w 5073"/>
                                <a:gd name="T86" fmla="+- 0 2647 2070"/>
                                <a:gd name="T87" fmla="*/ 2647 h 1411"/>
                                <a:gd name="T88" fmla="+- 0 5370 3506"/>
                                <a:gd name="T89" fmla="*/ T88 w 5073"/>
                                <a:gd name="T90" fmla="+- 0 2629 2070"/>
                                <a:gd name="T91" fmla="*/ 2629 h 1411"/>
                                <a:gd name="T92" fmla="+- 0 5474 3506"/>
                                <a:gd name="T93" fmla="*/ T92 w 5073"/>
                                <a:gd name="T94" fmla="+- 0 2612 2070"/>
                                <a:gd name="T95" fmla="*/ 2612 h 1411"/>
                                <a:gd name="T96" fmla="+- 0 5577 3506"/>
                                <a:gd name="T97" fmla="*/ T96 w 5073"/>
                                <a:gd name="T98" fmla="+- 0 2594 2070"/>
                                <a:gd name="T99" fmla="*/ 2594 h 1411"/>
                                <a:gd name="T100" fmla="+- 0 5681 3506"/>
                                <a:gd name="T101" fmla="*/ T100 w 5073"/>
                                <a:gd name="T102" fmla="+- 0 2577 2070"/>
                                <a:gd name="T103" fmla="*/ 2577 h 1411"/>
                                <a:gd name="T104" fmla="+- 0 5784 3506"/>
                                <a:gd name="T105" fmla="*/ T104 w 5073"/>
                                <a:gd name="T106" fmla="+- 0 2559 2070"/>
                                <a:gd name="T107" fmla="*/ 2559 h 1411"/>
                                <a:gd name="T108" fmla="+- 0 5888 3506"/>
                                <a:gd name="T109" fmla="*/ T108 w 5073"/>
                                <a:gd name="T110" fmla="+- 0 2542 2070"/>
                                <a:gd name="T111" fmla="*/ 2542 h 1411"/>
                                <a:gd name="T112" fmla="+- 0 5991 3506"/>
                                <a:gd name="T113" fmla="*/ T112 w 5073"/>
                                <a:gd name="T114" fmla="+- 0 2524 2070"/>
                                <a:gd name="T115" fmla="*/ 2524 h 1411"/>
                                <a:gd name="T116" fmla="+- 0 6095 3506"/>
                                <a:gd name="T117" fmla="*/ T116 w 5073"/>
                                <a:gd name="T118" fmla="+- 0 2506 2070"/>
                                <a:gd name="T119" fmla="*/ 2506 h 1411"/>
                                <a:gd name="T120" fmla="+- 0 6198 3506"/>
                                <a:gd name="T121" fmla="*/ T120 w 5073"/>
                                <a:gd name="T122" fmla="+- 0 2489 2070"/>
                                <a:gd name="T123" fmla="*/ 2489 h 1411"/>
                                <a:gd name="T124" fmla="+- 0 6302 3506"/>
                                <a:gd name="T125" fmla="*/ T124 w 5073"/>
                                <a:gd name="T126" fmla="+- 0 2471 2070"/>
                                <a:gd name="T127" fmla="*/ 2471 h 1411"/>
                                <a:gd name="T128" fmla="+- 0 6405 3506"/>
                                <a:gd name="T129" fmla="*/ T128 w 5073"/>
                                <a:gd name="T130" fmla="+- 0 2453 2070"/>
                                <a:gd name="T131" fmla="*/ 2453 h 1411"/>
                                <a:gd name="T132" fmla="+- 0 6509 3506"/>
                                <a:gd name="T133" fmla="*/ T132 w 5073"/>
                                <a:gd name="T134" fmla="+- 0 2435 2070"/>
                                <a:gd name="T135" fmla="*/ 2435 h 1411"/>
                                <a:gd name="T136" fmla="+- 0 6612 3506"/>
                                <a:gd name="T137" fmla="*/ T136 w 5073"/>
                                <a:gd name="T138" fmla="+- 0 2418 2070"/>
                                <a:gd name="T139" fmla="*/ 2418 h 1411"/>
                                <a:gd name="T140" fmla="+- 0 6716 3506"/>
                                <a:gd name="T141" fmla="*/ T140 w 5073"/>
                                <a:gd name="T142" fmla="+- 0 2400 2070"/>
                                <a:gd name="T143" fmla="*/ 2400 h 1411"/>
                                <a:gd name="T144" fmla="+- 0 6819 3506"/>
                                <a:gd name="T145" fmla="*/ T144 w 5073"/>
                                <a:gd name="T146" fmla="+- 0 2382 2070"/>
                                <a:gd name="T147" fmla="*/ 2382 h 1411"/>
                                <a:gd name="T148" fmla="+- 0 6871 3506"/>
                                <a:gd name="T149" fmla="*/ T148 w 5073"/>
                                <a:gd name="T150" fmla="+- 0 2373 2070"/>
                                <a:gd name="T151" fmla="*/ 2373 h 1411"/>
                                <a:gd name="T152" fmla="+- 0 6923 3506"/>
                                <a:gd name="T153" fmla="*/ T152 w 5073"/>
                                <a:gd name="T154" fmla="+- 0 2364 2070"/>
                                <a:gd name="T155" fmla="*/ 2364 h 1411"/>
                                <a:gd name="T156" fmla="+- 0 7026 3506"/>
                                <a:gd name="T157" fmla="*/ T156 w 5073"/>
                                <a:gd name="T158" fmla="+- 0 2346 2070"/>
                                <a:gd name="T159" fmla="*/ 2346 h 1411"/>
                                <a:gd name="T160" fmla="+- 0 7130 3506"/>
                                <a:gd name="T161" fmla="*/ T160 w 5073"/>
                                <a:gd name="T162" fmla="+- 0 2328 2070"/>
                                <a:gd name="T163" fmla="*/ 2328 h 1411"/>
                                <a:gd name="T164" fmla="+- 0 7234 3506"/>
                                <a:gd name="T165" fmla="*/ T164 w 5073"/>
                                <a:gd name="T166" fmla="+- 0 2310 2070"/>
                                <a:gd name="T167" fmla="*/ 2310 h 1411"/>
                                <a:gd name="T168" fmla="+- 0 7337 3506"/>
                                <a:gd name="T169" fmla="*/ T168 w 5073"/>
                                <a:gd name="T170" fmla="+- 0 2292 2070"/>
                                <a:gd name="T171" fmla="*/ 2292 h 1411"/>
                                <a:gd name="T172" fmla="+- 0 7441 3506"/>
                                <a:gd name="T173" fmla="*/ T172 w 5073"/>
                                <a:gd name="T174" fmla="+- 0 2274 2070"/>
                                <a:gd name="T175" fmla="*/ 2274 h 1411"/>
                                <a:gd name="T176" fmla="+- 0 7544 3506"/>
                                <a:gd name="T177" fmla="*/ T176 w 5073"/>
                                <a:gd name="T178" fmla="+- 0 2255 2070"/>
                                <a:gd name="T179" fmla="*/ 2255 h 1411"/>
                                <a:gd name="T180" fmla="+- 0 7648 3506"/>
                                <a:gd name="T181" fmla="*/ T180 w 5073"/>
                                <a:gd name="T182" fmla="+- 0 2237 2070"/>
                                <a:gd name="T183" fmla="*/ 2237 h 1411"/>
                                <a:gd name="T184" fmla="+- 0 7751 3506"/>
                                <a:gd name="T185" fmla="*/ T184 w 5073"/>
                                <a:gd name="T186" fmla="+- 0 2219 2070"/>
                                <a:gd name="T187" fmla="*/ 2219 h 1411"/>
                                <a:gd name="T188" fmla="+- 0 7855 3506"/>
                                <a:gd name="T189" fmla="*/ T188 w 5073"/>
                                <a:gd name="T190" fmla="+- 0 2200 2070"/>
                                <a:gd name="T191" fmla="*/ 2200 h 1411"/>
                                <a:gd name="T192" fmla="+- 0 7958 3506"/>
                                <a:gd name="T193" fmla="*/ T192 w 5073"/>
                                <a:gd name="T194" fmla="+- 0 2182 2070"/>
                                <a:gd name="T195" fmla="*/ 2182 h 1411"/>
                                <a:gd name="T196" fmla="+- 0 8062 3506"/>
                                <a:gd name="T197" fmla="*/ T196 w 5073"/>
                                <a:gd name="T198" fmla="+- 0 2163 2070"/>
                                <a:gd name="T199" fmla="*/ 2163 h 1411"/>
                                <a:gd name="T200" fmla="+- 0 8165 3506"/>
                                <a:gd name="T201" fmla="*/ T200 w 5073"/>
                                <a:gd name="T202" fmla="+- 0 2145 2070"/>
                                <a:gd name="T203" fmla="*/ 2145 h 1411"/>
                                <a:gd name="T204" fmla="+- 0 8269 3506"/>
                                <a:gd name="T205" fmla="*/ T204 w 5073"/>
                                <a:gd name="T206" fmla="+- 0 2126 2070"/>
                                <a:gd name="T207" fmla="*/ 2126 h 1411"/>
                                <a:gd name="T208" fmla="+- 0 8372 3506"/>
                                <a:gd name="T209" fmla="*/ T208 w 5073"/>
                                <a:gd name="T210" fmla="+- 0 2108 2070"/>
                                <a:gd name="T211" fmla="*/ 2108 h 1411"/>
                                <a:gd name="T212" fmla="+- 0 8476 3506"/>
                                <a:gd name="T213" fmla="*/ T212 w 5073"/>
                                <a:gd name="T214" fmla="+- 0 2089 2070"/>
                                <a:gd name="T215" fmla="*/ 2089 h 1411"/>
                                <a:gd name="T216" fmla="+- 0 8528 3506"/>
                                <a:gd name="T217" fmla="*/ T216 w 5073"/>
                                <a:gd name="T218" fmla="+- 0 2080 2070"/>
                                <a:gd name="T219" fmla="*/ 2080 h 1411"/>
                                <a:gd name="T220" fmla="+- 0 8579 3506"/>
                                <a:gd name="T221" fmla="*/ T220 w 5073"/>
                                <a:gd name="T222" fmla="+- 0 2070 2070"/>
                                <a:gd name="T223" fmla="*/ 2070 h 1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073" h="1411">
                                  <a:moveTo>
                                    <a:pt x="0" y="1411"/>
                                  </a:moveTo>
                                  <a:lnTo>
                                    <a:pt x="52" y="1315"/>
                                  </a:lnTo>
                                  <a:lnTo>
                                    <a:pt x="104" y="1219"/>
                                  </a:lnTo>
                                  <a:lnTo>
                                    <a:pt x="156" y="1123"/>
                                  </a:lnTo>
                                  <a:lnTo>
                                    <a:pt x="208" y="1027"/>
                                  </a:lnTo>
                                  <a:lnTo>
                                    <a:pt x="259" y="932"/>
                                  </a:lnTo>
                                  <a:lnTo>
                                    <a:pt x="311" y="836"/>
                                  </a:lnTo>
                                  <a:lnTo>
                                    <a:pt x="415" y="800"/>
                                  </a:lnTo>
                                  <a:lnTo>
                                    <a:pt x="518" y="783"/>
                                  </a:lnTo>
                                  <a:lnTo>
                                    <a:pt x="570" y="774"/>
                                  </a:lnTo>
                                  <a:lnTo>
                                    <a:pt x="622" y="766"/>
                                  </a:lnTo>
                                  <a:lnTo>
                                    <a:pt x="725" y="749"/>
                                  </a:lnTo>
                                  <a:lnTo>
                                    <a:pt x="829" y="731"/>
                                  </a:lnTo>
                                  <a:lnTo>
                                    <a:pt x="932" y="714"/>
                                  </a:lnTo>
                                  <a:lnTo>
                                    <a:pt x="1036" y="697"/>
                                  </a:lnTo>
                                  <a:lnTo>
                                    <a:pt x="1139" y="680"/>
                                  </a:lnTo>
                                  <a:lnTo>
                                    <a:pt x="1243" y="663"/>
                                  </a:lnTo>
                                  <a:lnTo>
                                    <a:pt x="1346" y="646"/>
                                  </a:lnTo>
                                  <a:lnTo>
                                    <a:pt x="1450" y="628"/>
                                  </a:lnTo>
                                  <a:lnTo>
                                    <a:pt x="1553" y="611"/>
                                  </a:lnTo>
                                  <a:lnTo>
                                    <a:pt x="1657" y="594"/>
                                  </a:lnTo>
                                  <a:lnTo>
                                    <a:pt x="1760" y="577"/>
                                  </a:lnTo>
                                  <a:lnTo>
                                    <a:pt x="1864" y="559"/>
                                  </a:lnTo>
                                  <a:lnTo>
                                    <a:pt x="1968" y="542"/>
                                  </a:lnTo>
                                  <a:lnTo>
                                    <a:pt x="2071" y="524"/>
                                  </a:lnTo>
                                  <a:lnTo>
                                    <a:pt x="2175" y="507"/>
                                  </a:lnTo>
                                  <a:lnTo>
                                    <a:pt x="2278" y="489"/>
                                  </a:lnTo>
                                  <a:lnTo>
                                    <a:pt x="2382" y="472"/>
                                  </a:lnTo>
                                  <a:lnTo>
                                    <a:pt x="2485" y="454"/>
                                  </a:lnTo>
                                  <a:lnTo>
                                    <a:pt x="2589" y="436"/>
                                  </a:lnTo>
                                  <a:lnTo>
                                    <a:pt x="2692" y="419"/>
                                  </a:lnTo>
                                  <a:lnTo>
                                    <a:pt x="2796" y="401"/>
                                  </a:lnTo>
                                  <a:lnTo>
                                    <a:pt x="2899" y="383"/>
                                  </a:lnTo>
                                  <a:lnTo>
                                    <a:pt x="3003" y="365"/>
                                  </a:lnTo>
                                  <a:lnTo>
                                    <a:pt x="3106" y="348"/>
                                  </a:lnTo>
                                  <a:lnTo>
                                    <a:pt x="3210" y="330"/>
                                  </a:lnTo>
                                  <a:lnTo>
                                    <a:pt x="3313" y="312"/>
                                  </a:lnTo>
                                  <a:lnTo>
                                    <a:pt x="3365" y="303"/>
                                  </a:lnTo>
                                  <a:lnTo>
                                    <a:pt x="3417" y="294"/>
                                  </a:lnTo>
                                  <a:lnTo>
                                    <a:pt x="3520" y="276"/>
                                  </a:lnTo>
                                  <a:lnTo>
                                    <a:pt x="3624" y="258"/>
                                  </a:lnTo>
                                  <a:lnTo>
                                    <a:pt x="3728" y="240"/>
                                  </a:lnTo>
                                  <a:lnTo>
                                    <a:pt x="3831" y="222"/>
                                  </a:lnTo>
                                  <a:lnTo>
                                    <a:pt x="3935" y="204"/>
                                  </a:lnTo>
                                  <a:lnTo>
                                    <a:pt x="4038" y="185"/>
                                  </a:lnTo>
                                  <a:lnTo>
                                    <a:pt x="4142" y="167"/>
                                  </a:lnTo>
                                  <a:lnTo>
                                    <a:pt x="4245" y="149"/>
                                  </a:lnTo>
                                  <a:lnTo>
                                    <a:pt x="4349" y="130"/>
                                  </a:lnTo>
                                  <a:lnTo>
                                    <a:pt x="4452" y="112"/>
                                  </a:lnTo>
                                  <a:lnTo>
                                    <a:pt x="4556" y="93"/>
                                  </a:lnTo>
                                  <a:lnTo>
                                    <a:pt x="4659" y="75"/>
                                  </a:lnTo>
                                  <a:lnTo>
                                    <a:pt x="4763" y="56"/>
                                  </a:lnTo>
                                  <a:lnTo>
                                    <a:pt x="4866" y="38"/>
                                  </a:lnTo>
                                  <a:lnTo>
                                    <a:pt x="4970" y="19"/>
                                  </a:lnTo>
                                  <a:lnTo>
                                    <a:pt x="5022" y="10"/>
                                  </a:lnTo>
                                  <a:lnTo>
                                    <a:pt x="5073" y="0"/>
                                  </a:lnTo>
                                </a:path>
                              </a:pathLst>
                            </a:custGeom>
                            <a:noFill/>
                            <a:ln w="1587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docshape187"/>
                          <wps:cNvSpPr>
                            <a:spLocks/>
                          </wps:cNvSpPr>
                          <wps:spPr bwMode="auto">
                            <a:xfrm>
                              <a:off x="3506" y="1590"/>
                              <a:ext cx="5073" cy="1890"/>
                            </a:xfrm>
                            <a:custGeom>
                              <a:avLst/>
                              <a:gdLst>
                                <a:gd name="T0" fmla="+- 0 3506 3506"/>
                                <a:gd name="T1" fmla="*/ T0 w 5073"/>
                                <a:gd name="T2" fmla="+- 0 3481 1591"/>
                                <a:gd name="T3" fmla="*/ 3481 h 1890"/>
                                <a:gd name="T4" fmla="+- 0 3558 3506"/>
                                <a:gd name="T5" fmla="*/ T4 w 5073"/>
                                <a:gd name="T6" fmla="+- 0 3385 1591"/>
                                <a:gd name="T7" fmla="*/ 3385 h 1890"/>
                                <a:gd name="T8" fmla="+- 0 3610 3506"/>
                                <a:gd name="T9" fmla="*/ T8 w 5073"/>
                                <a:gd name="T10" fmla="+- 0 3289 1591"/>
                                <a:gd name="T11" fmla="*/ 3289 h 1890"/>
                                <a:gd name="T12" fmla="+- 0 3662 3506"/>
                                <a:gd name="T13" fmla="*/ T12 w 5073"/>
                                <a:gd name="T14" fmla="+- 0 3193 1591"/>
                                <a:gd name="T15" fmla="*/ 3193 h 1890"/>
                                <a:gd name="T16" fmla="+- 0 3714 3506"/>
                                <a:gd name="T17" fmla="*/ T16 w 5073"/>
                                <a:gd name="T18" fmla="+- 0 3097 1591"/>
                                <a:gd name="T19" fmla="*/ 3097 h 1890"/>
                                <a:gd name="T20" fmla="+- 0 3765 3506"/>
                                <a:gd name="T21" fmla="*/ T20 w 5073"/>
                                <a:gd name="T22" fmla="+- 0 3002 1591"/>
                                <a:gd name="T23" fmla="*/ 3002 h 1890"/>
                                <a:gd name="T24" fmla="+- 0 3817 3506"/>
                                <a:gd name="T25" fmla="*/ T24 w 5073"/>
                                <a:gd name="T26" fmla="+- 0 2906 1591"/>
                                <a:gd name="T27" fmla="*/ 2906 h 1890"/>
                                <a:gd name="T28" fmla="+- 0 3869 3506"/>
                                <a:gd name="T29" fmla="*/ T28 w 5073"/>
                                <a:gd name="T30" fmla="+- 0 2810 1591"/>
                                <a:gd name="T31" fmla="*/ 2810 h 1890"/>
                                <a:gd name="T32" fmla="+- 0 3921 3506"/>
                                <a:gd name="T33" fmla="*/ T32 w 5073"/>
                                <a:gd name="T34" fmla="+- 0 2752 1591"/>
                                <a:gd name="T35" fmla="*/ 2752 h 1890"/>
                                <a:gd name="T36" fmla="+- 0 4024 3506"/>
                                <a:gd name="T37" fmla="*/ T36 w 5073"/>
                                <a:gd name="T38" fmla="+- 0 2726 1591"/>
                                <a:gd name="T39" fmla="*/ 2726 h 1890"/>
                                <a:gd name="T40" fmla="+- 0 4128 3506"/>
                                <a:gd name="T41" fmla="*/ T40 w 5073"/>
                                <a:gd name="T42" fmla="+- 0 2701 1591"/>
                                <a:gd name="T43" fmla="*/ 2701 h 1890"/>
                                <a:gd name="T44" fmla="+- 0 4231 3506"/>
                                <a:gd name="T45" fmla="*/ T44 w 5073"/>
                                <a:gd name="T46" fmla="+- 0 2676 1591"/>
                                <a:gd name="T47" fmla="*/ 2676 h 1890"/>
                                <a:gd name="T48" fmla="+- 0 4335 3506"/>
                                <a:gd name="T49" fmla="*/ T48 w 5073"/>
                                <a:gd name="T50" fmla="+- 0 2652 1591"/>
                                <a:gd name="T51" fmla="*/ 2652 h 1890"/>
                                <a:gd name="T52" fmla="+- 0 4386 3506"/>
                                <a:gd name="T53" fmla="*/ T52 w 5073"/>
                                <a:gd name="T54" fmla="+- 0 2640 1591"/>
                                <a:gd name="T55" fmla="*/ 2640 h 1890"/>
                                <a:gd name="T56" fmla="+- 0 4438 3506"/>
                                <a:gd name="T57" fmla="*/ T56 w 5073"/>
                                <a:gd name="T58" fmla="+- 0 2627 1591"/>
                                <a:gd name="T59" fmla="*/ 2627 h 1890"/>
                                <a:gd name="T60" fmla="+- 0 4542 3506"/>
                                <a:gd name="T61" fmla="*/ T60 w 5073"/>
                                <a:gd name="T62" fmla="+- 0 2603 1591"/>
                                <a:gd name="T63" fmla="*/ 2603 h 1890"/>
                                <a:gd name="T64" fmla="+- 0 4645 3506"/>
                                <a:gd name="T65" fmla="*/ T64 w 5073"/>
                                <a:gd name="T66" fmla="+- 0 2578 1591"/>
                                <a:gd name="T67" fmla="*/ 2578 h 1890"/>
                                <a:gd name="T68" fmla="+- 0 4749 3506"/>
                                <a:gd name="T69" fmla="*/ T68 w 5073"/>
                                <a:gd name="T70" fmla="+- 0 2554 1591"/>
                                <a:gd name="T71" fmla="*/ 2554 h 1890"/>
                                <a:gd name="T72" fmla="+- 0 4852 3506"/>
                                <a:gd name="T73" fmla="*/ T72 w 5073"/>
                                <a:gd name="T74" fmla="+- 0 2529 1591"/>
                                <a:gd name="T75" fmla="*/ 2529 h 1890"/>
                                <a:gd name="T76" fmla="+- 0 4956 3506"/>
                                <a:gd name="T77" fmla="*/ T76 w 5073"/>
                                <a:gd name="T78" fmla="+- 0 2504 1591"/>
                                <a:gd name="T79" fmla="*/ 2504 h 1890"/>
                                <a:gd name="T80" fmla="+- 0 5059 3506"/>
                                <a:gd name="T81" fmla="*/ T80 w 5073"/>
                                <a:gd name="T82" fmla="+- 0 2479 1591"/>
                                <a:gd name="T83" fmla="*/ 2479 h 1890"/>
                                <a:gd name="T84" fmla="+- 0 5163 3506"/>
                                <a:gd name="T85" fmla="*/ T84 w 5073"/>
                                <a:gd name="T86" fmla="+- 0 2454 1591"/>
                                <a:gd name="T87" fmla="*/ 2454 h 1890"/>
                                <a:gd name="T88" fmla="+- 0 5266 3506"/>
                                <a:gd name="T89" fmla="*/ T88 w 5073"/>
                                <a:gd name="T90" fmla="+- 0 2430 1591"/>
                                <a:gd name="T91" fmla="*/ 2430 h 1890"/>
                                <a:gd name="T92" fmla="+- 0 5370 3506"/>
                                <a:gd name="T93" fmla="*/ T92 w 5073"/>
                                <a:gd name="T94" fmla="+- 0 2404 1591"/>
                                <a:gd name="T95" fmla="*/ 2404 h 1890"/>
                                <a:gd name="T96" fmla="+- 0 5474 3506"/>
                                <a:gd name="T97" fmla="*/ T96 w 5073"/>
                                <a:gd name="T98" fmla="+- 0 2379 1591"/>
                                <a:gd name="T99" fmla="*/ 2379 h 1890"/>
                                <a:gd name="T100" fmla="+- 0 5577 3506"/>
                                <a:gd name="T101" fmla="*/ T100 w 5073"/>
                                <a:gd name="T102" fmla="+- 0 2354 1591"/>
                                <a:gd name="T103" fmla="*/ 2354 h 1890"/>
                                <a:gd name="T104" fmla="+- 0 5681 3506"/>
                                <a:gd name="T105" fmla="*/ T104 w 5073"/>
                                <a:gd name="T106" fmla="+- 0 2329 1591"/>
                                <a:gd name="T107" fmla="*/ 2329 h 1890"/>
                                <a:gd name="T108" fmla="+- 0 5784 3506"/>
                                <a:gd name="T109" fmla="*/ T108 w 5073"/>
                                <a:gd name="T110" fmla="+- 0 2304 1591"/>
                                <a:gd name="T111" fmla="*/ 2304 h 1890"/>
                                <a:gd name="T112" fmla="+- 0 5888 3506"/>
                                <a:gd name="T113" fmla="*/ T112 w 5073"/>
                                <a:gd name="T114" fmla="+- 0 2278 1591"/>
                                <a:gd name="T115" fmla="*/ 2278 h 1890"/>
                                <a:gd name="T116" fmla="+- 0 5991 3506"/>
                                <a:gd name="T117" fmla="*/ T116 w 5073"/>
                                <a:gd name="T118" fmla="+- 0 2253 1591"/>
                                <a:gd name="T119" fmla="*/ 2253 h 1890"/>
                                <a:gd name="T120" fmla="+- 0 6095 3506"/>
                                <a:gd name="T121" fmla="*/ T120 w 5073"/>
                                <a:gd name="T122" fmla="+- 0 2227 1591"/>
                                <a:gd name="T123" fmla="*/ 2227 h 1890"/>
                                <a:gd name="T124" fmla="+- 0 6198 3506"/>
                                <a:gd name="T125" fmla="*/ T124 w 5073"/>
                                <a:gd name="T126" fmla="+- 0 2202 1591"/>
                                <a:gd name="T127" fmla="*/ 2202 h 1890"/>
                                <a:gd name="T128" fmla="+- 0 6302 3506"/>
                                <a:gd name="T129" fmla="*/ T128 w 5073"/>
                                <a:gd name="T130" fmla="+- 0 2176 1591"/>
                                <a:gd name="T131" fmla="*/ 2176 h 1890"/>
                                <a:gd name="T132" fmla="+- 0 6405 3506"/>
                                <a:gd name="T133" fmla="*/ T132 w 5073"/>
                                <a:gd name="T134" fmla="+- 0 2150 1591"/>
                                <a:gd name="T135" fmla="*/ 2150 h 1890"/>
                                <a:gd name="T136" fmla="+- 0 6457 3506"/>
                                <a:gd name="T137" fmla="*/ T136 w 5073"/>
                                <a:gd name="T138" fmla="+- 0 2137 1591"/>
                                <a:gd name="T139" fmla="*/ 2137 h 1890"/>
                                <a:gd name="T140" fmla="+- 0 6509 3506"/>
                                <a:gd name="T141" fmla="*/ T140 w 5073"/>
                                <a:gd name="T142" fmla="+- 0 2124 1591"/>
                                <a:gd name="T143" fmla="*/ 2124 h 1890"/>
                                <a:gd name="T144" fmla="+- 0 6612 3506"/>
                                <a:gd name="T145" fmla="*/ T144 w 5073"/>
                                <a:gd name="T146" fmla="+- 0 2098 1591"/>
                                <a:gd name="T147" fmla="*/ 2098 h 1890"/>
                                <a:gd name="T148" fmla="+- 0 6716 3506"/>
                                <a:gd name="T149" fmla="*/ T148 w 5073"/>
                                <a:gd name="T150" fmla="+- 0 2073 1591"/>
                                <a:gd name="T151" fmla="*/ 2073 h 1890"/>
                                <a:gd name="T152" fmla="+- 0 6819 3506"/>
                                <a:gd name="T153" fmla="*/ T152 w 5073"/>
                                <a:gd name="T154" fmla="+- 0 2047 1591"/>
                                <a:gd name="T155" fmla="*/ 2047 h 1890"/>
                                <a:gd name="T156" fmla="+- 0 6923 3506"/>
                                <a:gd name="T157" fmla="*/ T156 w 5073"/>
                                <a:gd name="T158" fmla="+- 0 2020 1591"/>
                                <a:gd name="T159" fmla="*/ 2020 h 1890"/>
                                <a:gd name="T160" fmla="+- 0 7026 3506"/>
                                <a:gd name="T161" fmla="*/ T160 w 5073"/>
                                <a:gd name="T162" fmla="+- 0 1994 1591"/>
                                <a:gd name="T163" fmla="*/ 1994 h 1890"/>
                                <a:gd name="T164" fmla="+- 0 7130 3506"/>
                                <a:gd name="T165" fmla="*/ T164 w 5073"/>
                                <a:gd name="T166" fmla="+- 0 1968 1591"/>
                                <a:gd name="T167" fmla="*/ 1968 h 1890"/>
                                <a:gd name="T168" fmla="+- 0 7234 3506"/>
                                <a:gd name="T169" fmla="*/ T168 w 5073"/>
                                <a:gd name="T170" fmla="+- 0 1942 1591"/>
                                <a:gd name="T171" fmla="*/ 1942 h 1890"/>
                                <a:gd name="T172" fmla="+- 0 7337 3506"/>
                                <a:gd name="T173" fmla="*/ T172 w 5073"/>
                                <a:gd name="T174" fmla="+- 0 1915 1591"/>
                                <a:gd name="T175" fmla="*/ 1915 h 1890"/>
                                <a:gd name="T176" fmla="+- 0 7441 3506"/>
                                <a:gd name="T177" fmla="*/ T176 w 5073"/>
                                <a:gd name="T178" fmla="+- 0 1889 1591"/>
                                <a:gd name="T179" fmla="*/ 1889 h 1890"/>
                                <a:gd name="T180" fmla="+- 0 7544 3506"/>
                                <a:gd name="T181" fmla="*/ T180 w 5073"/>
                                <a:gd name="T182" fmla="+- 0 1862 1591"/>
                                <a:gd name="T183" fmla="*/ 1862 h 1890"/>
                                <a:gd name="T184" fmla="+- 0 7648 3506"/>
                                <a:gd name="T185" fmla="*/ T184 w 5073"/>
                                <a:gd name="T186" fmla="+- 0 1835 1591"/>
                                <a:gd name="T187" fmla="*/ 1835 h 1890"/>
                                <a:gd name="T188" fmla="+- 0 7751 3506"/>
                                <a:gd name="T189" fmla="*/ T188 w 5073"/>
                                <a:gd name="T190" fmla="+- 0 1808 1591"/>
                                <a:gd name="T191" fmla="*/ 1808 h 1890"/>
                                <a:gd name="T192" fmla="+- 0 7855 3506"/>
                                <a:gd name="T193" fmla="*/ T192 w 5073"/>
                                <a:gd name="T194" fmla="+- 0 1781 1591"/>
                                <a:gd name="T195" fmla="*/ 1781 h 1890"/>
                                <a:gd name="T196" fmla="+- 0 7958 3506"/>
                                <a:gd name="T197" fmla="*/ T196 w 5073"/>
                                <a:gd name="T198" fmla="+- 0 1754 1591"/>
                                <a:gd name="T199" fmla="*/ 1754 h 1890"/>
                                <a:gd name="T200" fmla="+- 0 8062 3506"/>
                                <a:gd name="T201" fmla="*/ T200 w 5073"/>
                                <a:gd name="T202" fmla="+- 0 1727 1591"/>
                                <a:gd name="T203" fmla="*/ 1727 h 1890"/>
                                <a:gd name="T204" fmla="+- 0 8165 3506"/>
                                <a:gd name="T205" fmla="*/ T204 w 5073"/>
                                <a:gd name="T206" fmla="+- 0 1700 1591"/>
                                <a:gd name="T207" fmla="*/ 1700 h 1890"/>
                                <a:gd name="T208" fmla="+- 0 8269 3506"/>
                                <a:gd name="T209" fmla="*/ T208 w 5073"/>
                                <a:gd name="T210" fmla="+- 0 1673 1591"/>
                                <a:gd name="T211" fmla="*/ 1673 h 1890"/>
                                <a:gd name="T212" fmla="+- 0 8372 3506"/>
                                <a:gd name="T213" fmla="*/ T212 w 5073"/>
                                <a:gd name="T214" fmla="+- 0 1646 1591"/>
                                <a:gd name="T215" fmla="*/ 1646 h 1890"/>
                                <a:gd name="T216" fmla="+- 0 8476 3506"/>
                                <a:gd name="T217" fmla="*/ T216 w 5073"/>
                                <a:gd name="T218" fmla="+- 0 1618 1591"/>
                                <a:gd name="T219" fmla="*/ 1618 h 1890"/>
                                <a:gd name="T220" fmla="+- 0 8528 3506"/>
                                <a:gd name="T221" fmla="*/ T220 w 5073"/>
                                <a:gd name="T222" fmla="+- 0 1604 1591"/>
                                <a:gd name="T223" fmla="*/ 1604 h 1890"/>
                                <a:gd name="T224" fmla="+- 0 8579 3506"/>
                                <a:gd name="T225" fmla="*/ T224 w 5073"/>
                                <a:gd name="T226" fmla="+- 0 1591 1591"/>
                                <a:gd name="T227" fmla="*/ 1591 h 1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5073" h="1890">
                                  <a:moveTo>
                                    <a:pt x="0" y="1890"/>
                                  </a:moveTo>
                                  <a:lnTo>
                                    <a:pt x="52" y="1794"/>
                                  </a:lnTo>
                                  <a:lnTo>
                                    <a:pt x="104" y="1698"/>
                                  </a:lnTo>
                                  <a:lnTo>
                                    <a:pt x="156" y="1602"/>
                                  </a:lnTo>
                                  <a:lnTo>
                                    <a:pt x="208" y="1506"/>
                                  </a:lnTo>
                                  <a:lnTo>
                                    <a:pt x="259" y="1411"/>
                                  </a:lnTo>
                                  <a:lnTo>
                                    <a:pt x="311" y="1315"/>
                                  </a:lnTo>
                                  <a:lnTo>
                                    <a:pt x="363" y="1219"/>
                                  </a:lnTo>
                                  <a:lnTo>
                                    <a:pt x="415" y="1161"/>
                                  </a:lnTo>
                                  <a:lnTo>
                                    <a:pt x="518" y="1135"/>
                                  </a:lnTo>
                                  <a:lnTo>
                                    <a:pt x="622" y="1110"/>
                                  </a:lnTo>
                                  <a:lnTo>
                                    <a:pt x="725" y="1085"/>
                                  </a:lnTo>
                                  <a:lnTo>
                                    <a:pt x="829" y="1061"/>
                                  </a:lnTo>
                                  <a:lnTo>
                                    <a:pt x="880" y="1049"/>
                                  </a:lnTo>
                                  <a:lnTo>
                                    <a:pt x="932" y="1036"/>
                                  </a:lnTo>
                                  <a:lnTo>
                                    <a:pt x="1036" y="1012"/>
                                  </a:lnTo>
                                  <a:lnTo>
                                    <a:pt x="1139" y="987"/>
                                  </a:lnTo>
                                  <a:lnTo>
                                    <a:pt x="1243" y="963"/>
                                  </a:lnTo>
                                  <a:lnTo>
                                    <a:pt x="1346" y="938"/>
                                  </a:lnTo>
                                  <a:lnTo>
                                    <a:pt x="1450" y="913"/>
                                  </a:lnTo>
                                  <a:lnTo>
                                    <a:pt x="1553" y="888"/>
                                  </a:lnTo>
                                  <a:lnTo>
                                    <a:pt x="1657" y="863"/>
                                  </a:lnTo>
                                  <a:lnTo>
                                    <a:pt x="1760" y="839"/>
                                  </a:lnTo>
                                  <a:lnTo>
                                    <a:pt x="1864" y="813"/>
                                  </a:lnTo>
                                  <a:lnTo>
                                    <a:pt x="1968" y="788"/>
                                  </a:lnTo>
                                  <a:lnTo>
                                    <a:pt x="2071" y="763"/>
                                  </a:lnTo>
                                  <a:lnTo>
                                    <a:pt x="2175" y="738"/>
                                  </a:lnTo>
                                  <a:lnTo>
                                    <a:pt x="2278" y="713"/>
                                  </a:lnTo>
                                  <a:lnTo>
                                    <a:pt x="2382" y="687"/>
                                  </a:lnTo>
                                  <a:lnTo>
                                    <a:pt x="2485" y="662"/>
                                  </a:lnTo>
                                  <a:lnTo>
                                    <a:pt x="2589" y="636"/>
                                  </a:lnTo>
                                  <a:lnTo>
                                    <a:pt x="2692" y="611"/>
                                  </a:lnTo>
                                  <a:lnTo>
                                    <a:pt x="2796" y="585"/>
                                  </a:lnTo>
                                  <a:lnTo>
                                    <a:pt x="2899" y="559"/>
                                  </a:lnTo>
                                  <a:lnTo>
                                    <a:pt x="2951" y="546"/>
                                  </a:lnTo>
                                  <a:lnTo>
                                    <a:pt x="3003" y="533"/>
                                  </a:lnTo>
                                  <a:lnTo>
                                    <a:pt x="3106" y="507"/>
                                  </a:lnTo>
                                  <a:lnTo>
                                    <a:pt x="3210" y="482"/>
                                  </a:lnTo>
                                  <a:lnTo>
                                    <a:pt x="3313" y="456"/>
                                  </a:lnTo>
                                  <a:lnTo>
                                    <a:pt x="3417" y="429"/>
                                  </a:lnTo>
                                  <a:lnTo>
                                    <a:pt x="3520" y="403"/>
                                  </a:lnTo>
                                  <a:lnTo>
                                    <a:pt x="3624" y="377"/>
                                  </a:lnTo>
                                  <a:lnTo>
                                    <a:pt x="3728" y="351"/>
                                  </a:lnTo>
                                  <a:lnTo>
                                    <a:pt x="3831" y="324"/>
                                  </a:lnTo>
                                  <a:lnTo>
                                    <a:pt x="3935" y="298"/>
                                  </a:lnTo>
                                  <a:lnTo>
                                    <a:pt x="4038" y="271"/>
                                  </a:lnTo>
                                  <a:lnTo>
                                    <a:pt x="4142" y="244"/>
                                  </a:lnTo>
                                  <a:lnTo>
                                    <a:pt x="4245" y="217"/>
                                  </a:lnTo>
                                  <a:lnTo>
                                    <a:pt x="4349" y="190"/>
                                  </a:lnTo>
                                  <a:lnTo>
                                    <a:pt x="4452" y="163"/>
                                  </a:lnTo>
                                  <a:lnTo>
                                    <a:pt x="4556" y="136"/>
                                  </a:lnTo>
                                  <a:lnTo>
                                    <a:pt x="4659" y="109"/>
                                  </a:lnTo>
                                  <a:lnTo>
                                    <a:pt x="4763" y="82"/>
                                  </a:lnTo>
                                  <a:lnTo>
                                    <a:pt x="4866" y="55"/>
                                  </a:lnTo>
                                  <a:lnTo>
                                    <a:pt x="4970" y="27"/>
                                  </a:lnTo>
                                  <a:lnTo>
                                    <a:pt x="5022" y="13"/>
                                  </a:lnTo>
                                  <a:lnTo>
                                    <a:pt x="5073" y="0"/>
                                  </a:lnTo>
                                </a:path>
                              </a:pathLst>
                            </a:custGeom>
                            <a:noFill/>
                            <a:ln w="1587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docshape188"/>
                          <wps:cNvSpPr>
                            <a:spLocks/>
                          </wps:cNvSpPr>
                          <wps:spPr bwMode="auto">
                            <a:xfrm>
                              <a:off x="3506" y="185"/>
                              <a:ext cx="5073" cy="3295"/>
                            </a:xfrm>
                            <a:custGeom>
                              <a:avLst/>
                              <a:gdLst>
                                <a:gd name="T0" fmla="+- 0 3506 3506"/>
                                <a:gd name="T1" fmla="*/ T0 w 5073"/>
                                <a:gd name="T2" fmla="+- 0 3481 186"/>
                                <a:gd name="T3" fmla="*/ 3481 h 3295"/>
                                <a:gd name="T4" fmla="+- 0 3558 3506"/>
                                <a:gd name="T5" fmla="*/ T4 w 5073"/>
                                <a:gd name="T6" fmla="+- 0 3385 186"/>
                                <a:gd name="T7" fmla="*/ 3385 h 3295"/>
                                <a:gd name="T8" fmla="+- 0 3610 3506"/>
                                <a:gd name="T9" fmla="*/ T8 w 5073"/>
                                <a:gd name="T10" fmla="+- 0 3289 186"/>
                                <a:gd name="T11" fmla="*/ 3289 h 3295"/>
                                <a:gd name="T12" fmla="+- 0 3662 3506"/>
                                <a:gd name="T13" fmla="*/ T12 w 5073"/>
                                <a:gd name="T14" fmla="+- 0 3193 186"/>
                                <a:gd name="T15" fmla="*/ 3193 h 3295"/>
                                <a:gd name="T16" fmla="+- 0 3714 3506"/>
                                <a:gd name="T17" fmla="*/ T16 w 5073"/>
                                <a:gd name="T18" fmla="+- 0 3097 186"/>
                                <a:gd name="T19" fmla="*/ 3097 h 3295"/>
                                <a:gd name="T20" fmla="+- 0 3765 3506"/>
                                <a:gd name="T21" fmla="*/ T20 w 5073"/>
                                <a:gd name="T22" fmla="+- 0 3002 186"/>
                                <a:gd name="T23" fmla="*/ 3002 h 3295"/>
                                <a:gd name="T24" fmla="+- 0 3817 3506"/>
                                <a:gd name="T25" fmla="*/ T24 w 5073"/>
                                <a:gd name="T26" fmla="+- 0 2906 186"/>
                                <a:gd name="T27" fmla="*/ 2906 h 3295"/>
                                <a:gd name="T28" fmla="+- 0 3869 3506"/>
                                <a:gd name="T29" fmla="*/ T28 w 5073"/>
                                <a:gd name="T30" fmla="+- 0 2810 186"/>
                                <a:gd name="T31" fmla="*/ 2810 h 3295"/>
                                <a:gd name="T32" fmla="+- 0 3921 3506"/>
                                <a:gd name="T33" fmla="*/ T32 w 5073"/>
                                <a:gd name="T34" fmla="+- 0 2714 186"/>
                                <a:gd name="T35" fmla="*/ 2714 h 3295"/>
                                <a:gd name="T36" fmla="+- 0 3972 3506"/>
                                <a:gd name="T37" fmla="*/ T36 w 5073"/>
                                <a:gd name="T38" fmla="+- 0 2619 186"/>
                                <a:gd name="T39" fmla="*/ 2619 h 3295"/>
                                <a:gd name="T40" fmla="+- 0 4024 3506"/>
                                <a:gd name="T41" fmla="*/ T40 w 5073"/>
                                <a:gd name="T42" fmla="+- 0 2523 186"/>
                                <a:gd name="T43" fmla="*/ 2523 h 3295"/>
                                <a:gd name="T44" fmla="+- 0 4076 3506"/>
                                <a:gd name="T45" fmla="*/ T44 w 5073"/>
                                <a:gd name="T46" fmla="+- 0 2449 186"/>
                                <a:gd name="T47" fmla="*/ 2449 h 3295"/>
                                <a:gd name="T48" fmla="+- 0 4128 3506"/>
                                <a:gd name="T49" fmla="*/ T48 w 5073"/>
                                <a:gd name="T50" fmla="+- 0 2403 186"/>
                                <a:gd name="T51" fmla="*/ 2403 h 3295"/>
                                <a:gd name="T52" fmla="+- 0 4179 3506"/>
                                <a:gd name="T53" fmla="*/ T52 w 5073"/>
                                <a:gd name="T54" fmla="+- 0 2359 186"/>
                                <a:gd name="T55" fmla="*/ 2359 h 3295"/>
                                <a:gd name="T56" fmla="+- 0 4231 3506"/>
                                <a:gd name="T57" fmla="*/ T56 w 5073"/>
                                <a:gd name="T58" fmla="+- 0 2319 186"/>
                                <a:gd name="T59" fmla="*/ 2319 h 3295"/>
                                <a:gd name="T60" fmla="+- 0 4283 3506"/>
                                <a:gd name="T61" fmla="*/ T60 w 5073"/>
                                <a:gd name="T62" fmla="+- 0 2281 186"/>
                                <a:gd name="T63" fmla="*/ 2281 h 3295"/>
                                <a:gd name="T64" fmla="+- 0 4335 3506"/>
                                <a:gd name="T65" fmla="*/ T64 w 5073"/>
                                <a:gd name="T66" fmla="+- 0 2245 186"/>
                                <a:gd name="T67" fmla="*/ 2245 h 3295"/>
                                <a:gd name="T68" fmla="+- 0 4386 3506"/>
                                <a:gd name="T69" fmla="*/ T68 w 5073"/>
                                <a:gd name="T70" fmla="+- 0 2212 186"/>
                                <a:gd name="T71" fmla="*/ 2212 h 3295"/>
                                <a:gd name="T72" fmla="+- 0 4438 3506"/>
                                <a:gd name="T73" fmla="*/ T72 w 5073"/>
                                <a:gd name="T74" fmla="+- 0 2181 186"/>
                                <a:gd name="T75" fmla="*/ 2181 h 3295"/>
                                <a:gd name="T76" fmla="+- 0 4542 3506"/>
                                <a:gd name="T77" fmla="*/ T76 w 5073"/>
                                <a:gd name="T78" fmla="+- 0 2124 186"/>
                                <a:gd name="T79" fmla="*/ 2124 h 3295"/>
                                <a:gd name="T80" fmla="+- 0 4645 3506"/>
                                <a:gd name="T81" fmla="*/ T80 w 5073"/>
                                <a:gd name="T82" fmla="+- 0 2071 186"/>
                                <a:gd name="T83" fmla="*/ 2071 h 3295"/>
                                <a:gd name="T84" fmla="+- 0 4749 3506"/>
                                <a:gd name="T85" fmla="*/ T84 w 5073"/>
                                <a:gd name="T86" fmla="+- 0 2020 186"/>
                                <a:gd name="T87" fmla="*/ 2020 h 3295"/>
                                <a:gd name="T88" fmla="+- 0 4852 3506"/>
                                <a:gd name="T89" fmla="*/ T88 w 5073"/>
                                <a:gd name="T90" fmla="+- 0 1971 186"/>
                                <a:gd name="T91" fmla="*/ 1971 h 3295"/>
                                <a:gd name="T92" fmla="+- 0 4956 3506"/>
                                <a:gd name="T93" fmla="*/ T92 w 5073"/>
                                <a:gd name="T94" fmla="+- 0 1922 186"/>
                                <a:gd name="T95" fmla="*/ 1922 h 3295"/>
                                <a:gd name="T96" fmla="+- 0 5059 3506"/>
                                <a:gd name="T97" fmla="*/ T96 w 5073"/>
                                <a:gd name="T98" fmla="+- 0 1874 186"/>
                                <a:gd name="T99" fmla="*/ 1874 h 3295"/>
                                <a:gd name="T100" fmla="+- 0 5163 3506"/>
                                <a:gd name="T101" fmla="*/ T100 w 5073"/>
                                <a:gd name="T102" fmla="+- 0 1826 186"/>
                                <a:gd name="T103" fmla="*/ 1826 h 3295"/>
                                <a:gd name="T104" fmla="+- 0 5215 3506"/>
                                <a:gd name="T105" fmla="*/ T104 w 5073"/>
                                <a:gd name="T106" fmla="+- 0 1802 186"/>
                                <a:gd name="T107" fmla="*/ 1802 h 3295"/>
                                <a:gd name="T108" fmla="+- 0 5266 3506"/>
                                <a:gd name="T109" fmla="*/ T108 w 5073"/>
                                <a:gd name="T110" fmla="+- 0 1778 186"/>
                                <a:gd name="T111" fmla="*/ 1778 h 3295"/>
                                <a:gd name="T112" fmla="+- 0 5318 3506"/>
                                <a:gd name="T113" fmla="*/ T112 w 5073"/>
                                <a:gd name="T114" fmla="+- 0 1754 186"/>
                                <a:gd name="T115" fmla="*/ 1754 h 3295"/>
                                <a:gd name="T116" fmla="+- 0 5370 3506"/>
                                <a:gd name="T117" fmla="*/ T116 w 5073"/>
                                <a:gd name="T118" fmla="+- 0 1731 186"/>
                                <a:gd name="T119" fmla="*/ 1731 h 3295"/>
                                <a:gd name="T120" fmla="+- 0 5422 3506"/>
                                <a:gd name="T121" fmla="*/ T120 w 5073"/>
                                <a:gd name="T122" fmla="+- 0 1707 186"/>
                                <a:gd name="T123" fmla="*/ 1707 h 3295"/>
                                <a:gd name="T124" fmla="+- 0 5525 3506"/>
                                <a:gd name="T125" fmla="*/ T124 w 5073"/>
                                <a:gd name="T126" fmla="+- 0 1659 186"/>
                                <a:gd name="T127" fmla="*/ 1659 h 3295"/>
                                <a:gd name="T128" fmla="+- 0 5629 3506"/>
                                <a:gd name="T129" fmla="*/ T128 w 5073"/>
                                <a:gd name="T130" fmla="+- 0 1611 186"/>
                                <a:gd name="T131" fmla="*/ 1611 h 3295"/>
                                <a:gd name="T132" fmla="+- 0 5732 3506"/>
                                <a:gd name="T133" fmla="*/ T132 w 5073"/>
                                <a:gd name="T134" fmla="+- 0 1563 186"/>
                                <a:gd name="T135" fmla="*/ 1563 h 3295"/>
                                <a:gd name="T136" fmla="+- 0 5836 3506"/>
                                <a:gd name="T137" fmla="*/ T136 w 5073"/>
                                <a:gd name="T138" fmla="+- 0 1515 186"/>
                                <a:gd name="T139" fmla="*/ 1515 h 3295"/>
                                <a:gd name="T140" fmla="+- 0 5939 3506"/>
                                <a:gd name="T141" fmla="*/ T140 w 5073"/>
                                <a:gd name="T142" fmla="+- 0 1467 186"/>
                                <a:gd name="T143" fmla="*/ 1467 h 3295"/>
                                <a:gd name="T144" fmla="+- 0 6043 3506"/>
                                <a:gd name="T145" fmla="*/ T144 w 5073"/>
                                <a:gd name="T146" fmla="+- 0 1418 186"/>
                                <a:gd name="T147" fmla="*/ 1418 h 3295"/>
                                <a:gd name="T148" fmla="+- 0 6146 3506"/>
                                <a:gd name="T149" fmla="*/ T148 w 5073"/>
                                <a:gd name="T150" fmla="+- 0 1370 186"/>
                                <a:gd name="T151" fmla="*/ 1370 h 3295"/>
                                <a:gd name="T152" fmla="+- 0 6250 3506"/>
                                <a:gd name="T153" fmla="*/ T152 w 5073"/>
                                <a:gd name="T154" fmla="+- 0 1321 186"/>
                                <a:gd name="T155" fmla="*/ 1321 h 3295"/>
                                <a:gd name="T156" fmla="+- 0 6354 3506"/>
                                <a:gd name="T157" fmla="*/ T156 w 5073"/>
                                <a:gd name="T158" fmla="+- 0 1272 186"/>
                                <a:gd name="T159" fmla="*/ 1272 h 3295"/>
                                <a:gd name="T160" fmla="+- 0 6405 3506"/>
                                <a:gd name="T161" fmla="*/ T160 w 5073"/>
                                <a:gd name="T162" fmla="+- 0 1248 186"/>
                                <a:gd name="T163" fmla="*/ 1248 h 3295"/>
                                <a:gd name="T164" fmla="+- 0 6457 3506"/>
                                <a:gd name="T165" fmla="*/ T164 w 5073"/>
                                <a:gd name="T166" fmla="+- 0 1223 186"/>
                                <a:gd name="T167" fmla="*/ 1223 h 3295"/>
                                <a:gd name="T168" fmla="+- 0 6561 3506"/>
                                <a:gd name="T169" fmla="*/ T168 w 5073"/>
                                <a:gd name="T170" fmla="+- 0 1174 186"/>
                                <a:gd name="T171" fmla="*/ 1174 h 3295"/>
                                <a:gd name="T172" fmla="+- 0 6664 3506"/>
                                <a:gd name="T173" fmla="*/ T172 w 5073"/>
                                <a:gd name="T174" fmla="+- 0 1125 186"/>
                                <a:gd name="T175" fmla="*/ 1125 h 3295"/>
                                <a:gd name="T176" fmla="+- 0 6768 3506"/>
                                <a:gd name="T177" fmla="*/ T176 w 5073"/>
                                <a:gd name="T178" fmla="+- 0 1076 186"/>
                                <a:gd name="T179" fmla="*/ 1076 h 3295"/>
                                <a:gd name="T180" fmla="+- 0 6871 3506"/>
                                <a:gd name="T181" fmla="*/ T180 w 5073"/>
                                <a:gd name="T182" fmla="+- 0 1026 186"/>
                                <a:gd name="T183" fmla="*/ 1026 h 3295"/>
                                <a:gd name="T184" fmla="+- 0 6975 3506"/>
                                <a:gd name="T185" fmla="*/ T184 w 5073"/>
                                <a:gd name="T186" fmla="+- 0 976 186"/>
                                <a:gd name="T187" fmla="*/ 976 h 3295"/>
                                <a:gd name="T188" fmla="+- 0 7078 3506"/>
                                <a:gd name="T189" fmla="*/ T188 w 5073"/>
                                <a:gd name="T190" fmla="+- 0 927 186"/>
                                <a:gd name="T191" fmla="*/ 927 h 3295"/>
                                <a:gd name="T192" fmla="+- 0 7182 3506"/>
                                <a:gd name="T193" fmla="*/ T192 w 5073"/>
                                <a:gd name="T194" fmla="+- 0 877 186"/>
                                <a:gd name="T195" fmla="*/ 877 h 3295"/>
                                <a:gd name="T196" fmla="+- 0 7285 3506"/>
                                <a:gd name="T197" fmla="*/ T196 w 5073"/>
                                <a:gd name="T198" fmla="+- 0 826 186"/>
                                <a:gd name="T199" fmla="*/ 826 h 3295"/>
                                <a:gd name="T200" fmla="+- 0 7389 3506"/>
                                <a:gd name="T201" fmla="*/ T200 w 5073"/>
                                <a:gd name="T202" fmla="+- 0 776 186"/>
                                <a:gd name="T203" fmla="*/ 776 h 3295"/>
                                <a:gd name="T204" fmla="+- 0 7492 3506"/>
                                <a:gd name="T205" fmla="*/ T204 w 5073"/>
                                <a:gd name="T206" fmla="+- 0 726 186"/>
                                <a:gd name="T207" fmla="*/ 726 h 3295"/>
                                <a:gd name="T208" fmla="+- 0 7596 3506"/>
                                <a:gd name="T209" fmla="*/ T208 w 5073"/>
                                <a:gd name="T210" fmla="+- 0 675 186"/>
                                <a:gd name="T211" fmla="*/ 675 h 3295"/>
                                <a:gd name="T212" fmla="+- 0 7699 3506"/>
                                <a:gd name="T213" fmla="*/ T212 w 5073"/>
                                <a:gd name="T214" fmla="+- 0 624 186"/>
                                <a:gd name="T215" fmla="*/ 624 h 3295"/>
                                <a:gd name="T216" fmla="+- 0 7803 3506"/>
                                <a:gd name="T217" fmla="*/ T216 w 5073"/>
                                <a:gd name="T218" fmla="+- 0 573 186"/>
                                <a:gd name="T219" fmla="*/ 573 h 3295"/>
                                <a:gd name="T220" fmla="+- 0 7906 3506"/>
                                <a:gd name="T221" fmla="*/ T220 w 5073"/>
                                <a:gd name="T222" fmla="+- 0 522 186"/>
                                <a:gd name="T223" fmla="*/ 522 h 3295"/>
                                <a:gd name="T224" fmla="+- 0 8010 3506"/>
                                <a:gd name="T225" fmla="*/ T224 w 5073"/>
                                <a:gd name="T226" fmla="+- 0 471 186"/>
                                <a:gd name="T227" fmla="*/ 471 h 3295"/>
                                <a:gd name="T228" fmla="+- 0 8114 3506"/>
                                <a:gd name="T229" fmla="*/ T228 w 5073"/>
                                <a:gd name="T230" fmla="+- 0 419 186"/>
                                <a:gd name="T231" fmla="*/ 419 h 3295"/>
                                <a:gd name="T232" fmla="+- 0 8217 3506"/>
                                <a:gd name="T233" fmla="*/ T232 w 5073"/>
                                <a:gd name="T234" fmla="+- 0 368 186"/>
                                <a:gd name="T235" fmla="*/ 368 h 3295"/>
                                <a:gd name="T236" fmla="+- 0 8321 3506"/>
                                <a:gd name="T237" fmla="*/ T236 w 5073"/>
                                <a:gd name="T238" fmla="+- 0 316 186"/>
                                <a:gd name="T239" fmla="*/ 316 h 3295"/>
                                <a:gd name="T240" fmla="+- 0 8424 3506"/>
                                <a:gd name="T241" fmla="*/ T240 w 5073"/>
                                <a:gd name="T242" fmla="+- 0 264 186"/>
                                <a:gd name="T243" fmla="*/ 264 h 3295"/>
                                <a:gd name="T244" fmla="+- 0 8528 3506"/>
                                <a:gd name="T245" fmla="*/ T244 w 5073"/>
                                <a:gd name="T246" fmla="+- 0 212 186"/>
                                <a:gd name="T247" fmla="*/ 212 h 3295"/>
                                <a:gd name="T248" fmla="+- 0 8579 3506"/>
                                <a:gd name="T249" fmla="*/ T248 w 5073"/>
                                <a:gd name="T250" fmla="+- 0 186 186"/>
                                <a:gd name="T251" fmla="*/ 186 h 3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5073" h="3295">
                                  <a:moveTo>
                                    <a:pt x="0" y="3295"/>
                                  </a:moveTo>
                                  <a:lnTo>
                                    <a:pt x="52" y="3199"/>
                                  </a:lnTo>
                                  <a:lnTo>
                                    <a:pt x="104" y="3103"/>
                                  </a:lnTo>
                                  <a:lnTo>
                                    <a:pt x="156" y="3007"/>
                                  </a:lnTo>
                                  <a:lnTo>
                                    <a:pt x="208" y="2911"/>
                                  </a:lnTo>
                                  <a:lnTo>
                                    <a:pt x="259" y="2816"/>
                                  </a:lnTo>
                                  <a:lnTo>
                                    <a:pt x="311" y="2720"/>
                                  </a:lnTo>
                                  <a:lnTo>
                                    <a:pt x="363" y="2624"/>
                                  </a:lnTo>
                                  <a:lnTo>
                                    <a:pt x="415" y="2528"/>
                                  </a:lnTo>
                                  <a:lnTo>
                                    <a:pt x="466" y="2433"/>
                                  </a:lnTo>
                                  <a:lnTo>
                                    <a:pt x="518" y="2337"/>
                                  </a:lnTo>
                                  <a:lnTo>
                                    <a:pt x="570" y="2263"/>
                                  </a:lnTo>
                                  <a:lnTo>
                                    <a:pt x="622" y="2217"/>
                                  </a:lnTo>
                                  <a:lnTo>
                                    <a:pt x="673" y="2173"/>
                                  </a:lnTo>
                                  <a:lnTo>
                                    <a:pt x="725" y="2133"/>
                                  </a:lnTo>
                                  <a:lnTo>
                                    <a:pt x="777" y="2095"/>
                                  </a:lnTo>
                                  <a:lnTo>
                                    <a:pt x="829" y="2059"/>
                                  </a:lnTo>
                                  <a:lnTo>
                                    <a:pt x="880" y="2026"/>
                                  </a:lnTo>
                                  <a:lnTo>
                                    <a:pt x="932" y="1995"/>
                                  </a:lnTo>
                                  <a:lnTo>
                                    <a:pt x="1036" y="1938"/>
                                  </a:lnTo>
                                  <a:lnTo>
                                    <a:pt x="1139" y="1885"/>
                                  </a:lnTo>
                                  <a:lnTo>
                                    <a:pt x="1243" y="1834"/>
                                  </a:lnTo>
                                  <a:lnTo>
                                    <a:pt x="1346" y="1785"/>
                                  </a:lnTo>
                                  <a:lnTo>
                                    <a:pt x="1450" y="1736"/>
                                  </a:lnTo>
                                  <a:lnTo>
                                    <a:pt x="1553" y="1688"/>
                                  </a:lnTo>
                                  <a:lnTo>
                                    <a:pt x="1657" y="1640"/>
                                  </a:lnTo>
                                  <a:lnTo>
                                    <a:pt x="1709" y="1616"/>
                                  </a:lnTo>
                                  <a:lnTo>
                                    <a:pt x="1760" y="1592"/>
                                  </a:lnTo>
                                  <a:lnTo>
                                    <a:pt x="1812" y="1568"/>
                                  </a:lnTo>
                                  <a:lnTo>
                                    <a:pt x="1864" y="1545"/>
                                  </a:lnTo>
                                  <a:lnTo>
                                    <a:pt x="1916" y="1521"/>
                                  </a:lnTo>
                                  <a:lnTo>
                                    <a:pt x="2019" y="1473"/>
                                  </a:lnTo>
                                  <a:lnTo>
                                    <a:pt x="2123" y="1425"/>
                                  </a:lnTo>
                                  <a:lnTo>
                                    <a:pt x="2226" y="1377"/>
                                  </a:lnTo>
                                  <a:lnTo>
                                    <a:pt x="2330" y="1329"/>
                                  </a:lnTo>
                                  <a:lnTo>
                                    <a:pt x="2433" y="1281"/>
                                  </a:lnTo>
                                  <a:lnTo>
                                    <a:pt x="2537" y="1232"/>
                                  </a:lnTo>
                                  <a:lnTo>
                                    <a:pt x="2640" y="1184"/>
                                  </a:lnTo>
                                  <a:lnTo>
                                    <a:pt x="2744" y="1135"/>
                                  </a:lnTo>
                                  <a:lnTo>
                                    <a:pt x="2848" y="1086"/>
                                  </a:lnTo>
                                  <a:lnTo>
                                    <a:pt x="2899" y="1062"/>
                                  </a:lnTo>
                                  <a:lnTo>
                                    <a:pt x="2951" y="1037"/>
                                  </a:lnTo>
                                  <a:lnTo>
                                    <a:pt x="3055" y="988"/>
                                  </a:lnTo>
                                  <a:lnTo>
                                    <a:pt x="3158" y="939"/>
                                  </a:lnTo>
                                  <a:lnTo>
                                    <a:pt x="3262" y="890"/>
                                  </a:lnTo>
                                  <a:lnTo>
                                    <a:pt x="3365" y="840"/>
                                  </a:lnTo>
                                  <a:lnTo>
                                    <a:pt x="3469" y="790"/>
                                  </a:lnTo>
                                  <a:lnTo>
                                    <a:pt x="3572" y="741"/>
                                  </a:lnTo>
                                  <a:lnTo>
                                    <a:pt x="3676" y="691"/>
                                  </a:lnTo>
                                  <a:lnTo>
                                    <a:pt x="3779" y="640"/>
                                  </a:lnTo>
                                  <a:lnTo>
                                    <a:pt x="3883" y="590"/>
                                  </a:lnTo>
                                  <a:lnTo>
                                    <a:pt x="3986" y="540"/>
                                  </a:lnTo>
                                  <a:lnTo>
                                    <a:pt x="4090" y="489"/>
                                  </a:lnTo>
                                  <a:lnTo>
                                    <a:pt x="4193" y="438"/>
                                  </a:lnTo>
                                  <a:lnTo>
                                    <a:pt x="4297" y="387"/>
                                  </a:lnTo>
                                  <a:lnTo>
                                    <a:pt x="4400" y="336"/>
                                  </a:lnTo>
                                  <a:lnTo>
                                    <a:pt x="4504" y="285"/>
                                  </a:lnTo>
                                  <a:lnTo>
                                    <a:pt x="4608" y="233"/>
                                  </a:lnTo>
                                  <a:lnTo>
                                    <a:pt x="4711" y="182"/>
                                  </a:lnTo>
                                  <a:lnTo>
                                    <a:pt x="4815" y="130"/>
                                  </a:lnTo>
                                  <a:lnTo>
                                    <a:pt x="4918" y="78"/>
                                  </a:lnTo>
                                  <a:lnTo>
                                    <a:pt x="5022" y="26"/>
                                  </a:lnTo>
                                  <a:lnTo>
                                    <a:pt x="5073" y="0"/>
                                  </a:lnTo>
                                </a:path>
                              </a:pathLst>
                            </a:custGeom>
                            <a:noFill/>
                            <a:ln w="1587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docshape189"/>
                          <wps:cNvSpPr>
                            <a:spLocks/>
                          </wps:cNvSpPr>
                          <wps:spPr bwMode="auto">
                            <a:xfrm>
                              <a:off x="3252" y="21"/>
                              <a:ext cx="5581" cy="3625"/>
                            </a:xfrm>
                            <a:custGeom>
                              <a:avLst/>
                              <a:gdLst>
                                <a:gd name="T0" fmla="+- 0 3253 3253"/>
                                <a:gd name="T1" fmla="*/ T0 w 5581"/>
                                <a:gd name="T2" fmla="+- 0 3645 21"/>
                                <a:gd name="T3" fmla="*/ 3645 h 3625"/>
                                <a:gd name="T4" fmla="+- 0 3253 3253"/>
                                <a:gd name="T5" fmla="*/ T4 w 5581"/>
                                <a:gd name="T6" fmla="+- 0 21 21"/>
                                <a:gd name="T7" fmla="*/ 21 h 3625"/>
                                <a:gd name="T8" fmla="+- 0 8833 3253"/>
                                <a:gd name="T9" fmla="*/ T8 w 5581"/>
                                <a:gd name="T10" fmla="+- 0 3645 21"/>
                                <a:gd name="T11" fmla="*/ 3645 h 3625"/>
                                <a:gd name="T12" fmla="+- 0 8833 3253"/>
                                <a:gd name="T13" fmla="*/ T12 w 5581"/>
                                <a:gd name="T14" fmla="+- 0 21 21"/>
                                <a:gd name="T15" fmla="*/ 21 h 3625"/>
                                <a:gd name="T16" fmla="+- 0 3253 3253"/>
                                <a:gd name="T17" fmla="*/ T16 w 5581"/>
                                <a:gd name="T18" fmla="+- 0 3645 21"/>
                                <a:gd name="T19" fmla="*/ 3645 h 3625"/>
                                <a:gd name="T20" fmla="+- 0 8833 3253"/>
                                <a:gd name="T21" fmla="*/ T20 w 5581"/>
                                <a:gd name="T22" fmla="+- 0 3645 21"/>
                                <a:gd name="T23" fmla="*/ 3645 h 3625"/>
                                <a:gd name="T24" fmla="+- 0 3253 3253"/>
                                <a:gd name="T25" fmla="*/ T24 w 5581"/>
                                <a:gd name="T26" fmla="+- 0 21 21"/>
                                <a:gd name="T27" fmla="*/ 21 h 3625"/>
                                <a:gd name="T28" fmla="+- 0 8833 3253"/>
                                <a:gd name="T29" fmla="*/ T28 w 5581"/>
                                <a:gd name="T30" fmla="+- 0 21 21"/>
                                <a:gd name="T31" fmla="*/ 21 h 3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81" h="3625">
                                  <a:moveTo>
                                    <a:pt x="0" y="3624"/>
                                  </a:moveTo>
                                  <a:lnTo>
                                    <a:pt x="0" y="0"/>
                                  </a:lnTo>
                                  <a:moveTo>
                                    <a:pt x="5580" y="3624"/>
                                  </a:moveTo>
                                  <a:lnTo>
                                    <a:pt x="5580" y="0"/>
                                  </a:lnTo>
                                  <a:moveTo>
                                    <a:pt x="0" y="3624"/>
                                  </a:moveTo>
                                  <a:lnTo>
                                    <a:pt x="5580" y="3624"/>
                                  </a:lnTo>
                                  <a:moveTo>
                                    <a:pt x="0" y="0"/>
                                  </a:moveTo>
                                  <a:lnTo>
                                    <a:pt x="5580" y="0"/>
                                  </a:lnTo>
                                </a:path>
                              </a:pathLst>
                            </a:custGeom>
                            <a:noFill/>
                            <a:ln w="84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docshape190"/>
                          <wps:cNvSpPr>
                            <a:spLocks/>
                          </wps:cNvSpPr>
                          <wps:spPr bwMode="auto">
                            <a:xfrm>
                              <a:off x="3336" y="104"/>
                              <a:ext cx="1381" cy="784"/>
                            </a:xfrm>
                            <a:custGeom>
                              <a:avLst/>
                              <a:gdLst>
                                <a:gd name="T0" fmla="+- 0 4683 3336"/>
                                <a:gd name="T1" fmla="*/ T0 w 1381"/>
                                <a:gd name="T2" fmla="+- 0 104 104"/>
                                <a:gd name="T3" fmla="*/ 104 h 784"/>
                                <a:gd name="T4" fmla="+- 0 3369 3336"/>
                                <a:gd name="T5" fmla="*/ T4 w 1381"/>
                                <a:gd name="T6" fmla="+- 0 104 104"/>
                                <a:gd name="T7" fmla="*/ 104 h 784"/>
                                <a:gd name="T8" fmla="+- 0 3355 3336"/>
                                <a:gd name="T9" fmla="*/ T8 w 1381"/>
                                <a:gd name="T10" fmla="+- 0 107 104"/>
                                <a:gd name="T11" fmla="*/ 107 h 784"/>
                                <a:gd name="T12" fmla="+- 0 3344 3336"/>
                                <a:gd name="T13" fmla="*/ T12 w 1381"/>
                                <a:gd name="T14" fmla="+- 0 113 104"/>
                                <a:gd name="T15" fmla="*/ 113 h 784"/>
                                <a:gd name="T16" fmla="+- 0 3338 3336"/>
                                <a:gd name="T17" fmla="*/ T16 w 1381"/>
                                <a:gd name="T18" fmla="+- 0 123 104"/>
                                <a:gd name="T19" fmla="*/ 123 h 784"/>
                                <a:gd name="T20" fmla="+- 0 3336 3336"/>
                                <a:gd name="T21" fmla="*/ T20 w 1381"/>
                                <a:gd name="T22" fmla="+- 0 138 104"/>
                                <a:gd name="T23" fmla="*/ 138 h 784"/>
                                <a:gd name="T24" fmla="+- 0 3336 3336"/>
                                <a:gd name="T25" fmla="*/ T24 w 1381"/>
                                <a:gd name="T26" fmla="+- 0 855 104"/>
                                <a:gd name="T27" fmla="*/ 855 h 784"/>
                                <a:gd name="T28" fmla="+- 0 3338 3336"/>
                                <a:gd name="T29" fmla="*/ T28 w 1381"/>
                                <a:gd name="T30" fmla="+- 0 869 104"/>
                                <a:gd name="T31" fmla="*/ 869 h 784"/>
                                <a:gd name="T32" fmla="+- 0 3344 3336"/>
                                <a:gd name="T33" fmla="*/ T32 w 1381"/>
                                <a:gd name="T34" fmla="+- 0 880 104"/>
                                <a:gd name="T35" fmla="*/ 880 h 784"/>
                                <a:gd name="T36" fmla="+- 0 3355 3336"/>
                                <a:gd name="T37" fmla="*/ T36 w 1381"/>
                                <a:gd name="T38" fmla="+- 0 886 104"/>
                                <a:gd name="T39" fmla="*/ 886 h 784"/>
                                <a:gd name="T40" fmla="+- 0 3369 3336"/>
                                <a:gd name="T41" fmla="*/ T40 w 1381"/>
                                <a:gd name="T42" fmla="+- 0 888 104"/>
                                <a:gd name="T43" fmla="*/ 888 h 784"/>
                                <a:gd name="T44" fmla="+- 0 4683 3336"/>
                                <a:gd name="T45" fmla="*/ T44 w 1381"/>
                                <a:gd name="T46" fmla="+- 0 888 104"/>
                                <a:gd name="T47" fmla="*/ 888 h 784"/>
                                <a:gd name="T48" fmla="+- 0 4698 3336"/>
                                <a:gd name="T49" fmla="*/ T48 w 1381"/>
                                <a:gd name="T50" fmla="+- 0 886 104"/>
                                <a:gd name="T51" fmla="*/ 886 h 784"/>
                                <a:gd name="T52" fmla="+- 0 4708 3336"/>
                                <a:gd name="T53" fmla="*/ T52 w 1381"/>
                                <a:gd name="T54" fmla="+- 0 880 104"/>
                                <a:gd name="T55" fmla="*/ 880 h 784"/>
                                <a:gd name="T56" fmla="+- 0 4714 3336"/>
                                <a:gd name="T57" fmla="*/ T56 w 1381"/>
                                <a:gd name="T58" fmla="+- 0 869 104"/>
                                <a:gd name="T59" fmla="*/ 869 h 784"/>
                                <a:gd name="T60" fmla="+- 0 4716 3336"/>
                                <a:gd name="T61" fmla="*/ T60 w 1381"/>
                                <a:gd name="T62" fmla="+- 0 855 104"/>
                                <a:gd name="T63" fmla="*/ 855 h 784"/>
                                <a:gd name="T64" fmla="+- 0 4716 3336"/>
                                <a:gd name="T65" fmla="*/ T64 w 1381"/>
                                <a:gd name="T66" fmla="+- 0 138 104"/>
                                <a:gd name="T67" fmla="*/ 138 h 784"/>
                                <a:gd name="T68" fmla="+- 0 4714 3336"/>
                                <a:gd name="T69" fmla="*/ T68 w 1381"/>
                                <a:gd name="T70" fmla="+- 0 123 104"/>
                                <a:gd name="T71" fmla="*/ 123 h 784"/>
                                <a:gd name="T72" fmla="+- 0 4708 3336"/>
                                <a:gd name="T73" fmla="*/ T72 w 1381"/>
                                <a:gd name="T74" fmla="+- 0 113 104"/>
                                <a:gd name="T75" fmla="*/ 113 h 784"/>
                                <a:gd name="T76" fmla="+- 0 4698 3336"/>
                                <a:gd name="T77" fmla="*/ T76 w 1381"/>
                                <a:gd name="T78" fmla="+- 0 107 104"/>
                                <a:gd name="T79" fmla="*/ 107 h 784"/>
                                <a:gd name="T80" fmla="+- 0 4683 3336"/>
                                <a:gd name="T81" fmla="*/ T80 w 1381"/>
                                <a:gd name="T82" fmla="+- 0 104 104"/>
                                <a:gd name="T83" fmla="*/ 104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1" h="784">
                                  <a:moveTo>
                                    <a:pt x="1347" y="0"/>
                                  </a:moveTo>
                                  <a:lnTo>
                                    <a:pt x="33" y="0"/>
                                  </a:lnTo>
                                  <a:lnTo>
                                    <a:pt x="19" y="3"/>
                                  </a:lnTo>
                                  <a:lnTo>
                                    <a:pt x="8" y="9"/>
                                  </a:lnTo>
                                  <a:lnTo>
                                    <a:pt x="2" y="19"/>
                                  </a:lnTo>
                                  <a:lnTo>
                                    <a:pt x="0" y="34"/>
                                  </a:lnTo>
                                  <a:lnTo>
                                    <a:pt x="0" y="751"/>
                                  </a:lnTo>
                                  <a:lnTo>
                                    <a:pt x="2" y="765"/>
                                  </a:lnTo>
                                  <a:lnTo>
                                    <a:pt x="8" y="776"/>
                                  </a:lnTo>
                                  <a:lnTo>
                                    <a:pt x="19" y="782"/>
                                  </a:lnTo>
                                  <a:lnTo>
                                    <a:pt x="33" y="784"/>
                                  </a:lnTo>
                                  <a:lnTo>
                                    <a:pt x="1347" y="784"/>
                                  </a:lnTo>
                                  <a:lnTo>
                                    <a:pt x="1362" y="782"/>
                                  </a:lnTo>
                                  <a:lnTo>
                                    <a:pt x="1372" y="776"/>
                                  </a:lnTo>
                                  <a:lnTo>
                                    <a:pt x="1378" y="765"/>
                                  </a:lnTo>
                                  <a:lnTo>
                                    <a:pt x="1380" y="751"/>
                                  </a:lnTo>
                                  <a:lnTo>
                                    <a:pt x="1380" y="34"/>
                                  </a:lnTo>
                                  <a:lnTo>
                                    <a:pt x="1378" y="19"/>
                                  </a:lnTo>
                                  <a:lnTo>
                                    <a:pt x="1372" y="9"/>
                                  </a:lnTo>
                                  <a:lnTo>
                                    <a:pt x="1362" y="3"/>
                                  </a:lnTo>
                                  <a:lnTo>
                                    <a:pt x="1347"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docshape191"/>
                          <wps:cNvSpPr>
                            <a:spLocks/>
                          </wps:cNvSpPr>
                          <wps:spPr bwMode="auto">
                            <a:xfrm>
                              <a:off x="3336" y="104"/>
                              <a:ext cx="1381" cy="784"/>
                            </a:xfrm>
                            <a:custGeom>
                              <a:avLst/>
                              <a:gdLst>
                                <a:gd name="T0" fmla="+- 0 3369 3336"/>
                                <a:gd name="T1" fmla="*/ T0 w 1381"/>
                                <a:gd name="T2" fmla="+- 0 888 104"/>
                                <a:gd name="T3" fmla="*/ 888 h 784"/>
                                <a:gd name="T4" fmla="+- 0 4683 3336"/>
                                <a:gd name="T5" fmla="*/ T4 w 1381"/>
                                <a:gd name="T6" fmla="+- 0 888 104"/>
                                <a:gd name="T7" fmla="*/ 888 h 784"/>
                                <a:gd name="T8" fmla="+- 0 4698 3336"/>
                                <a:gd name="T9" fmla="*/ T8 w 1381"/>
                                <a:gd name="T10" fmla="+- 0 886 104"/>
                                <a:gd name="T11" fmla="*/ 886 h 784"/>
                                <a:gd name="T12" fmla="+- 0 4708 3336"/>
                                <a:gd name="T13" fmla="*/ T12 w 1381"/>
                                <a:gd name="T14" fmla="+- 0 880 104"/>
                                <a:gd name="T15" fmla="*/ 880 h 784"/>
                                <a:gd name="T16" fmla="+- 0 4714 3336"/>
                                <a:gd name="T17" fmla="*/ T16 w 1381"/>
                                <a:gd name="T18" fmla="+- 0 869 104"/>
                                <a:gd name="T19" fmla="*/ 869 h 784"/>
                                <a:gd name="T20" fmla="+- 0 4716 3336"/>
                                <a:gd name="T21" fmla="*/ T20 w 1381"/>
                                <a:gd name="T22" fmla="+- 0 855 104"/>
                                <a:gd name="T23" fmla="*/ 855 h 784"/>
                                <a:gd name="T24" fmla="+- 0 4716 3336"/>
                                <a:gd name="T25" fmla="*/ T24 w 1381"/>
                                <a:gd name="T26" fmla="+- 0 138 104"/>
                                <a:gd name="T27" fmla="*/ 138 h 784"/>
                                <a:gd name="T28" fmla="+- 0 4714 3336"/>
                                <a:gd name="T29" fmla="*/ T28 w 1381"/>
                                <a:gd name="T30" fmla="+- 0 123 104"/>
                                <a:gd name="T31" fmla="*/ 123 h 784"/>
                                <a:gd name="T32" fmla="+- 0 4708 3336"/>
                                <a:gd name="T33" fmla="*/ T32 w 1381"/>
                                <a:gd name="T34" fmla="+- 0 113 104"/>
                                <a:gd name="T35" fmla="*/ 113 h 784"/>
                                <a:gd name="T36" fmla="+- 0 4698 3336"/>
                                <a:gd name="T37" fmla="*/ T36 w 1381"/>
                                <a:gd name="T38" fmla="+- 0 107 104"/>
                                <a:gd name="T39" fmla="*/ 107 h 784"/>
                                <a:gd name="T40" fmla="+- 0 4683 3336"/>
                                <a:gd name="T41" fmla="*/ T40 w 1381"/>
                                <a:gd name="T42" fmla="+- 0 104 104"/>
                                <a:gd name="T43" fmla="*/ 104 h 784"/>
                                <a:gd name="T44" fmla="+- 0 3369 3336"/>
                                <a:gd name="T45" fmla="*/ T44 w 1381"/>
                                <a:gd name="T46" fmla="+- 0 104 104"/>
                                <a:gd name="T47" fmla="*/ 104 h 784"/>
                                <a:gd name="T48" fmla="+- 0 3355 3336"/>
                                <a:gd name="T49" fmla="*/ T48 w 1381"/>
                                <a:gd name="T50" fmla="+- 0 107 104"/>
                                <a:gd name="T51" fmla="*/ 107 h 784"/>
                                <a:gd name="T52" fmla="+- 0 3344 3336"/>
                                <a:gd name="T53" fmla="*/ T52 w 1381"/>
                                <a:gd name="T54" fmla="+- 0 113 104"/>
                                <a:gd name="T55" fmla="*/ 113 h 784"/>
                                <a:gd name="T56" fmla="+- 0 3338 3336"/>
                                <a:gd name="T57" fmla="*/ T56 w 1381"/>
                                <a:gd name="T58" fmla="+- 0 123 104"/>
                                <a:gd name="T59" fmla="*/ 123 h 784"/>
                                <a:gd name="T60" fmla="+- 0 3336 3336"/>
                                <a:gd name="T61" fmla="*/ T60 w 1381"/>
                                <a:gd name="T62" fmla="+- 0 138 104"/>
                                <a:gd name="T63" fmla="*/ 138 h 784"/>
                                <a:gd name="T64" fmla="+- 0 3336 3336"/>
                                <a:gd name="T65" fmla="*/ T64 w 1381"/>
                                <a:gd name="T66" fmla="+- 0 855 104"/>
                                <a:gd name="T67" fmla="*/ 855 h 784"/>
                                <a:gd name="T68" fmla="+- 0 3338 3336"/>
                                <a:gd name="T69" fmla="*/ T68 w 1381"/>
                                <a:gd name="T70" fmla="+- 0 869 104"/>
                                <a:gd name="T71" fmla="*/ 869 h 784"/>
                                <a:gd name="T72" fmla="+- 0 3344 3336"/>
                                <a:gd name="T73" fmla="*/ T72 w 1381"/>
                                <a:gd name="T74" fmla="+- 0 880 104"/>
                                <a:gd name="T75" fmla="*/ 880 h 784"/>
                                <a:gd name="T76" fmla="+- 0 3355 3336"/>
                                <a:gd name="T77" fmla="*/ T76 w 1381"/>
                                <a:gd name="T78" fmla="+- 0 886 104"/>
                                <a:gd name="T79" fmla="*/ 886 h 784"/>
                                <a:gd name="T80" fmla="+- 0 3369 3336"/>
                                <a:gd name="T81" fmla="*/ T80 w 1381"/>
                                <a:gd name="T82" fmla="+- 0 888 104"/>
                                <a:gd name="T83" fmla="*/ 888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1" h="784">
                                  <a:moveTo>
                                    <a:pt x="33" y="784"/>
                                  </a:moveTo>
                                  <a:lnTo>
                                    <a:pt x="1347" y="784"/>
                                  </a:lnTo>
                                  <a:lnTo>
                                    <a:pt x="1362" y="782"/>
                                  </a:lnTo>
                                  <a:lnTo>
                                    <a:pt x="1372" y="776"/>
                                  </a:lnTo>
                                  <a:lnTo>
                                    <a:pt x="1378" y="765"/>
                                  </a:lnTo>
                                  <a:lnTo>
                                    <a:pt x="1380" y="751"/>
                                  </a:lnTo>
                                  <a:lnTo>
                                    <a:pt x="1380" y="34"/>
                                  </a:lnTo>
                                  <a:lnTo>
                                    <a:pt x="1378" y="19"/>
                                  </a:lnTo>
                                  <a:lnTo>
                                    <a:pt x="1372" y="9"/>
                                  </a:lnTo>
                                  <a:lnTo>
                                    <a:pt x="1362" y="3"/>
                                  </a:lnTo>
                                  <a:lnTo>
                                    <a:pt x="1347" y="0"/>
                                  </a:lnTo>
                                  <a:lnTo>
                                    <a:pt x="33" y="0"/>
                                  </a:lnTo>
                                  <a:lnTo>
                                    <a:pt x="19" y="3"/>
                                  </a:lnTo>
                                  <a:lnTo>
                                    <a:pt x="8" y="9"/>
                                  </a:lnTo>
                                  <a:lnTo>
                                    <a:pt x="2" y="19"/>
                                  </a:lnTo>
                                  <a:lnTo>
                                    <a:pt x="0" y="34"/>
                                  </a:lnTo>
                                  <a:lnTo>
                                    <a:pt x="0" y="751"/>
                                  </a:lnTo>
                                  <a:lnTo>
                                    <a:pt x="2" y="765"/>
                                  </a:lnTo>
                                  <a:lnTo>
                                    <a:pt x="8" y="776"/>
                                  </a:lnTo>
                                  <a:lnTo>
                                    <a:pt x="19" y="782"/>
                                  </a:lnTo>
                                  <a:lnTo>
                                    <a:pt x="33" y="784"/>
                                  </a:lnTo>
                                  <a:close/>
                                </a:path>
                              </a:pathLst>
                            </a:custGeom>
                            <a:noFill/>
                            <a:ln w="10584">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407"/>
                          <wps:cNvCnPr>
                            <a:cxnSpLocks noChangeShapeType="1"/>
                          </wps:cNvCnPr>
                          <wps:spPr bwMode="auto">
                            <a:xfrm>
                              <a:off x="3403" y="239"/>
                              <a:ext cx="333" cy="0"/>
                            </a:xfrm>
                            <a:prstGeom prst="line">
                              <a:avLst/>
                            </a:prstGeom>
                            <a:noFill/>
                            <a:ln w="1587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424" name="Line 408"/>
                          <wps:cNvCnPr>
                            <a:cxnSpLocks noChangeShapeType="1"/>
                          </wps:cNvCnPr>
                          <wps:spPr bwMode="auto">
                            <a:xfrm>
                              <a:off x="3403" y="484"/>
                              <a:ext cx="333" cy="0"/>
                            </a:xfrm>
                            <a:prstGeom prst="line">
                              <a:avLst/>
                            </a:prstGeom>
                            <a:noFill/>
                            <a:ln w="15876">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425" name="Line 409"/>
                          <wps:cNvCnPr>
                            <a:cxnSpLocks noChangeShapeType="1"/>
                          </wps:cNvCnPr>
                          <wps:spPr bwMode="auto">
                            <a:xfrm>
                              <a:off x="3403" y="728"/>
                              <a:ext cx="333" cy="0"/>
                            </a:xfrm>
                            <a:prstGeom prst="line">
                              <a:avLst/>
                            </a:prstGeom>
                            <a:noFill/>
                            <a:ln w="15876">
                              <a:solidFill>
                                <a:srgbClr val="2BA02B"/>
                              </a:solidFill>
                              <a:prstDash val="solid"/>
                              <a:round/>
                              <a:headEnd/>
                              <a:tailEnd/>
                            </a:ln>
                            <a:extLst>
                              <a:ext uri="{909E8E84-426E-40DD-AFC4-6F175D3DCCD1}">
                                <a14:hiddenFill xmlns:a14="http://schemas.microsoft.com/office/drawing/2010/main">
                                  <a:noFill/>
                                </a14:hiddenFill>
                              </a:ext>
                            </a:extLst>
                          </wps:spPr>
                          <wps:bodyPr/>
                        </wps:wsp>
                        <wps:wsp>
                          <wps:cNvPr id="426" name="docshape192"/>
                          <wps:cNvSpPr txBox="1">
                            <a:spLocks noChangeArrowheads="1"/>
                          </wps:cNvSpPr>
                          <wps:spPr bwMode="auto">
                            <a:xfrm>
                              <a:off x="3869" y="171"/>
                              <a:ext cx="801"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1AF78" w14:textId="77777777" w:rsidR="00843F4B" w:rsidRDefault="00843F4B" w:rsidP="00843F4B">
                                <w:pPr>
                                  <w:spacing w:line="196" w:lineRule="exact"/>
                                  <w:rPr>
                                    <w:rFonts w:ascii="Lucida Sans Unicode"/>
                                    <w:sz w:val="16"/>
                                  </w:rPr>
                                </w:pPr>
                                <w:r>
                                  <w:rPr>
                                    <w:rFonts w:ascii="Lucida Sans Unicode"/>
                                    <w:w w:val="105"/>
                                    <w:sz w:val="16"/>
                                  </w:rPr>
                                  <w:t>Age</w:t>
                                </w:r>
                                <w:r>
                                  <w:rPr>
                                    <w:rFonts w:ascii="Lucida Sans Unicode"/>
                                    <w:spacing w:val="6"/>
                                    <w:w w:val="105"/>
                                    <w:sz w:val="16"/>
                                  </w:rPr>
                                  <w:t xml:space="preserve"> </w:t>
                                </w:r>
                                <w:r>
                                  <w:rPr>
                                    <w:rFonts w:ascii="Lucida Sans Unicode"/>
                                    <w:w w:val="105"/>
                                    <w:sz w:val="16"/>
                                  </w:rPr>
                                  <w:t>=</w:t>
                                </w:r>
                                <w:r>
                                  <w:rPr>
                                    <w:rFonts w:ascii="Lucida Sans Unicode"/>
                                    <w:spacing w:val="7"/>
                                    <w:w w:val="105"/>
                                    <w:sz w:val="16"/>
                                  </w:rPr>
                                  <w:t xml:space="preserve"> </w:t>
                                </w:r>
                                <w:r>
                                  <w:rPr>
                                    <w:rFonts w:ascii="Lucida Sans Unicode"/>
                                    <w:w w:val="105"/>
                                    <w:sz w:val="16"/>
                                  </w:rPr>
                                  <w:t>70</w:t>
                                </w:r>
                              </w:p>
                              <w:p w14:paraId="7C75527A" w14:textId="77777777" w:rsidR="00843F4B" w:rsidRDefault="00843F4B" w:rsidP="00843F4B">
                                <w:pPr>
                                  <w:spacing w:line="245" w:lineRule="exact"/>
                                  <w:rPr>
                                    <w:rFonts w:ascii="Lucida Sans Unicode"/>
                                    <w:sz w:val="16"/>
                                  </w:rPr>
                                </w:pPr>
                                <w:r>
                                  <w:rPr>
                                    <w:rFonts w:ascii="Lucida Sans Unicode"/>
                                    <w:w w:val="105"/>
                                    <w:sz w:val="16"/>
                                  </w:rPr>
                                  <w:t>Age</w:t>
                                </w:r>
                                <w:r>
                                  <w:rPr>
                                    <w:rFonts w:ascii="Lucida Sans Unicode"/>
                                    <w:spacing w:val="6"/>
                                    <w:w w:val="105"/>
                                    <w:sz w:val="16"/>
                                  </w:rPr>
                                  <w:t xml:space="preserve"> </w:t>
                                </w:r>
                                <w:r>
                                  <w:rPr>
                                    <w:rFonts w:ascii="Lucida Sans Unicode"/>
                                    <w:w w:val="105"/>
                                    <w:sz w:val="16"/>
                                  </w:rPr>
                                  <w:t>=</w:t>
                                </w:r>
                                <w:r>
                                  <w:rPr>
                                    <w:rFonts w:ascii="Lucida Sans Unicode"/>
                                    <w:spacing w:val="7"/>
                                    <w:w w:val="105"/>
                                    <w:sz w:val="16"/>
                                  </w:rPr>
                                  <w:t xml:space="preserve"> </w:t>
                                </w:r>
                                <w:r>
                                  <w:rPr>
                                    <w:rFonts w:ascii="Lucida Sans Unicode"/>
                                    <w:w w:val="105"/>
                                    <w:sz w:val="16"/>
                                  </w:rPr>
                                  <w:t>80</w:t>
                                </w:r>
                              </w:p>
                              <w:p w14:paraId="3BEA01E4" w14:textId="77777777" w:rsidR="00843F4B" w:rsidRDefault="00843F4B" w:rsidP="00843F4B">
                                <w:pPr>
                                  <w:spacing w:line="209" w:lineRule="exact"/>
                                  <w:rPr>
                                    <w:rFonts w:ascii="Lucida Sans Unicode"/>
                                    <w:sz w:val="16"/>
                                  </w:rPr>
                                </w:pPr>
                                <w:r>
                                  <w:rPr>
                                    <w:rFonts w:ascii="Lucida Sans Unicode"/>
                                    <w:w w:val="105"/>
                                    <w:sz w:val="16"/>
                                  </w:rPr>
                                  <w:t>Age</w:t>
                                </w:r>
                                <w:r>
                                  <w:rPr>
                                    <w:rFonts w:ascii="Lucida Sans Unicode"/>
                                    <w:spacing w:val="6"/>
                                    <w:w w:val="105"/>
                                    <w:sz w:val="16"/>
                                  </w:rPr>
                                  <w:t xml:space="preserve"> </w:t>
                                </w:r>
                                <w:r>
                                  <w:rPr>
                                    <w:rFonts w:ascii="Lucida Sans Unicode"/>
                                    <w:w w:val="105"/>
                                    <w:sz w:val="16"/>
                                  </w:rPr>
                                  <w:t>=</w:t>
                                </w:r>
                                <w:r>
                                  <w:rPr>
                                    <w:rFonts w:ascii="Lucida Sans Unicode"/>
                                    <w:spacing w:val="7"/>
                                    <w:w w:val="105"/>
                                    <w:sz w:val="16"/>
                                  </w:rPr>
                                  <w:t xml:space="preserve"> </w:t>
                                </w:r>
                                <w:r>
                                  <w:rPr>
                                    <w:rFonts w:ascii="Lucida Sans Unicode"/>
                                    <w:w w:val="105"/>
                                    <w:sz w:val="16"/>
                                  </w:rPr>
                                  <w:t>90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BF381B" id="Group 374" o:spid="_x0000_s1386" style="position:absolute;left:0;text-align:left;margin-left:159.7pt;margin-top:.7pt;width:282.3pt;height:184.5pt;z-index:251774976;mso-position-horizontal-relative:page" coordorigin="3194,14" coordsize="5646,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">
                  <v:line id="Line 359" o:spid="_x0000_s1387" style="position:absolute;visibility:visible;mso-wrap-style:square" from="3455,3645" to="345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" strokecolor="#afafaf" strokeweight=".23519mm"/>
                  <v:shape id="docshape172" o:spid="_x0000_s1388" style="position:absolute;left:3454;top:364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" path="m,l,59e" fillcolor="black" stroked="f">
                    <v:path arrowok="t" o:connecttype="custom" o:connectlocs="0,3645;0,3704" o:connectangles="0,0"/>
                  </v:shape>
                  <v:line id="Line 361" o:spid="_x0000_s1389" style="position:absolute;visibility:visible;mso-wrap-style:square" from="3455,3645" to="3455,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" strokeweight=".23519mm"/>
                  <v:line id="Line 362" o:spid="_x0000_s1390" style="position:absolute;visibility:visible;mso-wrap-style:square" from="4480,3645" to="4480,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" strokecolor="#afafaf" strokeweight=".23519mm"/>
                  <v:shape id="docshape173" o:spid="_x0000_s1391" style="position:absolute;left:4479;top:364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" path="m,l,59e" fillcolor="black" stroked="f">
                    <v:path arrowok="t" o:connecttype="custom" o:connectlocs="0,3645;0,3704" o:connectangles="0,0"/>
                  </v:shape>
                  <v:line id="Line 364" o:spid="_x0000_s1392" style="position:absolute;visibility:visible;mso-wrap-style:square" from="4480,3645" to="4480,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" strokeweight=".23519mm"/>
                  <v:line id="Line 365" o:spid="_x0000_s1393" style="position:absolute;visibility:visible;mso-wrap-style:square" from="5505,3645" to="550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" strokecolor="#afafaf" strokeweight=".23519mm"/>
                  <v:shape id="docshape174" o:spid="_x0000_s1394" style="position:absolute;left:5504;top:364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" path="m,l,59e" fillcolor="black" stroked="f">
                    <v:path arrowok="t" o:connecttype="custom" o:connectlocs="0,3645;0,3704" o:connectangles="0,0"/>
                  </v:shape>
                  <v:line id="Line 367" o:spid="_x0000_s1395" style="position:absolute;visibility:visible;mso-wrap-style:square" from="5505,3645" to="5505,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" strokeweight=".23519mm"/>
                  <v:line id="Line 368" o:spid="_x0000_s1396" style="position:absolute;visibility:visible;mso-wrap-style:square" from="6530,3645" to="6530,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" strokecolor="#afafaf" strokeweight=".23519mm"/>
                  <v:shape id="docshape175" o:spid="_x0000_s1397" style="position:absolute;left:6529;top:364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" path="m,l,59e" fillcolor="black" stroked="f">
                    <v:path arrowok="t" o:connecttype="custom" o:connectlocs="0,3645;0,3704" o:connectangles="0,0"/>
                  </v:shape>
                  <v:line id="Line 370" o:spid="_x0000_s1398" style="position:absolute;visibility:visible;mso-wrap-style:square" from="6530,3645" to="6530,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" strokeweight=".23519mm"/>
                  <v:line id="Line 371" o:spid="_x0000_s1399" style="position:absolute;visibility:visible;mso-wrap-style:square" from="7554,3645" to="7554,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" strokecolor="#afafaf" strokeweight=".23519mm"/>
                  <v:shape id="docshape176" o:spid="_x0000_s1400" style="position:absolute;left:7554;top:364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" path="m,l,59e" fillcolor="black" stroked="f">
                    <v:path arrowok="t" o:connecttype="custom" o:connectlocs="0,3645;0,3704" o:connectangles="0,0"/>
                  </v:shape>
                  <v:line id="Line 373" o:spid="_x0000_s1401" style="position:absolute;visibility:visible;mso-wrap-style:square" from="7554,3645" to="7554,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" strokeweight=".23519mm"/>
                  <v:line id="Line 374" o:spid="_x0000_s1402" style="position:absolute;visibility:visible;mso-wrap-style:square" from="8579,3645" to="8579,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" strokecolor="#afafaf" strokeweight=".23519mm"/>
                  <v:shape id="docshape177" o:spid="_x0000_s1403" style="position:absolute;left:8579;top:364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" path="m,l,59e" fillcolor="black" stroked="f">
                    <v:path arrowok="t" o:connecttype="custom" o:connectlocs="0,3645;0,3704" o:connectangles="0,0"/>
                  </v:shape>
                  <v:line id="Line 376" o:spid="_x0000_s1404" style="position:absolute;visibility:visible;mso-wrap-style:square" from="8579,3645" to="8579,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" strokeweight=".23519mm"/>
                  <v:line id="Line 377" o:spid="_x0000_s1405" style="position:absolute;visibility:visible;mso-wrap-style:square" from="3253,3481" to="8833,3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" strokecolor="#afafaf" strokeweight=".23519mm"/>
                  <v:shape id="docshape178" o:spid="_x0000_s1406" style="position:absolute;left:3194;top:348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" path="m59,l,e" fillcolor="black" stroked="f">
                    <v:path arrowok="t" o:connecttype="custom" o:connectlocs="59,0;0,0" o:connectangles="0,0"/>
                  </v:shape>
                  <v:line id="Line 379" o:spid="_x0000_s1407" style="position:absolute;visibility:visible;mso-wrap-style:square" from="3253,3481" to="3253,3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" strokeweight=".23519mm"/>
                  <v:line id="Line 380" o:spid="_x0000_s1408" style="position:absolute;visibility:visible;mso-wrap-style:square" from="3253,3007" to="8833,3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" strokecolor="#afafaf" strokeweight=".23519mm"/>
                  <v:shape id="docshape179" o:spid="_x0000_s1409" style="position:absolute;left:3194;top:300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" path="m59,l,e" fillcolor="black" stroked="f">
                    <v:path arrowok="t" o:connecttype="custom" o:connectlocs="59,0;0,0" o:connectangles="0,0"/>
                  </v:shape>
                  <v:line id="Line 382" o:spid="_x0000_s1410" style="position:absolute;visibility:visible;mso-wrap-style:square" from="3253,3007" to="3253,3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" strokeweight=".23519mm"/>
                  <v:line id="Line 383" o:spid="_x0000_s1411" style="position:absolute;visibility:visible;mso-wrap-style:square" from="3253,2533" to="8833,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" strokecolor="#afafaf" strokeweight=".23519mm"/>
                  <v:shape id="docshape180" o:spid="_x0000_s1412" style="position:absolute;left:3194;top:253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" path="m59,l,e" fillcolor="black" stroked="f">
                    <v:path arrowok="t" o:connecttype="custom" o:connectlocs="59,0;0,0" o:connectangles="0,0"/>
                  </v:shape>
                  <v:line id="Line 385" o:spid="_x0000_s1413" style="position:absolute;visibility:visible;mso-wrap-style:square" from="3253,2533" to="3253,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" strokeweight=".23519mm"/>
                  <v:line id="Line 386" o:spid="_x0000_s1414" style="position:absolute;visibility:visible;mso-wrap-style:square" from="3253,2059" to="8833,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" strokecolor="#afafaf" strokeweight=".23519mm"/>
                  <v:shape id="docshape181" o:spid="_x0000_s1415" style="position:absolute;left:3194;top:205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" path="m59,l,e" fillcolor="black" stroked="f">
                    <v:path arrowok="t" o:connecttype="custom" o:connectlocs="59,0;0,0" o:connectangles="0,0"/>
                  </v:shape>
                  <v:line id="Line 388" o:spid="_x0000_s1416" style="position:absolute;visibility:visible;mso-wrap-style:square" from="3253,2059" to="3253,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" strokeweight=".23519mm"/>
                  <v:line id="Line 389" o:spid="_x0000_s1417" style="position:absolute;visibility:visible;mso-wrap-style:square" from="3253,1585" to="883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" strokecolor="#afafaf" strokeweight=".23519mm"/>
                  <v:shape id="docshape182" o:spid="_x0000_s1418" style="position:absolute;left:3194;top:158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" path="m59,l,e" fillcolor="black" stroked="f">
                    <v:path arrowok="t" o:connecttype="custom" o:connectlocs="59,0;0,0" o:connectangles="0,0"/>
                  </v:shape>
                  <v:line id="Line 391" o:spid="_x0000_s1419" style="position:absolute;visibility:visible;mso-wrap-style:square" from="3253,1585" to="325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" strokeweight=".23519mm"/>
                  <v:line id="Line 392" o:spid="_x0000_s1420" style="position:absolute;visibility:visible;mso-wrap-style:square" from="3253,1111" to="8833,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" strokecolor="#afafaf" strokeweight=".23519mm"/>
                  <v:shape id="docshape183" o:spid="_x0000_s1421" style="position:absolute;left:3194;top:111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" path="m59,l,e" fillcolor="black" stroked="f">
                    <v:path arrowok="t" o:connecttype="custom" o:connectlocs="59,0;0,0" o:connectangles="0,0"/>
                  </v:shape>
                  <v:line id="Line 394" o:spid="_x0000_s1422" style="position:absolute;visibility:visible;mso-wrap-style:square" from="3253,1111" to="3253,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" strokeweight=".23519mm"/>
                  <v:line id="Line 395" o:spid="_x0000_s1423" style="position:absolute;visibility:visible;mso-wrap-style:square" from="3253,637" to="8833,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" strokecolor="#afafaf" strokeweight=".23519mm"/>
                  <v:shape id="docshape184" o:spid="_x0000_s1424" style="position:absolute;left:3194;top:63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" path="m59,l,e" fillcolor="black" stroked="f">
                    <v:path arrowok="t" o:connecttype="custom" o:connectlocs="59,0;0,0" o:connectangles="0,0"/>
                  </v:shape>
                  <v:line id="Line 397" o:spid="_x0000_s1425" style="position:absolute;visibility:visible;mso-wrap-style:square" from="3253,637" to="3253,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" strokeweight=".23519mm"/>
                  <v:line id="Line 398" o:spid="_x0000_s1426" style="position:absolute;visibility:visible;mso-wrap-style:square" from="3253,163" to="88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" strokecolor="#afafaf" strokeweight=".23519mm"/>
                  <v:shape id="docshape185" o:spid="_x0000_s1427" style="position:absolute;left:3194;top:16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" path="m59,l,e" fillcolor="black" stroked="f">
                    <v:path arrowok="t" o:connecttype="custom" o:connectlocs="59,0;0,0" o:connectangles="0,0"/>
                  </v:shape>
                  <v:line id="Line 400" o:spid="_x0000_s1428" style="position:absolute;visibility:visible;mso-wrap-style:square" from="3253,163" to="325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" strokeweight=".23519mm"/>
                  <v:shape id="docshape186" o:spid="_x0000_s1429" style="position:absolute;left:3506;top:2070;width:5073;height:1411;visibility:visible;mso-wrap-style:square;v-text-anchor:top" coordsize="5073,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" path="m,1411r52,-96l104,1219r52,-96l208,1027r51,-95l311,836,415,800,518,783r52,-9l622,766,725,749,829,731,932,714r104,-17l1139,680r104,-17l1346,646r104,-18l1553,611r104,-17l1760,577r104,-18l1968,542r103,-18l2175,507r103,-18l2382,472r103,-18l2589,436r103,-17l2796,401r103,-18l3003,365r103,-17l3210,330r103,-18l3365,303r52,-9l3520,276r104,-18l3728,240r103,-18l3935,204r103,-19l4142,167r103,-18l4349,130r103,-18l4556,93,4659,75,4763,56,4866,38,4970,19r52,-9l5073,e" filled="f" strokecolor="#1f77b3" strokeweight=".441mm">
                    <v:path arrowok="t" o:connecttype="custom" o:connectlocs="0,3481;52,3385;104,3289;156,3193;208,3097;259,3002;311,2906;415,2870;518,2853;570,2844;622,2836;725,2819;829,2801;932,2784;1036,2767;1139,2750;1243,2733;1346,2716;1450,2698;1553,2681;1657,2664;1760,2647;1864,2629;1968,2612;2071,2594;2175,2577;2278,2559;2382,2542;2485,2524;2589,2506;2692,2489;2796,2471;2899,2453;3003,2435;3106,2418;3210,2400;3313,2382;3365,2373;3417,2364;3520,2346;3624,2328;3728,2310;3831,2292;3935,2274;4038,2255;4142,2237;4245,2219;4349,2200;4452,2182;4556,2163;4659,2145;4763,2126;4866,2108;4970,2089;5022,2080;5073,2070" o:connectangles="0,0,0,0,0,0,0,0,0,0,0,0,0,0,0,0,0,0,0,0,0,0,0,0,0,0,0,0,0,0,0,0,0,0,0,0,0,0,0,0,0,0,0,0,0,0,0,0,0,0,0,0,0,0,0,0"/>
                  </v:shape>
                  <v:shape id="docshape187" o:spid="_x0000_s1430" style="position:absolute;left:3506;top:1590;width:5073;height:1890;visibility:visible;mso-wrap-style:square;v-text-anchor:top" coordsize="507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" path="m,1890r52,-96l104,1698r52,-96l208,1506r51,-95l311,1315r52,-96l415,1161r103,-26l622,1110r103,-25l829,1061r51,-12l932,1036r104,-24l1139,987r104,-24l1346,938r104,-25l1553,888r104,-25l1760,839r104,-26l1968,788r103,-25l2175,738r103,-25l2382,687r103,-25l2589,636r103,-25l2796,585r103,-26l2951,546r52,-13l3106,507r104,-25l3313,456r104,-27l3520,403r104,-26l3728,351r103,-27l3935,298r103,-27l4142,244r103,-27l4349,190r103,-27l4556,136r103,-27l4763,82,4866,55,4970,27r52,-14l5073,e" filled="f" strokecolor="#ff7f0e" strokeweight=".441mm">
                    <v:path arrowok="t" o:connecttype="custom" o:connectlocs="0,3481;52,3385;104,3289;156,3193;208,3097;259,3002;311,2906;363,2810;415,2752;518,2726;622,2701;725,2676;829,2652;880,2640;932,2627;1036,2603;1139,2578;1243,2554;1346,2529;1450,2504;1553,2479;1657,2454;1760,2430;1864,2404;1968,2379;2071,2354;2175,2329;2278,2304;2382,2278;2485,2253;2589,2227;2692,2202;2796,2176;2899,2150;2951,2137;3003,2124;3106,2098;3210,2073;3313,2047;3417,2020;3520,1994;3624,1968;3728,1942;3831,1915;3935,1889;4038,1862;4142,1835;4245,1808;4349,1781;4452,1754;4556,1727;4659,1700;4763,1673;4866,1646;4970,1618;5022,1604;5073,1591" o:connectangles="0,0,0,0,0,0,0,0,0,0,0,0,0,0,0,0,0,0,0,0,0,0,0,0,0,0,0,0,0,0,0,0,0,0,0,0,0,0,0,0,0,0,0,0,0,0,0,0,0,0,0,0,0,0,0,0,0"/>
                  </v:shape>
                  <v:shape id="docshape188" o:spid="_x0000_s1431" style="position:absolute;left:3506;top:185;width:5073;height:3295;visibility:visible;mso-wrap-style:square;v-text-anchor:top" coordsize="5073,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" path="m,3295r52,-96l104,3103r52,-96l208,2911r51,-95l311,2720r52,-96l415,2528r51,-95l518,2337r52,-74l622,2217r51,-44l725,2133r52,-38l829,2059r51,-33l932,1995r104,-57l1139,1885r104,-51l1346,1785r104,-49l1553,1688r104,-48l1709,1616r51,-24l1812,1568r52,-23l1916,1521r103,-48l2123,1425r103,-48l2330,1329r103,-48l2537,1232r103,-48l2744,1135r104,-49l2899,1062r52,-25l3055,988r103,-49l3262,890r103,-50l3469,790r103,-49l3676,691r103,-51l3883,590r103,-50l4090,489r103,-51l4297,387r103,-51l4504,285r104,-52l4711,182r104,-52l4918,78,5022,26,5073,e" filled="f" strokecolor="#2ba02b" strokeweight=".441mm">
                    <v:path arrowok="t" o:connecttype="custom" o:connectlocs="0,3481;52,3385;104,3289;156,3193;208,3097;259,3002;311,2906;363,2810;415,2714;466,2619;518,2523;570,2449;622,2403;673,2359;725,2319;777,2281;829,2245;880,2212;932,2181;1036,2124;1139,2071;1243,2020;1346,1971;1450,1922;1553,1874;1657,1826;1709,1802;1760,1778;1812,1754;1864,1731;1916,1707;2019,1659;2123,1611;2226,1563;2330,1515;2433,1467;2537,1418;2640,1370;2744,1321;2848,1272;2899,1248;2951,1223;3055,1174;3158,1125;3262,1076;3365,1026;3469,976;3572,927;3676,877;3779,826;3883,776;3986,726;4090,675;4193,624;4297,573;4400,522;4504,471;4608,419;4711,368;4815,316;4918,264;5022,212;5073,186" o:connectangles="0,0,0,0,0,0,0,0,0,0,0,0,0,0,0,0,0,0,0,0,0,0,0,0,0,0,0,0,0,0,0,0,0,0,0,0,0,0,0,0,0,0,0,0,0,0,0,0,0,0,0,0,0,0,0,0,0,0,0,0,0,0,0"/>
                  </v:shape>
                  <v:shape id="docshape189" o:spid="_x0000_s1432" style="position:absolute;left:3252;top:21;width:5581;height:3625;visibility:visible;mso-wrap-style:square;v-text-anchor:top" coordsize="5581,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" path="m,3624l,m5580,3624l5580,m,3624r5580,m,l5580,e" filled="f" strokeweight=".23519mm">
                    <v:path arrowok="t" o:connecttype="custom" o:connectlocs="0,3645;0,21;5580,3645;5580,21;0,3645;5580,3645;0,21;5580,21" o:connectangles="0,0,0,0,0,0,0,0"/>
                  </v:shape>
                  <v:shape id="docshape190" o:spid="_x0000_s1433" style="position:absolute;left:3336;top:104;width:1381;height:784;visibility:visible;mso-wrap-style:square;v-text-anchor:top" coordsize="138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" path="m1347,l33,,19,3,8,9,2,19,,34,,751r2,14l8,776r11,6l33,784r1314,l1362,782r10,-6l1378,765r2,-14l1380,34r-2,-15l1372,9,1362,3,1347,xe" stroked="f">
                    <v:fill opacity="52428f"/>
                    <v:path arrowok="t" o:connecttype="custom" o:connectlocs="1347,104;33,104;19,107;8,113;2,123;0,138;0,855;2,869;8,880;19,886;33,888;1347,888;1362,886;1372,880;1378,869;1380,855;1380,138;1378,123;1372,113;1362,107;1347,104" o:connectangles="0,0,0,0,0,0,0,0,0,0,0,0,0,0,0,0,0,0,0,0,0"/>
                  </v:shape>
                  <v:shape id="docshape191" o:spid="_x0000_s1434" style="position:absolute;left:3336;top:104;width:1381;height:784;visibility:visible;mso-wrap-style:square;v-text-anchor:top" coordsize="138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" path="m33,784r1314,l1362,782r10,-6l1378,765r2,-14l1380,34r-2,-15l1372,9,1362,3,1347,,33,,19,3,8,9,2,19,,34,,751r2,14l8,776r11,6l33,784xe" filled="f" strokecolor="#ccc" strokeweight=".294mm">
                    <v:path arrowok="t" o:connecttype="custom" o:connectlocs="33,888;1347,888;1362,886;1372,880;1378,869;1380,855;1380,138;1378,123;1372,113;1362,107;1347,104;33,104;19,107;8,113;2,123;0,138;0,855;2,869;8,880;19,886;33,888" o:connectangles="0,0,0,0,0,0,0,0,0,0,0,0,0,0,0,0,0,0,0,0,0"/>
                  </v:shape>
                  <v:line id="Line 407" o:spid="_x0000_s1435" style="position:absolute;visibility:visible;mso-wrap-style:square" from="3403,239" to="373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" strokecolor="#1f77b3" strokeweight=".441mm"/>
                  <v:line id="Line 408" o:spid="_x0000_s1436" style="position:absolute;visibility:visible;mso-wrap-style:square" from="3403,484" to="373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" strokecolor="#ff7f0e" strokeweight=".441mm"/>
                  <v:line id="Line 409" o:spid="_x0000_s1437" style="position:absolute;visibility:visible;mso-wrap-style:square" from="3403,728" to="373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" strokecolor="#2ba02b" strokeweight=".441mm"/>
                  <v:shape id="docshape192" o:spid="_x0000_s1438" type="#_x0000_t202" style="position:absolute;left:3869;top:171;width:801;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17C1AF78" w14:textId="77777777" w:rsidR="00843F4B" w:rsidRDefault="00843F4B" w:rsidP="00843F4B">
                          <w:pPr>
                            <w:spacing w:line="196" w:lineRule="exact"/>
                            <w:rPr>
                              <w:rFonts w:ascii="Lucida Sans Unicode"/>
                              <w:sz w:val="16"/>
                            </w:rPr>
                          </w:pPr>
                          <w:r>
                            <w:rPr>
                              <w:rFonts w:ascii="Lucida Sans Unicode"/>
                              <w:w w:val="105"/>
                              <w:sz w:val="16"/>
                            </w:rPr>
                            <w:t>Age</w:t>
                          </w:r>
                          <w:r>
                            <w:rPr>
                              <w:rFonts w:ascii="Lucida Sans Unicode"/>
                              <w:spacing w:val="6"/>
                              <w:w w:val="105"/>
                              <w:sz w:val="16"/>
                            </w:rPr>
                            <w:t xml:space="preserve"> </w:t>
                          </w:r>
                          <w:r>
                            <w:rPr>
                              <w:rFonts w:ascii="Lucida Sans Unicode"/>
                              <w:w w:val="105"/>
                              <w:sz w:val="16"/>
                            </w:rPr>
                            <w:t>=</w:t>
                          </w:r>
                          <w:r>
                            <w:rPr>
                              <w:rFonts w:ascii="Lucida Sans Unicode"/>
                              <w:spacing w:val="7"/>
                              <w:w w:val="105"/>
                              <w:sz w:val="16"/>
                            </w:rPr>
                            <w:t xml:space="preserve"> </w:t>
                          </w:r>
                          <w:r>
                            <w:rPr>
                              <w:rFonts w:ascii="Lucida Sans Unicode"/>
                              <w:w w:val="105"/>
                              <w:sz w:val="16"/>
                            </w:rPr>
                            <w:t>70</w:t>
                          </w:r>
                        </w:p>
                        <w:p w14:paraId="7C75527A" w14:textId="77777777" w:rsidR="00843F4B" w:rsidRDefault="00843F4B" w:rsidP="00843F4B">
                          <w:pPr>
                            <w:spacing w:line="245" w:lineRule="exact"/>
                            <w:rPr>
                              <w:rFonts w:ascii="Lucida Sans Unicode"/>
                              <w:sz w:val="16"/>
                            </w:rPr>
                          </w:pPr>
                          <w:r>
                            <w:rPr>
                              <w:rFonts w:ascii="Lucida Sans Unicode"/>
                              <w:w w:val="105"/>
                              <w:sz w:val="16"/>
                            </w:rPr>
                            <w:t>Age</w:t>
                          </w:r>
                          <w:r>
                            <w:rPr>
                              <w:rFonts w:ascii="Lucida Sans Unicode"/>
                              <w:spacing w:val="6"/>
                              <w:w w:val="105"/>
                              <w:sz w:val="16"/>
                            </w:rPr>
                            <w:t xml:space="preserve"> </w:t>
                          </w:r>
                          <w:r>
                            <w:rPr>
                              <w:rFonts w:ascii="Lucida Sans Unicode"/>
                              <w:w w:val="105"/>
                              <w:sz w:val="16"/>
                            </w:rPr>
                            <w:t>=</w:t>
                          </w:r>
                          <w:r>
                            <w:rPr>
                              <w:rFonts w:ascii="Lucida Sans Unicode"/>
                              <w:spacing w:val="7"/>
                              <w:w w:val="105"/>
                              <w:sz w:val="16"/>
                            </w:rPr>
                            <w:t xml:space="preserve"> </w:t>
                          </w:r>
                          <w:r>
                            <w:rPr>
                              <w:rFonts w:ascii="Lucida Sans Unicode"/>
                              <w:w w:val="105"/>
                              <w:sz w:val="16"/>
                            </w:rPr>
                            <w:t>80</w:t>
                          </w:r>
                        </w:p>
                        <w:p w14:paraId="3BEA01E4" w14:textId="77777777" w:rsidR="00843F4B" w:rsidRDefault="00843F4B" w:rsidP="00843F4B">
                          <w:pPr>
                            <w:spacing w:line="209" w:lineRule="exact"/>
                            <w:rPr>
                              <w:rFonts w:ascii="Lucida Sans Unicode"/>
                              <w:sz w:val="16"/>
                            </w:rPr>
                          </w:pPr>
                          <w:r>
                            <w:rPr>
                              <w:rFonts w:ascii="Lucida Sans Unicode"/>
                              <w:w w:val="105"/>
                              <w:sz w:val="16"/>
                            </w:rPr>
                            <w:t>Age</w:t>
                          </w:r>
                          <w:r>
                            <w:rPr>
                              <w:rFonts w:ascii="Lucida Sans Unicode"/>
                              <w:spacing w:val="6"/>
                              <w:w w:val="105"/>
                              <w:sz w:val="16"/>
                            </w:rPr>
                            <w:t xml:space="preserve"> </w:t>
                          </w:r>
                          <w:r>
                            <w:rPr>
                              <w:rFonts w:ascii="Lucida Sans Unicode"/>
                              <w:w w:val="105"/>
                              <w:sz w:val="16"/>
                            </w:rPr>
                            <w:t>=</w:t>
                          </w:r>
                          <w:r>
                            <w:rPr>
                              <w:rFonts w:ascii="Lucida Sans Unicode"/>
                              <w:spacing w:val="7"/>
                              <w:w w:val="105"/>
                              <w:sz w:val="16"/>
                            </w:rPr>
                            <w:t xml:space="preserve"> </w:t>
                          </w:r>
                          <w:r>
                            <w:rPr>
                              <w:rFonts w:ascii="Lucida Sans Unicode"/>
                              <w:w w:val="105"/>
                              <w:sz w:val="16"/>
                            </w:rPr>
                            <w:t>90</w:t>
                          </w:r>
                        </w:p>
                      </w:txbxContent>
                    </v:textbox>
                  </v:shape>
                  <w10:wrap anchorx="page"/>
                </v:group>
              </w:pict>
            </mc:Fallback>
          </mc:AlternateContent>
        </w:r>
        <w:r>
          <w:rPr>
            <w:rFonts w:ascii="Lucida Sans Unicode"/>
            <w:w w:val="105"/>
            <w:sz w:val="16"/>
          </w:rPr>
          <w:t>3.5</w:t>
        </w:r>
      </w:ins>
    </w:p>
    <w:p w14:paraId="15B33526" w14:textId="77777777" w:rsidR="00843F4B" w:rsidRDefault="00843F4B" w:rsidP="00843F4B">
      <w:pPr>
        <w:pStyle w:val="BodyText"/>
        <w:spacing w:before="13"/>
        <w:rPr>
          <w:ins w:id="664" w:author="Lujan, Alan" w:date="2021-12-15T10:49:00Z"/>
          <w:rFonts w:ascii="Lucida Sans Unicode"/>
          <w:sz w:val="14"/>
        </w:rPr>
      </w:pPr>
    </w:p>
    <w:p w14:paraId="170AA1B6" w14:textId="77777777" w:rsidR="00843F4B" w:rsidRDefault="00843F4B" w:rsidP="00843F4B">
      <w:pPr>
        <w:ind w:left="1491"/>
        <w:rPr>
          <w:ins w:id="665" w:author="Lujan, Alan" w:date="2021-12-15T10:49:00Z"/>
          <w:rFonts w:ascii="Lucida Sans Unicode"/>
          <w:sz w:val="16"/>
        </w:rPr>
      </w:pPr>
      <w:ins w:id="666" w:author="Lujan, Alan" w:date="2021-12-15T10:49:00Z">
        <w:r>
          <w:rPr>
            <w:rFonts w:ascii="Lucida Sans Unicode"/>
            <w:w w:val="105"/>
            <w:sz w:val="16"/>
          </w:rPr>
          <w:t>3.0</w:t>
        </w:r>
      </w:ins>
    </w:p>
    <w:p w14:paraId="0DEA91B8" w14:textId="77777777" w:rsidR="00843F4B" w:rsidRDefault="00843F4B" w:rsidP="00843F4B">
      <w:pPr>
        <w:pStyle w:val="BodyText"/>
        <w:spacing w:before="8"/>
        <w:rPr>
          <w:ins w:id="667" w:author="Lujan, Alan" w:date="2021-12-15T10:49:00Z"/>
          <w:rFonts w:ascii="Lucida Sans Unicode"/>
          <w:sz w:val="11"/>
        </w:rPr>
      </w:pPr>
    </w:p>
    <w:p w14:paraId="7AE50812" w14:textId="77777777" w:rsidR="00843F4B" w:rsidRDefault="00843F4B" w:rsidP="00843F4B">
      <w:pPr>
        <w:spacing w:before="51"/>
        <w:ind w:left="1491"/>
        <w:rPr>
          <w:ins w:id="668" w:author="Lujan, Alan" w:date="2021-12-15T10:49:00Z"/>
          <w:rFonts w:ascii="Lucida Sans Unicode"/>
          <w:sz w:val="16"/>
        </w:rPr>
      </w:pPr>
      <w:ins w:id="669" w:author="Lujan, Alan" w:date="2021-12-15T10:49:00Z">
        <w:r>
          <w:rPr>
            <w:rFonts w:ascii="Lucida Sans Unicode"/>
            <w:w w:val="105"/>
            <w:sz w:val="16"/>
          </w:rPr>
          <w:t>2.5</w:t>
        </w:r>
      </w:ins>
    </w:p>
    <w:p w14:paraId="3F739EA3" w14:textId="77777777" w:rsidR="00843F4B" w:rsidRDefault="00843F4B" w:rsidP="00843F4B">
      <w:pPr>
        <w:pStyle w:val="BodyText"/>
        <w:spacing w:before="8"/>
        <w:rPr>
          <w:ins w:id="670" w:author="Lujan, Alan" w:date="2021-12-15T10:49:00Z"/>
          <w:rFonts w:ascii="Lucida Sans Unicode"/>
          <w:sz w:val="11"/>
        </w:rPr>
      </w:pPr>
    </w:p>
    <w:p w14:paraId="5199B60B" w14:textId="7C98897F" w:rsidR="00843F4B" w:rsidRDefault="00843F4B" w:rsidP="00843F4B">
      <w:pPr>
        <w:spacing w:before="51"/>
        <w:ind w:left="1491"/>
        <w:rPr>
          <w:ins w:id="671" w:author="Lujan, Alan" w:date="2021-12-15T10:49:00Z"/>
          <w:rFonts w:ascii="Lucida Sans Unicode"/>
          <w:sz w:val="16"/>
        </w:rPr>
      </w:pPr>
      <w:ins w:id="672" w:author="Lujan, Alan" w:date="2021-12-15T10:49:00Z">
        <w:r>
          <w:rPr>
            <w:rFonts w:ascii="Book Antiqua"/>
            <w:noProof/>
            <w:sz w:val="22"/>
          </w:rPr>
          <mc:AlternateContent>
            <mc:Choice Requires="wps">
              <w:drawing>
                <wp:anchor distT="0" distB="0" distL="114300" distR="114300" simplePos="0" relativeHeight="251776000" behindDoc="0" locked="0" layoutInCell="1" allowOverlap="1" wp14:anchorId="24D84451" wp14:editId="51386C1E">
                  <wp:simplePos x="0" y="0"/>
                  <wp:positionH relativeFrom="page">
                    <wp:posOffset>1665605</wp:posOffset>
                  </wp:positionH>
                  <wp:positionV relativeFrom="paragraph">
                    <wp:posOffset>-102235</wp:posOffset>
                  </wp:positionV>
                  <wp:extent cx="128270" cy="727075"/>
                  <wp:effectExtent l="0" t="0" r="0" b="0"/>
                  <wp:wrapNone/>
                  <wp:docPr id="373"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7123A" w14:textId="77777777" w:rsidR="00843F4B" w:rsidRDefault="00843F4B" w:rsidP="00843F4B">
                              <w:pPr>
                                <w:spacing w:line="201" w:lineRule="exact"/>
                                <w:ind w:left="20"/>
                                <w:rPr>
                                  <w:rFonts w:ascii="Lucida Sans Unicode"/>
                                  <w:sz w:val="16"/>
                                </w:rPr>
                              </w:pPr>
                              <w:r>
                                <w:rPr>
                                  <w:rFonts w:ascii="Lucida Sans Unicode"/>
                                  <w:w w:val="105"/>
                                  <w:sz w:val="16"/>
                                </w:rPr>
                                <w:t>Consumption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84451" id="Text Box 373" o:spid="_x0000_s1439" type="#_x0000_t202" style="position:absolute;left:0;text-align:left;margin-left:131.15pt;margin-top:-8.05pt;width:10.1pt;height:57.2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" filled="f" stroked="f">
                  <v:textbox style="layout-flow:vertical;mso-layout-flow-alt:bottom-to-top" inset="0,0,0,0">
                    <w:txbxContent>
                      <w:p w14:paraId="7F37123A" w14:textId="77777777" w:rsidR="00843F4B" w:rsidRDefault="00843F4B" w:rsidP="00843F4B">
                        <w:pPr>
                          <w:spacing w:line="201" w:lineRule="exact"/>
                          <w:ind w:left="20"/>
                          <w:rPr>
                            <w:rFonts w:ascii="Lucida Sans Unicode"/>
                            <w:sz w:val="16"/>
                          </w:rPr>
                        </w:pPr>
                        <w:r>
                          <w:rPr>
                            <w:rFonts w:ascii="Lucida Sans Unicode"/>
                            <w:w w:val="105"/>
                            <w:sz w:val="16"/>
                          </w:rPr>
                          <w:t>Consumption</w:t>
                        </w:r>
                      </w:p>
                    </w:txbxContent>
                  </v:textbox>
                  <w10:wrap anchorx="page"/>
                </v:shape>
              </w:pict>
            </mc:Fallback>
          </mc:AlternateContent>
        </w:r>
        <w:r>
          <w:rPr>
            <w:rFonts w:ascii="Lucida Sans Unicode"/>
            <w:w w:val="105"/>
            <w:sz w:val="16"/>
          </w:rPr>
          <w:t>2.0</w:t>
        </w:r>
      </w:ins>
    </w:p>
    <w:p w14:paraId="10E9B43E" w14:textId="77777777" w:rsidR="00843F4B" w:rsidRDefault="00843F4B" w:rsidP="00843F4B">
      <w:pPr>
        <w:pStyle w:val="BodyText"/>
        <w:spacing w:before="8"/>
        <w:rPr>
          <w:ins w:id="673" w:author="Lujan, Alan" w:date="2021-12-15T10:49:00Z"/>
          <w:rFonts w:ascii="Lucida Sans Unicode"/>
          <w:sz w:val="11"/>
        </w:rPr>
      </w:pPr>
    </w:p>
    <w:p w14:paraId="70B465BE" w14:textId="77777777" w:rsidR="00843F4B" w:rsidRDefault="00843F4B" w:rsidP="00843F4B">
      <w:pPr>
        <w:spacing w:before="52"/>
        <w:ind w:left="1491"/>
        <w:rPr>
          <w:ins w:id="674" w:author="Lujan, Alan" w:date="2021-12-15T10:49:00Z"/>
          <w:rFonts w:ascii="Lucida Sans Unicode"/>
          <w:sz w:val="16"/>
        </w:rPr>
      </w:pPr>
      <w:ins w:id="675" w:author="Lujan, Alan" w:date="2021-12-15T10:49:00Z">
        <w:r>
          <w:rPr>
            <w:rFonts w:ascii="Lucida Sans Unicode"/>
            <w:w w:val="105"/>
            <w:sz w:val="16"/>
          </w:rPr>
          <w:t>1.5</w:t>
        </w:r>
      </w:ins>
    </w:p>
    <w:p w14:paraId="53B02534" w14:textId="77777777" w:rsidR="00843F4B" w:rsidRDefault="00843F4B" w:rsidP="00843F4B">
      <w:pPr>
        <w:pStyle w:val="BodyText"/>
        <w:spacing w:before="7"/>
        <w:rPr>
          <w:ins w:id="676" w:author="Lujan, Alan" w:date="2021-12-15T10:49:00Z"/>
          <w:rFonts w:ascii="Lucida Sans Unicode"/>
          <w:sz w:val="11"/>
        </w:rPr>
      </w:pPr>
    </w:p>
    <w:p w14:paraId="27902D69" w14:textId="77777777" w:rsidR="00843F4B" w:rsidRDefault="00843F4B" w:rsidP="00843F4B">
      <w:pPr>
        <w:spacing w:before="52"/>
        <w:ind w:left="1491"/>
        <w:rPr>
          <w:ins w:id="677" w:author="Lujan, Alan" w:date="2021-12-15T10:49:00Z"/>
          <w:rFonts w:ascii="Lucida Sans Unicode"/>
          <w:sz w:val="16"/>
        </w:rPr>
      </w:pPr>
      <w:ins w:id="678" w:author="Lujan, Alan" w:date="2021-12-15T10:49:00Z">
        <w:r>
          <w:rPr>
            <w:rFonts w:ascii="Lucida Sans Unicode"/>
            <w:w w:val="105"/>
            <w:sz w:val="16"/>
          </w:rPr>
          <w:t>1.0</w:t>
        </w:r>
      </w:ins>
    </w:p>
    <w:p w14:paraId="612ACFBD" w14:textId="77777777" w:rsidR="00843F4B" w:rsidRDefault="00843F4B" w:rsidP="00843F4B">
      <w:pPr>
        <w:pStyle w:val="BodyText"/>
        <w:spacing w:before="7"/>
        <w:rPr>
          <w:ins w:id="679" w:author="Lujan, Alan" w:date="2021-12-15T10:49:00Z"/>
          <w:rFonts w:ascii="Lucida Sans Unicode"/>
          <w:sz w:val="11"/>
        </w:rPr>
      </w:pPr>
    </w:p>
    <w:p w14:paraId="42706126" w14:textId="77777777" w:rsidR="00843F4B" w:rsidRDefault="00843F4B" w:rsidP="00843F4B">
      <w:pPr>
        <w:spacing w:before="52"/>
        <w:ind w:left="1491"/>
        <w:rPr>
          <w:ins w:id="680" w:author="Lujan, Alan" w:date="2021-12-15T10:49:00Z"/>
          <w:rFonts w:ascii="Lucida Sans Unicode"/>
          <w:sz w:val="16"/>
        </w:rPr>
      </w:pPr>
      <w:ins w:id="681" w:author="Lujan, Alan" w:date="2021-12-15T10:49:00Z">
        <w:r>
          <w:rPr>
            <w:rFonts w:ascii="Lucida Sans Unicode"/>
            <w:w w:val="105"/>
            <w:sz w:val="16"/>
          </w:rPr>
          <w:t>0.5</w:t>
        </w:r>
      </w:ins>
    </w:p>
    <w:p w14:paraId="6C4BC053" w14:textId="77777777" w:rsidR="00843F4B" w:rsidRDefault="00843F4B" w:rsidP="00843F4B">
      <w:pPr>
        <w:pStyle w:val="BodyText"/>
        <w:spacing w:before="8"/>
        <w:rPr>
          <w:ins w:id="682" w:author="Lujan, Alan" w:date="2021-12-15T10:49:00Z"/>
          <w:rFonts w:ascii="Lucida Sans Unicode"/>
          <w:sz w:val="11"/>
        </w:rPr>
      </w:pPr>
    </w:p>
    <w:p w14:paraId="311E21F8" w14:textId="77777777" w:rsidR="00843F4B" w:rsidRDefault="00843F4B" w:rsidP="00843F4B">
      <w:pPr>
        <w:spacing w:before="51"/>
        <w:ind w:left="1491"/>
        <w:rPr>
          <w:ins w:id="683" w:author="Lujan, Alan" w:date="2021-12-15T10:49:00Z"/>
          <w:rFonts w:ascii="Lucida Sans Unicode"/>
          <w:sz w:val="16"/>
        </w:rPr>
      </w:pPr>
      <w:ins w:id="684" w:author="Lujan, Alan" w:date="2021-12-15T10:49:00Z">
        <w:r>
          <w:rPr>
            <w:rFonts w:ascii="Lucida Sans Unicode"/>
            <w:w w:val="105"/>
            <w:sz w:val="16"/>
          </w:rPr>
          <w:t>0.0</w:t>
        </w:r>
      </w:ins>
    </w:p>
    <w:p w14:paraId="6C09FDA2" w14:textId="77777777" w:rsidR="00843F4B" w:rsidRDefault="00843F4B" w:rsidP="00843F4B">
      <w:pPr>
        <w:tabs>
          <w:tab w:val="left" w:pos="1206"/>
          <w:tab w:val="left" w:pos="2231"/>
          <w:tab w:val="left" w:pos="3256"/>
          <w:tab w:val="left" w:pos="4281"/>
          <w:tab w:val="left" w:pos="5253"/>
        </w:tabs>
        <w:spacing w:before="98" w:line="237" w:lineRule="exact"/>
        <w:ind w:left="181"/>
        <w:jc w:val="center"/>
        <w:rPr>
          <w:ins w:id="685" w:author="Lujan, Alan" w:date="2021-12-15T10:49:00Z"/>
          <w:rFonts w:ascii="Lucida Sans Unicode"/>
          <w:sz w:val="16"/>
        </w:rPr>
      </w:pPr>
      <w:ins w:id="686" w:author="Lujan, Alan" w:date="2021-12-15T10:49:00Z">
        <w:r>
          <w:rPr>
            <w:rFonts w:ascii="Lucida Sans Unicode"/>
            <w:w w:val="105"/>
            <w:sz w:val="16"/>
          </w:rPr>
          <w:t>0</w:t>
        </w:r>
        <w:r>
          <w:rPr>
            <w:rFonts w:ascii="Lucida Sans Unicode"/>
            <w:w w:val="105"/>
            <w:sz w:val="16"/>
          </w:rPr>
          <w:tab/>
          <w:t>2</w:t>
        </w:r>
        <w:r>
          <w:rPr>
            <w:rFonts w:ascii="Lucida Sans Unicode"/>
            <w:w w:val="105"/>
            <w:sz w:val="16"/>
          </w:rPr>
          <w:tab/>
          <w:t>4</w:t>
        </w:r>
        <w:r>
          <w:rPr>
            <w:rFonts w:ascii="Lucida Sans Unicode"/>
            <w:w w:val="105"/>
            <w:sz w:val="16"/>
          </w:rPr>
          <w:tab/>
          <w:t>6</w:t>
        </w:r>
        <w:r>
          <w:rPr>
            <w:rFonts w:ascii="Lucida Sans Unicode"/>
            <w:w w:val="105"/>
            <w:sz w:val="16"/>
          </w:rPr>
          <w:tab/>
          <w:t>8</w:t>
        </w:r>
        <w:r>
          <w:rPr>
            <w:rFonts w:ascii="Lucida Sans Unicode"/>
            <w:w w:val="105"/>
            <w:sz w:val="16"/>
          </w:rPr>
          <w:tab/>
          <w:t>10</w:t>
        </w:r>
      </w:ins>
    </w:p>
    <w:p w14:paraId="5654282F" w14:textId="77777777" w:rsidR="00843F4B" w:rsidRDefault="00843F4B" w:rsidP="00843F4B">
      <w:pPr>
        <w:spacing w:line="237" w:lineRule="exact"/>
        <w:ind w:left="180"/>
        <w:jc w:val="center"/>
        <w:rPr>
          <w:ins w:id="687" w:author="Lujan, Alan" w:date="2021-12-15T10:49:00Z"/>
          <w:rFonts w:ascii="Lucida Sans Unicode"/>
          <w:sz w:val="16"/>
        </w:rPr>
      </w:pPr>
      <w:ins w:id="688" w:author="Lujan, Alan" w:date="2021-12-15T10:49:00Z">
        <w:r>
          <w:rPr>
            <w:rFonts w:ascii="Lucida Sans Unicode"/>
            <w:spacing w:val="-1"/>
            <w:w w:val="110"/>
            <w:sz w:val="16"/>
          </w:rPr>
          <w:t>Beginning</w:t>
        </w:r>
        <w:r>
          <w:rPr>
            <w:rFonts w:ascii="Lucida Sans Unicode"/>
            <w:spacing w:val="-13"/>
            <w:w w:val="110"/>
            <w:sz w:val="16"/>
          </w:rPr>
          <w:t xml:space="preserve"> </w:t>
        </w:r>
        <w:r>
          <w:rPr>
            <w:rFonts w:ascii="Lucida Sans Unicode"/>
            <w:w w:val="110"/>
            <w:sz w:val="16"/>
          </w:rPr>
          <w:t>of</w:t>
        </w:r>
        <w:r>
          <w:rPr>
            <w:rFonts w:ascii="Lucida Sans Unicode"/>
            <w:spacing w:val="-12"/>
            <w:w w:val="110"/>
            <w:sz w:val="16"/>
          </w:rPr>
          <w:t xml:space="preserve"> </w:t>
        </w:r>
        <w:r>
          <w:rPr>
            <w:rFonts w:ascii="Lucida Sans Unicode"/>
            <w:w w:val="110"/>
            <w:sz w:val="16"/>
          </w:rPr>
          <w:t>Period</w:t>
        </w:r>
        <w:r>
          <w:rPr>
            <w:rFonts w:ascii="Lucida Sans Unicode"/>
            <w:spacing w:val="-12"/>
            <w:w w:val="110"/>
            <w:sz w:val="16"/>
          </w:rPr>
          <w:t xml:space="preserve"> </w:t>
        </w:r>
        <w:r>
          <w:rPr>
            <w:rFonts w:ascii="Lucida Sans Unicode"/>
            <w:w w:val="110"/>
            <w:sz w:val="16"/>
          </w:rPr>
          <w:t>Liquid</w:t>
        </w:r>
        <w:r>
          <w:rPr>
            <w:rFonts w:ascii="Lucida Sans Unicode"/>
            <w:spacing w:val="-12"/>
            <w:w w:val="110"/>
            <w:sz w:val="16"/>
          </w:rPr>
          <w:t xml:space="preserve"> </w:t>
        </w:r>
        <w:r>
          <w:rPr>
            <w:rFonts w:ascii="Lucida Sans Unicode"/>
            <w:w w:val="110"/>
            <w:sz w:val="16"/>
          </w:rPr>
          <w:t>Wealth</w:t>
        </w:r>
      </w:ins>
    </w:p>
    <w:p w14:paraId="7596887C" w14:textId="77777777" w:rsidR="00843F4B" w:rsidRDefault="00843F4B" w:rsidP="00843F4B">
      <w:pPr>
        <w:pStyle w:val="BodyText"/>
        <w:spacing w:before="6"/>
        <w:rPr>
          <w:ins w:id="689" w:author="Lujan, Alan" w:date="2021-12-15T10:49:00Z"/>
          <w:rFonts w:ascii="Lucida Sans Unicode"/>
          <w:sz w:val="15"/>
        </w:rPr>
      </w:pPr>
    </w:p>
    <w:p w14:paraId="2AFEEF17" w14:textId="77777777" w:rsidR="00843F4B" w:rsidRDefault="00843F4B" w:rsidP="00843F4B">
      <w:pPr>
        <w:jc w:val="center"/>
        <w:rPr>
          <w:ins w:id="690" w:author="Lujan, Alan" w:date="2021-12-15T10:49:00Z"/>
        </w:rPr>
      </w:pPr>
      <w:ins w:id="691" w:author="Lujan, Alan" w:date="2021-12-15T10:49:00Z">
        <w:r>
          <w:rPr>
            <w:b/>
          </w:rPr>
          <w:t>Figure 8</w:t>
        </w:r>
        <w:r>
          <w:rPr>
            <w:b/>
            <w:spacing w:val="3"/>
          </w:rPr>
          <w:t xml:space="preserve"> </w:t>
        </w:r>
        <w:r>
          <w:t>Consumption</w:t>
        </w:r>
        <w:r>
          <w:rPr>
            <w:spacing w:val="-7"/>
          </w:rPr>
          <w:t xml:space="preserve"> </w:t>
        </w:r>
        <w:r>
          <w:t>during</w:t>
        </w:r>
        <w:r>
          <w:rPr>
            <w:spacing w:val="-7"/>
          </w:rPr>
          <w:t xml:space="preserve"> </w:t>
        </w:r>
        <w:r>
          <w:t>retirement</w:t>
        </w:r>
      </w:ins>
    </w:p>
    <w:p w14:paraId="2BC426BD" w14:textId="77777777" w:rsidR="00843F4B" w:rsidRPr="00843F4B" w:rsidRDefault="00843F4B">
      <w:pPr>
        <w:pStyle w:val="BodyText"/>
        <w:spacing w:line="290" w:lineRule="auto"/>
        <w:ind w:left="108" w:right="105"/>
        <w:jc w:val="both"/>
        <w:rPr>
          <w:ins w:id="692" w:author="Lujan, Alan" w:date="2021-12-15T10:29:00Z"/>
          <w:lang w:val="en-GB"/>
          <w:rPrChange w:id="693" w:author="Lujan, Alan" w:date="2021-12-15T10:49:00Z">
            <w:rPr>
              <w:ins w:id="694" w:author="Lujan, Alan" w:date="2021-12-15T10:29:00Z"/>
            </w:rPr>
          </w:rPrChange>
        </w:rPr>
        <w:pPrChange w:id="695" w:author="Lujan, Alan" w:date="2021-12-15T10:49:00Z">
          <w:pPr>
            <w:pStyle w:val="BodyText"/>
            <w:spacing w:before="206" w:line="290" w:lineRule="auto"/>
            <w:ind w:left="108" w:right="104"/>
            <w:jc w:val="both"/>
          </w:pPr>
        </w:pPrChange>
      </w:pPr>
    </w:p>
    <w:p w14:paraId="038AB9D0" w14:textId="77777777" w:rsidR="00F140C9" w:rsidRDefault="00F140C9" w:rsidP="00843F4B">
      <w:pPr>
        <w:pStyle w:val="BodyText"/>
        <w:spacing w:line="290" w:lineRule="auto"/>
        <w:ind w:left="108" w:right="104"/>
        <w:jc w:val="both"/>
        <w:rPr>
          <w:ins w:id="696" w:author="Lujan, Alan" w:date="2021-12-15T10:29:00Z"/>
        </w:rPr>
      </w:pPr>
    </w:p>
    <w:p w14:paraId="4298499B" w14:textId="6A24C3E7" w:rsidR="00F140C9" w:rsidRDefault="00F140C9" w:rsidP="00843F4B">
      <w:pPr>
        <w:pStyle w:val="BodyText"/>
        <w:spacing w:before="206" w:line="290" w:lineRule="auto"/>
        <w:ind w:left="108" w:right="105"/>
        <w:jc w:val="both"/>
        <w:rPr>
          <w:ins w:id="697" w:author="Lujan, Alan" w:date="2021-12-15T10:27:00Z"/>
        </w:rPr>
      </w:pPr>
    </w:p>
    <w:p w14:paraId="2470692D" w14:textId="77777777" w:rsidR="00F140C9" w:rsidRDefault="00F140C9" w:rsidP="00843F4B">
      <w:pPr>
        <w:pStyle w:val="BodyText"/>
        <w:spacing w:before="79" w:line="290" w:lineRule="auto"/>
        <w:ind w:left="108" w:right="104"/>
        <w:jc w:val="both"/>
        <w:rPr>
          <w:ins w:id="698" w:author="Lujan, Alan" w:date="2021-12-15T10:25:00Z"/>
        </w:rPr>
      </w:pPr>
    </w:p>
    <w:p w14:paraId="388CF11E" w14:textId="222B6845" w:rsidR="0075328B" w:rsidRDefault="0075328B">
      <w:pPr>
        <w:pStyle w:val="BodyText"/>
        <w:spacing w:before="6" w:line="235" w:lineRule="auto"/>
        <w:ind w:right="106"/>
        <w:jc w:val="both"/>
        <w:rPr>
          <w:ins w:id="699" w:author="Lujan, Alan" w:date="2021-12-15T10:25:00Z"/>
        </w:rPr>
        <w:pPrChange w:id="700" w:author="Lujan, Alan" w:date="2021-12-15T10:49:00Z">
          <w:pPr>
            <w:pStyle w:val="BodyText"/>
            <w:spacing w:before="6" w:line="235" w:lineRule="auto"/>
            <w:ind w:right="106"/>
            <w:jc w:val="right"/>
          </w:pPr>
        </w:pPrChange>
      </w:pPr>
    </w:p>
    <w:p w14:paraId="2BE1340B" w14:textId="2A8D2B51" w:rsidR="007D63A9" w:rsidRDefault="007D63A9">
      <w:pPr>
        <w:spacing w:after="160" w:line="259" w:lineRule="auto"/>
        <w:rPr>
          <w:rFonts w:cs="Arial"/>
          <w:sz w:val="18"/>
        </w:rPr>
        <w:pPrChange w:id="701" w:author="Lujan, Alan" w:date="2021-12-15T10:49:00Z">
          <w:pPr>
            <w:spacing w:after="160" w:line="259" w:lineRule="auto"/>
            <w:jc w:val="left"/>
          </w:pPr>
        </w:pPrChange>
      </w:pPr>
      <w:r>
        <w:rPr>
          <w:rFonts w:cs="Arial"/>
          <w:sz w:val="18"/>
        </w:rPr>
        <w:br w:type="page"/>
      </w:r>
    </w:p>
    <w:p w14:paraId="514BEE82" w14:textId="4F85FB79" w:rsidR="00A02775" w:rsidRPr="002E2534" w:rsidRDefault="007D63A9" w:rsidP="00843F4B">
      <w:pPr>
        <w:pStyle w:val="ListParagraph"/>
        <w:pBdr>
          <w:top w:val="nil"/>
          <w:left w:val="nil"/>
          <w:bottom w:val="nil"/>
          <w:right w:val="nil"/>
          <w:between w:val="nil"/>
        </w:pBdr>
        <w:tabs>
          <w:tab w:val="left" w:pos="426"/>
        </w:tabs>
        <w:spacing w:line="360" w:lineRule="auto"/>
        <w:ind w:left="0"/>
        <w:rPr>
          <w:rFonts w:cs="Arial"/>
          <w:sz w:val="18"/>
        </w:rPr>
      </w:pPr>
      <w:r w:rsidRPr="000719D9">
        <w:rPr>
          <w:rFonts w:cs="Arial"/>
          <w:noProof/>
          <w:sz w:val="36"/>
          <w:szCs w:val="36"/>
          <w:lang w:val="nl-NL" w:eastAsia="nl-NL"/>
        </w:rPr>
        <w:lastRenderedPageBreak/>
        <mc:AlternateContent>
          <mc:Choice Requires="wps">
            <w:drawing>
              <wp:anchor distT="0" distB="0" distL="114300" distR="114300" simplePos="0" relativeHeight="251740160" behindDoc="0" locked="0" layoutInCell="1" allowOverlap="1" wp14:anchorId="2256721F" wp14:editId="3CE130D2">
                <wp:simplePos x="0" y="0"/>
                <wp:positionH relativeFrom="page">
                  <wp:posOffset>15240</wp:posOffset>
                </wp:positionH>
                <wp:positionV relativeFrom="paragraph">
                  <wp:posOffset>15240</wp:posOffset>
                </wp:positionV>
                <wp:extent cx="3878580" cy="659765"/>
                <wp:effectExtent l="0" t="0" r="26670" b="26035"/>
                <wp:wrapNone/>
                <wp:docPr id="11" name="Rectangle 11"/>
                <wp:cNvGraphicFramePr/>
                <a:graphic xmlns:a="http://schemas.openxmlformats.org/drawingml/2006/main">
                  <a:graphicData uri="http://schemas.microsoft.com/office/word/2010/wordprocessingShape">
                    <wps:wsp>
                      <wps:cNvSpPr/>
                      <wps:spPr>
                        <a:xfrm>
                          <a:off x="0" y="0"/>
                          <a:ext cx="3878580" cy="65976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DF04F" w14:textId="23B65D4C" w:rsidR="00252155" w:rsidRPr="00146BDF" w:rsidRDefault="00936926">
                            <w:pPr>
                              <w:pStyle w:val="ListParagraph"/>
                              <w:numPr>
                                <w:ilvl w:val="0"/>
                                <w:numId w:val="16"/>
                              </w:numPr>
                              <w:tabs>
                                <w:tab w:val="left" w:pos="1276"/>
                              </w:tabs>
                              <w:ind w:left="1276" w:hanging="425"/>
                              <w:jc w:val="left"/>
                              <w:rPr>
                                <w:rFonts w:cs="Arial"/>
                                <w:b/>
                                <w:sz w:val="36"/>
                              </w:rPr>
                              <w:pPrChange w:id="702" w:author="Lujan, Alan" w:date="2021-12-15T10:50:00Z">
                                <w:pPr>
                                  <w:pStyle w:val="ListParagraph"/>
                                  <w:numPr>
                                    <w:numId w:val="16"/>
                                  </w:numPr>
                                  <w:tabs>
                                    <w:tab w:val="left" w:pos="1276"/>
                                  </w:tabs>
                                  <w:ind w:left="1276" w:hanging="425"/>
                                </w:pPr>
                              </w:pPrChange>
                            </w:pPr>
                            <w:r w:rsidRPr="00146BDF">
                              <w:rPr>
                                <w:rFonts w:cs="Arial"/>
                                <w:b/>
                                <w:sz w:val="36"/>
                              </w:rPr>
                              <w:t>Conclusion and discussion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721F" id="Rectangle 11" o:spid="_x0000_s1440" style="position:absolute;left:0;text-align:left;margin-left:1.2pt;margin-top:1.2pt;width:305.4pt;height:51.9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" fillcolor="#538135 [2409]" strokecolor="#538135 [2409]" strokeweight="1pt">
                <v:textbox>
                  <w:txbxContent>
                    <w:p w14:paraId="150DF04F" w14:textId="23B65D4C" w:rsidR="00252155" w:rsidRPr="00146BDF" w:rsidRDefault="00936926">
                      <w:pPr>
                        <w:pStyle w:val="ListParagraph"/>
                        <w:numPr>
                          <w:ilvl w:val="0"/>
                          <w:numId w:val="16"/>
                        </w:numPr>
                        <w:tabs>
                          <w:tab w:val="left" w:pos="1276"/>
                        </w:tabs>
                        <w:ind w:left="1276" w:hanging="425"/>
                        <w:jc w:val="left"/>
                        <w:rPr>
                          <w:rFonts w:cs="Arial"/>
                          <w:b/>
                          <w:sz w:val="36"/>
                        </w:rPr>
                        <w:pPrChange w:id="703" w:author="Lujan, Alan" w:date="2021-12-15T10:50:00Z">
                          <w:pPr>
                            <w:pStyle w:val="ListParagraph"/>
                            <w:numPr>
                              <w:numId w:val="16"/>
                            </w:numPr>
                            <w:tabs>
                              <w:tab w:val="left" w:pos="1276"/>
                            </w:tabs>
                            <w:ind w:left="1276" w:hanging="425"/>
                          </w:pPr>
                        </w:pPrChange>
                      </w:pPr>
                      <w:r w:rsidRPr="00146BDF">
                        <w:rPr>
                          <w:rFonts w:cs="Arial"/>
                          <w:b/>
                          <w:sz w:val="36"/>
                        </w:rPr>
                        <w:t>Conclusion and discussion</w:t>
                      </w:r>
                    </w:p>
                  </w:txbxContent>
                </v:textbox>
                <w10:wrap anchorx="page"/>
              </v:rect>
            </w:pict>
          </mc:Fallback>
        </mc:AlternateContent>
      </w:r>
    </w:p>
    <w:p w14:paraId="79965C90" w14:textId="6934014F"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186A06F6" w14:textId="2E033703"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3699CE94" w14:textId="5130327D"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4596DAFB" w14:textId="22FE9D64"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475BB982" w14:textId="35484AB5"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16DCE9E2" w14:textId="77777777" w:rsidR="003530BD" w:rsidRDefault="003530BD" w:rsidP="00843F4B">
      <w:pPr>
        <w:pStyle w:val="BodyText"/>
        <w:spacing w:before="277" w:line="290" w:lineRule="auto"/>
        <w:ind w:left="108" w:right="105"/>
        <w:jc w:val="both"/>
        <w:rPr>
          <w:ins w:id="704" w:author="Lujan, Alan" w:date="2021-12-15T10:31:00Z"/>
        </w:rPr>
      </w:pPr>
      <w:ins w:id="705" w:author="Lujan, Alan" w:date="2021-12-15T10:31:00Z">
        <w:r>
          <w:rPr>
            <w:w w:val="95"/>
          </w:rPr>
          <w:t>Most people who need advice about how to invest in financial markets are also home-</w:t>
        </w:r>
        <w:r>
          <w:rPr>
            <w:spacing w:val="1"/>
            <w:w w:val="95"/>
          </w:rPr>
          <w:t xml:space="preserve"> </w:t>
        </w:r>
        <w:r>
          <w:rPr>
            <w:w w:val="95"/>
          </w:rPr>
          <w:t>owners. But until now, even the most sophisticated and realistic analyses of how people</w:t>
        </w:r>
        <w:r>
          <w:rPr>
            <w:spacing w:val="1"/>
            <w:w w:val="95"/>
          </w:rPr>
          <w:t xml:space="preserve"> </w:t>
        </w:r>
        <w:r>
          <w:rPr>
            <w:w w:val="95"/>
          </w:rPr>
          <w:t>should optimally invest in financial markets have not accounted for the (undeniably</w:t>
        </w:r>
        <w:r>
          <w:rPr>
            <w:spacing w:val="1"/>
            <w:w w:val="95"/>
          </w:rPr>
          <w:t xml:space="preserve"> </w:t>
        </w:r>
        <w:r>
          <w:t>important)</w:t>
        </w:r>
        <w:r>
          <w:rPr>
            <w:spacing w:val="1"/>
          </w:rPr>
          <w:t xml:space="preserve"> </w:t>
        </w:r>
        <w:r>
          <w:t>ramifications</w:t>
        </w:r>
        <w:r>
          <w:rPr>
            <w:spacing w:val="2"/>
          </w:rPr>
          <w:t xml:space="preserve"> </w:t>
        </w:r>
        <w:r>
          <w:t>of</w:t>
        </w:r>
        <w:r>
          <w:rPr>
            <w:spacing w:val="2"/>
          </w:rPr>
          <w:t xml:space="preserve"> </w:t>
        </w:r>
        <w:r>
          <w:t>homeownership</w:t>
        </w:r>
        <w:r>
          <w:rPr>
            <w:spacing w:val="1"/>
          </w:rPr>
          <w:t xml:space="preserve"> </w:t>
        </w:r>
        <w:r>
          <w:t>for</w:t>
        </w:r>
        <w:r>
          <w:rPr>
            <w:spacing w:val="1"/>
          </w:rPr>
          <w:t xml:space="preserve"> </w:t>
        </w:r>
        <w:r>
          <w:t>their</w:t>
        </w:r>
        <w:r>
          <w:rPr>
            <w:spacing w:val="2"/>
          </w:rPr>
          <w:t xml:space="preserve"> </w:t>
        </w:r>
        <w:r>
          <w:t>financial</w:t>
        </w:r>
        <w:r>
          <w:rPr>
            <w:spacing w:val="1"/>
          </w:rPr>
          <w:t xml:space="preserve"> </w:t>
        </w:r>
        <w:r>
          <w:t>choices.</w:t>
        </w:r>
      </w:ins>
    </w:p>
    <w:p w14:paraId="34053681" w14:textId="77777777" w:rsidR="003530BD" w:rsidRDefault="003530BD" w:rsidP="00843F4B">
      <w:pPr>
        <w:pStyle w:val="BodyText"/>
        <w:spacing w:before="1" w:line="290" w:lineRule="auto"/>
        <w:ind w:left="108" w:right="103" w:firstLine="234"/>
        <w:jc w:val="both"/>
        <w:rPr>
          <w:ins w:id="706" w:author="Lujan, Alan" w:date="2021-12-15T10:31:00Z"/>
        </w:rPr>
      </w:pPr>
      <w:ins w:id="707" w:author="Lujan, Alan" w:date="2021-12-15T10:31:00Z">
        <w:r>
          <w:rPr>
            <w:w w:val="95"/>
          </w:rPr>
          <w:t>That’s because constructing a model that correctly tracks all the potential interactions</w:t>
        </w:r>
        <w:r>
          <w:rPr>
            <w:spacing w:val="1"/>
            <w:w w:val="95"/>
          </w:rPr>
          <w:t xml:space="preserve"> </w:t>
        </w:r>
        <w:r>
          <w:rPr>
            <w:w w:val="95"/>
          </w:rPr>
          <w:t>between homeownership, financial risk, and other kinds of risk is remarkably difficult.</w:t>
        </w:r>
        <w:r>
          <w:rPr>
            <w:spacing w:val="1"/>
            <w:w w:val="95"/>
          </w:rPr>
          <w:t xml:space="preserve"> </w:t>
        </w:r>
        <w:r>
          <w:rPr>
            <w:w w:val="95"/>
          </w:rPr>
          <w:t>This report describes a free, publicly available open-source software tool that does these</w:t>
        </w:r>
        <w:r>
          <w:rPr>
            <w:spacing w:val="1"/>
            <w:w w:val="95"/>
          </w:rPr>
          <w:t xml:space="preserve"> </w:t>
        </w:r>
        <w:r>
          <w:rPr>
            <w:w w:val="95"/>
          </w:rPr>
          <w:t>complex calculations.</w:t>
        </w:r>
        <w:r>
          <w:rPr>
            <w:spacing w:val="1"/>
            <w:w w:val="95"/>
          </w:rPr>
          <w:t xml:space="preserve"> </w:t>
        </w:r>
        <w:r>
          <w:rPr>
            <w:w w:val="95"/>
          </w:rPr>
          <w:t>Sponsorship by the Think Forward Initiative has allowed us to</w:t>
        </w:r>
        <w:r>
          <w:rPr>
            <w:spacing w:val="1"/>
            <w:w w:val="95"/>
          </w:rPr>
          <w:t xml:space="preserve"> </w:t>
        </w:r>
        <w:r>
          <w:t xml:space="preserve">add this tool to the free, open-source, </w:t>
        </w:r>
        <w:r>
          <w:fldChar w:fldCharType="begin"/>
        </w:r>
        <w:r>
          <w:instrText xml:space="preserve"> HYPERLINK "https://econ-ark.org/" \h </w:instrText>
        </w:r>
        <w:r>
          <w:fldChar w:fldCharType="separate"/>
        </w:r>
        <w:r>
          <w:rPr>
            <w:color w:val="4C0000"/>
          </w:rPr>
          <w:t>Econ-ARK</w:t>
        </w:r>
        <w:r>
          <w:rPr>
            <w:color w:val="4C0000"/>
          </w:rPr>
          <w:fldChar w:fldCharType="end"/>
        </w:r>
        <w:r>
          <w:rPr>
            <w:color w:val="4C0000"/>
          </w:rPr>
          <w:t xml:space="preserve"> </w:t>
        </w:r>
        <w:r>
          <w:t>toolkit, thus making it available to</w:t>
        </w:r>
        <w:r>
          <w:rPr>
            <w:spacing w:val="1"/>
          </w:rPr>
          <w:t xml:space="preserve"> </w:t>
        </w:r>
        <w:r>
          <w:rPr>
            <w:w w:val="95"/>
          </w:rPr>
          <w:t xml:space="preserve">financial institutions, financial planners, </w:t>
        </w:r>
        <w:proofErr w:type="spellStart"/>
        <w:r>
          <w:rPr>
            <w:w w:val="95"/>
          </w:rPr>
          <w:t>robo</w:t>
        </w:r>
        <w:proofErr w:type="spellEnd"/>
        <w:r>
          <w:rPr>
            <w:w w:val="95"/>
          </w:rPr>
          <w:t>-advisors, academics, and anyone else who</w:t>
        </w:r>
        <w:r>
          <w:rPr>
            <w:spacing w:val="-54"/>
            <w:w w:val="95"/>
          </w:rPr>
          <w:t xml:space="preserve"> </w:t>
        </w:r>
        <w:r>
          <w:t>might</w:t>
        </w:r>
        <w:r>
          <w:rPr>
            <w:spacing w:val="8"/>
          </w:rPr>
          <w:t xml:space="preserve"> </w:t>
        </w:r>
        <w:r>
          <w:t>be</w:t>
        </w:r>
        <w:r>
          <w:rPr>
            <w:spacing w:val="8"/>
          </w:rPr>
          <w:t xml:space="preserve"> </w:t>
        </w:r>
        <w:r>
          <w:t>interested</w:t>
        </w:r>
        <w:r>
          <w:rPr>
            <w:spacing w:val="8"/>
          </w:rPr>
          <w:t xml:space="preserve"> </w:t>
        </w:r>
        <w:r>
          <w:t>in</w:t>
        </w:r>
        <w:r>
          <w:rPr>
            <w:spacing w:val="9"/>
          </w:rPr>
          <w:t xml:space="preserve"> </w:t>
        </w:r>
        <w:r>
          <w:t>a</w:t>
        </w:r>
        <w:r>
          <w:rPr>
            <w:spacing w:val="8"/>
          </w:rPr>
          <w:t xml:space="preserve"> </w:t>
        </w:r>
        <w:r>
          <w:t>rigorous</w:t>
        </w:r>
        <w:r>
          <w:rPr>
            <w:spacing w:val="9"/>
          </w:rPr>
          <w:t xml:space="preserve"> </w:t>
        </w:r>
        <w:r>
          <w:t>analysis</w:t>
        </w:r>
        <w:r>
          <w:rPr>
            <w:spacing w:val="9"/>
          </w:rPr>
          <w:t xml:space="preserve"> </w:t>
        </w:r>
        <w:r>
          <w:t>of</w:t>
        </w:r>
        <w:r>
          <w:rPr>
            <w:spacing w:val="9"/>
          </w:rPr>
          <w:t xml:space="preserve"> </w:t>
        </w:r>
        <w:r>
          <w:t>these</w:t>
        </w:r>
        <w:r>
          <w:rPr>
            <w:spacing w:val="9"/>
          </w:rPr>
          <w:t xml:space="preserve"> </w:t>
        </w:r>
        <w:r>
          <w:t>questions.</w:t>
        </w:r>
      </w:ins>
    </w:p>
    <w:p w14:paraId="4708BD91" w14:textId="5D96DFF8" w:rsidR="003530BD" w:rsidRDefault="003530BD" w:rsidP="00843F4B">
      <w:pPr>
        <w:pStyle w:val="BodyText"/>
        <w:spacing w:before="2" w:line="290" w:lineRule="auto"/>
        <w:ind w:left="108" w:right="105" w:firstLine="234"/>
        <w:jc w:val="both"/>
        <w:rPr>
          <w:ins w:id="708" w:author="Lujan, Alan" w:date="2021-12-15T10:49:00Z"/>
        </w:rPr>
      </w:pPr>
      <w:ins w:id="709" w:author="Lujan, Alan" w:date="2021-12-15T10:31:00Z">
        <w:r>
          <w:rPr>
            <w:w w:val="95"/>
          </w:rPr>
          <w:t>Despite their combinatorial complexity, the answers that come from the model make</w:t>
        </w:r>
        <w:r>
          <w:rPr>
            <w:spacing w:val="1"/>
            <w:w w:val="95"/>
          </w:rPr>
          <w:t xml:space="preserve"> </w:t>
        </w:r>
        <w:r>
          <w:rPr>
            <w:w w:val="95"/>
          </w:rPr>
          <w:t>intuitive sense. A first conclusion is that greater uncertainty about future house prices</w:t>
        </w:r>
        <w:r>
          <w:rPr>
            <w:spacing w:val="1"/>
            <w:w w:val="95"/>
          </w:rPr>
          <w:t xml:space="preserve"> </w:t>
        </w:r>
        <w:r>
          <w:rPr>
            <w:w w:val="95"/>
          </w:rPr>
          <w:t>should</w:t>
        </w:r>
        <w:r>
          <w:rPr>
            <w:spacing w:val="-6"/>
            <w:w w:val="95"/>
          </w:rPr>
          <w:t xml:space="preserve"> </w:t>
        </w:r>
        <w:r>
          <w:rPr>
            <w:w w:val="95"/>
          </w:rPr>
          <w:t>make</w:t>
        </w:r>
        <w:r>
          <w:rPr>
            <w:spacing w:val="-5"/>
            <w:w w:val="95"/>
          </w:rPr>
          <w:t xml:space="preserve"> </w:t>
        </w:r>
        <w:r>
          <w:rPr>
            <w:w w:val="95"/>
          </w:rPr>
          <w:t>you</w:t>
        </w:r>
        <w:r>
          <w:rPr>
            <w:spacing w:val="-6"/>
            <w:w w:val="95"/>
          </w:rPr>
          <w:t xml:space="preserve"> </w:t>
        </w:r>
        <w:r>
          <w:rPr>
            <w:w w:val="95"/>
          </w:rPr>
          <w:t>less</w:t>
        </w:r>
        <w:r>
          <w:rPr>
            <w:spacing w:val="-5"/>
            <w:w w:val="95"/>
          </w:rPr>
          <w:t xml:space="preserve"> </w:t>
        </w:r>
        <w:r>
          <w:rPr>
            <w:w w:val="95"/>
          </w:rPr>
          <w:t>willing</w:t>
        </w:r>
        <w:r>
          <w:rPr>
            <w:spacing w:val="-6"/>
            <w:w w:val="95"/>
          </w:rPr>
          <w:t xml:space="preserve"> </w:t>
        </w:r>
        <w:r>
          <w:rPr>
            <w:w w:val="95"/>
          </w:rPr>
          <w:t>to</w:t>
        </w:r>
        <w:r>
          <w:rPr>
            <w:spacing w:val="-5"/>
            <w:w w:val="95"/>
          </w:rPr>
          <w:t xml:space="preserve"> </w:t>
        </w:r>
        <w:r>
          <w:rPr>
            <w:w w:val="95"/>
          </w:rPr>
          <w:t>invest</w:t>
        </w:r>
        <w:r>
          <w:rPr>
            <w:spacing w:val="-5"/>
            <w:w w:val="95"/>
          </w:rPr>
          <w:t xml:space="preserve"> </w:t>
        </w:r>
        <w:r>
          <w:rPr>
            <w:w w:val="95"/>
          </w:rPr>
          <w:t>in</w:t>
        </w:r>
        <w:r>
          <w:rPr>
            <w:spacing w:val="-6"/>
            <w:w w:val="95"/>
          </w:rPr>
          <w:t xml:space="preserve"> </w:t>
        </w:r>
        <w:r>
          <w:rPr>
            <w:w w:val="95"/>
          </w:rPr>
          <w:t>the</w:t>
        </w:r>
        <w:r>
          <w:rPr>
            <w:spacing w:val="-5"/>
            <w:w w:val="95"/>
          </w:rPr>
          <w:t xml:space="preserve"> </w:t>
        </w:r>
        <w:r>
          <w:rPr>
            <w:w w:val="95"/>
          </w:rPr>
          <w:t>stock</w:t>
        </w:r>
        <w:r>
          <w:rPr>
            <w:spacing w:val="-6"/>
            <w:w w:val="95"/>
          </w:rPr>
          <w:t xml:space="preserve"> </w:t>
        </w:r>
        <w:r>
          <w:rPr>
            <w:w w:val="95"/>
          </w:rPr>
          <w:t>market.</w:t>
        </w:r>
        <w:r>
          <w:rPr>
            <w:spacing w:val="22"/>
            <w:w w:val="95"/>
          </w:rPr>
          <w:t xml:space="preserve"> </w:t>
        </w:r>
        <w:r>
          <w:rPr>
            <w:w w:val="95"/>
          </w:rPr>
          <w:t>In</w:t>
        </w:r>
        <w:r>
          <w:rPr>
            <w:spacing w:val="-6"/>
            <w:w w:val="95"/>
          </w:rPr>
          <w:t xml:space="preserve"> </w:t>
        </w:r>
        <w:r>
          <w:rPr>
            <w:w w:val="95"/>
          </w:rPr>
          <w:t>other</w:t>
        </w:r>
        <w:r>
          <w:rPr>
            <w:spacing w:val="-5"/>
            <w:w w:val="95"/>
          </w:rPr>
          <w:t xml:space="preserve"> </w:t>
        </w:r>
        <w:r>
          <w:rPr>
            <w:w w:val="95"/>
          </w:rPr>
          <w:t>words,</w:t>
        </w:r>
        <w:r>
          <w:rPr>
            <w:spacing w:val="-4"/>
            <w:w w:val="95"/>
          </w:rPr>
          <w:t xml:space="preserve"> </w:t>
        </w:r>
        <w:r>
          <w:rPr>
            <w:w w:val="95"/>
          </w:rPr>
          <w:t>a</w:t>
        </w:r>
        <w:r>
          <w:rPr>
            <w:spacing w:val="-6"/>
            <w:w w:val="95"/>
          </w:rPr>
          <w:t xml:space="preserve"> </w:t>
        </w:r>
        <w:r>
          <w:rPr>
            <w:w w:val="95"/>
          </w:rPr>
          <w:t>homeowner</w:t>
        </w:r>
        <w:r>
          <w:rPr>
            <w:spacing w:val="-54"/>
            <w:w w:val="95"/>
          </w:rPr>
          <w:t xml:space="preserve"> </w:t>
        </w:r>
        <w:r>
          <w:rPr>
            <w:w w:val="95"/>
          </w:rPr>
          <w:t>who lives in a place with wild house-price swings will find it best to have less exposure</w:t>
        </w:r>
        <w:r>
          <w:rPr>
            <w:spacing w:val="1"/>
            <w:w w:val="95"/>
          </w:rPr>
          <w:t xml:space="preserve"> </w:t>
        </w:r>
        <w:r>
          <w:rPr>
            <w:w w:val="95"/>
          </w:rPr>
          <w:t>to other kinds of risk (like stock market risk) than someone with circumstances that are</w:t>
        </w:r>
        <w:r>
          <w:rPr>
            <w:spacing w:val="1"/>
            <w:w w:val="95"/>
          </w:rPr>
          <w:t xml:space="preserve"> </w:t>
        </w:r>
        <w:r>
          <w:t>otherwise</w:t>
        </w:r>
        <w:r>
          <w:rPr>
            <w:spacing w:val="-5"/>
          </w:rPr>
          <w:t xml:space="preserve"> </w:t>
        </w:r>
        <w:r>
          <w:t>similar,</w:t>
        </w:r>
        <w:r>
          <w:rPr>
            <w:spacing w:val="-4"/>
          </w:rPr>
          <w:t xml:space="preserve"> </w:t>
        </w:r>
        <w:r>
          <w:t>but</w:t>
        </w:r>
        <w:r>
          <w:rPr>
            <w:spacing w:val="-5"/>
          </w:rPr>
          <w:t xml:space="preserve"> </w:t>
        </w:r>
        <w:r>
          <w:t>who</w:t>
        </w:r>
        <w:r>
          <w:rPr>
            <w:spacing w:val="-5"/>
          </w:rPr>
          <w:t xml:space="preserve"> </w:t>
        </w:r>
        <w:r>
          <w:t>lives</w:t>
        </w:r>
        <w:r>
          <w:rPr>
            <w:spacing w:val="-4"/>
          </w:rPr>
          <w:t xml:space="preserve"> </w:t>
        </w:r>
        <w:r>
          <w:t>in</w:t>
        </w:r>
        <w:r>
          <w:rPr>
            <w:spacing w:val="-5"/>
          </w:rPr>
          <w:t xml:space="preserve"> </w:t>
        </w:r>
        <w:r>
          <w:t>a</w:t>
        </w:r>
        <w:r>
          <w:rPr>
            <w:spacing w:val="-4"/>
          </w:rPr>
          <w:t xml:space="preserve"> </w:t>
        </w:r>
        <w:r>
          <w:t>place</w:t>
        </w:r>
        <w:r>
          <w:rPr>
            <w:spacing w:val="-5"/>
          </w:rPr>
          <w:t xml:space="preserve"> </w:t>
        </w:r>
        <w:r>
          <w:t>where</w:t>
        </w:r>
        <w:r>
          <w:rPr>
            <w:spacing w:val="-4"/>
          </w:rPr>
          <w:t xml:space="preserve"> </w:t>
        </w:r>
        <w:r>
          <w:t>house</w:t>
        </w:r>
        <w:r>
          <w:rPr>
            <w:spacing w:val="-5"/>
          </w:rPr>
          <w:t xml:space="preserve"> </w:t>
        </w:r>
        <w:r>
          <w:t>prices</w:t>
        </w:r>
        <w:r>
          <w:rPr>
            <w:spacing w:val="-4"/>
          </w:rPr>
          <w:t xml:space="preserve"> </w:t>
        </w:r>
        <w:r>
          <w:t>are</w:t>
        </w:r>
        <w:r>
          <w:rPr>
            <w:spacing w:val="-5"/>
          </w:rPr>
          <w:t xml:space="preserve"> </w:t>
        </w:r>
        <w:r>
          <w:t>more</w:t>
        </w:r>
        <w:r>
          <w:rPr>
            <w:spacing w:val="-4"/>
          </w:rPr>
          <w:t xml:space="preserve"> </w:t>
        </w:r>
        <w:r>
          <w:t>stable.</w:t>
        </w:r>
      </w:ins>
    </w:p>
    <w:p w14:paraId="6905CCF4" w14:textId="77777777" w:rsidR="00843F4B" w:rsidRDefault="00843F4B">
      <w:pPr>
        <w:pStyle w:val="BodyText"/>
        <w:spacing w:before="1" w:line="290" w:lineRule="auto"/>
        <w:ind w:left="108" w:right="104" w:firstLine="234"/>
        <w:jc w:val="both"/>
        <w:rPr>
          <w:ins w:id="710" w:author="Lujan, Alan" w:date="2021-12-15T10:49:00Z"/>
        </w:rPr>
        <w:pPrChange w:id="711" w:author="Lujan, Alan" w:date="2021-12-15T10:49:00Z">
          <w:pPr>
            <w:pStyle w:val="BodyText"/>
            <w:spacing w:before="1" w:line="290" w:lineRule="auto"/>
            <w:ind w:left="108" w:right="104" w:firstLine="234"/>
            <w:jc w:val="right"/>
          </w:pPr>
        </w:pPrChange>
      </w:pPr>
      <w:ins w:id="712" w:author="Lujan, Alan" w:date="2021-12-15T10:49:00Z">
        <w:r>
          <w:rPr>
            <w:w w:val="95"/>
          </w:rPr>
          <w:t>Another</w:t>
        </w:r>
        <w:r>
          <w:rPr>
            <w:spacing w:val="29"/>
            <w:w w:val="95"/>
          </w:rPr>
          <w:t xml:space="preserve"> </w:t>
        </w:r>
        <w:r>
          <w:rPr>
            <w:w w:val="95"/>
          </w:rPr>
          <w:t>conclusion</w:t>
        </w:r>
        <w:r>
          <w:rPr>
            <w:spacing w:val="30"/>
            <w:w w:val="95"/>
          </w:rPr>
          <w:t xml:space="preserve"> </w:t>
        </w:r>
        <w:r>
          <w:rPr>
            <w:w w:val="95"/>
          </w:rPr>
          <w:t>might</w:t>
        </w:r>
        <w:r>
          <w:rPr>
            <w:spacing w:val="31"/>
            <w:w w:val="95"/>
          </w:rPr>
          <w:t xml:space="preserve"> </w:t>
        </w:r>
        <w:r>
          <w:rPr>
            <w:w w:val="95"/>
          </w:rPr>
          <w:t>seem</w:t>
        </w:r>
        <w:r>
          <w:rPr>
            <w:spacing w:val="29"/>
            <w:w w:val="95"/>
          </w:rPr>
          <w:t xml:space="preserve"> </w:t>
        </w:r>
        <w:r>
          <w:rPr>
            <w:w w:val="95"/>
          </w:rPr>
          <w:t>to</w:t>
        </w:r>
        <w:r>
          <w:rPr>
            <w:spacing w:val="30"/>
            <w:w w:val="95"/>
          </w:rPr>
          <w:t xml:space="preserve"> </w:t>
        </w:r>
        <w:r>
          <w:rPr>
            <w:w w:val="95"/>
          </w:rPr>
          <w:t>push</w:t>
        </w:r>
        <w:r>
          <w:rPr>
            <w:spacing w:val="29"/>
            <w:w w:val="95"/>
          </w:rPr>
          <w:t xml:space="preserve"> </w:t>
        </w:r>
        <w:r>
          <w:rPr>
            <w:w w:val="95"/>
          </w:rPr>
          <w:t>in</w:t>
        </w:r>
        <w:r>
          <w:rPr>
            <w:spacing w:val="31"/>
            <w:w w:val="95"/>
          </w:rPr>
          <w:t xml:space="preserve"> </w:t>
        </w:r>
        <w:r>
          <w:rPr>
            <w:w w:val="95"/>
          </w:rPr>
          <w:t>the</w:t>
        </w:r>
        <w:r>
          <w:rPr>
            <w:spacing w:val="29"/>
            <w:w w:val="95"/>
          </w:rPr>
          <w:t xml:space="preserve"> </w:t>
        </w:r>
        <w:r>
          <w:rPr>
            <w:w w:val="95"/>
          </w:rPr>
          <w:t>other</w:t>
        </w:r>
        <w:r>
          <w:rPr>
            <w:spacing w:val="31"/>
            <w:w w:val="95"/>
          </w:rPr>
          <w:t xml:space="preserve"> </w:t>
        </w:r>
        <w:r>
          <w:rPr>
            <w:w w:val="95"/>
          </w:rPr>
          <w:t>direction,</w:t>
        </w:r>
        <w:r>
          <w:rPr>
            <w:spacing w:val="34"/>
            <w:w w:val="95"/>
          </w:rPr>
          <w:t xml:space="preserve"> </w:t>
        </w:r>
        <w:r>
          <w:rPr>
            <w:w w:val="95"/>
          </w:rPr>
          <w:t>but</w:t>
        </w:r>
        <w:r>
          <w:rPr>
            <w:spacing w:val="29"/>
            <w:w w:val="95"/>
          </w:rPr>
          <w:t xml:space="preserve"> </w:t>
        </w:r>
        <w:r>
          <w:rPr>
            <w:w w:val="95"/>
          </w:rPr>
          <w:t>really</w:t>
        </w:r>
        <w:r>
          <w:rPr>
            <w:spacing w:val="30"/>
            <w:w w:val="95"/>
          </w:rPr>
          <w:t xml:space="preserve"> </w:t>
        </w:r>
        <w:r>
          <w:rPr>
            <w:w w:val="95"/>
          </w:rPr>
          <w:t>does</w:t>
        </w:r>
        <w:r>
          <w:rPr>
            <w:spacing w:val="30"/>
            <w:w w:val="95"/>
          </w:rPr>
          <w:t xml:space="preserve"> </w:t>
        </w:r>
        <w:r>
          <w:rPr>
            <w:w w:val="95"/>
          </w:rPr>
          <w:t>not:</w:t>
        </w:r>
        <w:r>
          <w:rPr>
            <w:spacing w:val="-54"/>
            <w:w w:val="95"/>
          </w:rPr>
          <w:t xml:space="preserve"> </w:t>
        </w:r>
        <w:r>
          <w:rPr>
            <w:w w:val="95"/>
          </w:rPr>
          <w:t>Among</w:t>
        </w:r>
        <w:r>
          <w:rPr>
            <w:spacing w:val="33"/>
            <w:w w:val="95"/>
          </w:rPr>
          <w:t xml:space="preserve"> </w:t>
        </w:r>
        <w:r>
          <w:rPr>
            <w:w w:val="95"/>
          </w:rPr>
          <w:t>homeowners</w:t>
        </w:r>
        <w:r>
          <w:rPr>
            <w:spacing w:val="33"/>
            <w:w w:val="95"/>
          </w:rPr>
          <w:t xml:space="preserve"> </w:t>
        </w:r>
        <w:r>
          <w:rPr>
            <w:w w:val="95"/>
          </w:rPr>
          <w:t>whose</w:t>
        </w:r>
        <w:r>
          <w:rPr>
            <w:spacing w:val="34"/>
            <w:w w:val="95"/>
          </w:rPr>
          <w:t xml:space="preserve"> </w:t>
        </w:r>
        <w:r>
          <w:rPr>
            <w:w w:val="95"/>
          </w:rPr>
          <w:t>mortgage</w:t>
        </w:r>
        <w:r>
          <w:rPr>
            <w:spacing w:val="32"/>
            <w:w w:val="95"/>
          </w:rPr>
          <w:t xml:space="preserve"> </w:t>
        </w:r>
        <w:r>
          <w:rPr>
            <w:w w:val="95"/>
          </w:rPr>
          <w:t>is</w:t>
        </w:r>
        <w:r>
          <w:rPr>
            <w:spacing w:val="34"/>
            <w:w w:val="95"/>
          </w:rPr>
          <w:t xml:space="preserve"> </w:t>
        </w:r>
        <w:r>
          <w:rPr>
            <w:w w:val="95"/>
          </w:rPr>
          <w:t>paid</w:t>
        </w:r>
        <w:r>
          <w:rPr>
            <w:spacing w:val="33"/>
            <w:w w:val="95"/>
          </w:rPr>
          <w:t xml:space="preserve"> </w:t>
        </w:r>
        <w:r>
          <w:rPr>
            <w:w w:val="95"/>
          </w:rPr>
          <w:t>off,</w:t>
        </w:r>
        <w:r>
          <w:rPr>
            <w:spacing w:val="40"/>
            <w:w w:val="95"/>
          </w:rPr>
          <w:t xml:space="preserve"> </w:t>
        </w:r>
        <w:r>
          <w:rPr>
            <w:w w:val="95"/>
          </w:rPr>
          <w:t>for</w:t>
        </w:r>
        <w:r>
          <w:rPr>
            <w:spacing w:val="32"/>
            <w:w w:val="95"/>
          </w:rPr>
          <w:t xml:space="preserve"> </w:t>
        </w:r>
        <w:r>
          <w:rPr>
            <w:w w:val="95"/>
          </w:rPr>
          <w:t>a</w:t>
        </w:r>
        <w:r>
          <w:rPr>
            <w:spacing w:val="33"/>
            <w:w w:val="95"/>
          </w:rPr>
          <w:t xml:space="preserve"> </w:t>
        </w:r>
        <w:r>
          <w:rPr>
            <w:w w:val="95"/>
          </w:rPr>
          <w:t>given</w:t>
        </w:r>
        <w:r>
          <w:rPr>
            <w:spacing w:val="33"/>
            <w:w w:val="95"/>
          </w:rPr>
          <w:t xml:space="preserve"> </w:t>
        </w:r>
        <w:r>
          <w:rPr>
            <w:w w:val="95"/>
          </w:rPr>
          <w:t>level</w:t>
        </w:r>
        <w:r>
          <w:rPr>
            <w:spacing w:val="33"/>
            <w:w w:val="95"/>
          </w:rPr>
          <w:t xml:space="preserve"> </w:t>
        </w:r>
        <w:r>
          <w:rPr>
            <w:w w:val="95"/>
          </w:rPr>
          <w:t>of</w:t>
        </w:r>
        <w:r>
          <w:rPr>
            <w:spacing w:val="34"/>
            <w:w w:val="95"/>
          </w:rPr>
          <w:t xml:space="preserve"> </w:t>
        </w:r>
        <w:proofErr w:type="spellStart"/>
        <w:r>
          <w:rPr>
            <w:i/>
            <w:w w:val="95"/>
          </w:rPr>
          <w:t>nonhousing</w:t>
        </w:r>
        <w:proofErr w:type="spellEnd"/>
        <w:r>
          <w:rPr>
            <w:i/>
            <w:spacing w:val="50"/>
            <w:w w:val="95"/>
          </w:rPr>
          <w:t xml:space="preserve"> </w:t>
        </w:r>
        <w:r>
          <w:rPr>
            <w:w w:val="95"/>
          </w:rPr>
          <w:t>net</w:t>
        </w:r>
        <w:r>
          <w:rPr>
            <w:spacing w:val="-54"/>
            <w:w w:val="95"/>
          </w:rPr>
          <w:t xml:space="preserve"> </w:t>
        </w:r>
        <w:r>
          <w:rPr>
            <w:spacing w:val="-1"/>
          </w:rPr>
          <w:t>worth</w:t>
        </w:r>
        <w:r>
          <w:rPr>
            <w:spacing w:val="4"/>
          </w:rPr>
          <w:t xml:space="preserve"> </w:t>
        </w:r>
        <w:r>
          <w:rPr>
            <w:spacing w:val="-1"/>
          </w:rPr>
          <w:t>(say,</w:t>
        </w:r>
        <w:r>
          <w:rPr>
            <w:spacing w:val="7"/>
          </w:rPr>
          <w:t xml:space="preserve"> </w:t>
        </w:r>
        <w:r>
          <w:rPr>
            <w:spacing w:val="-1"/>
          </w:rPr>
          <w:t>$200K</w:t>
        </w:r>
        <w:r>
          <w:rPr>
            <w:spacing w:val="4"/>
          </w:rPr>
          <w:t xml:space="preserve"> </w:t>
        </w:r>
        <w:r>
          <w:rPr>
            <w:spacing w:val="-1"/>
          </w:rPr>
          <w:t>of</w:t>
        </w:r>
        <w:r>
          <w:rPr>
            <w:spacing w:val="4"/>
          </w:rPr>
          <w:t xml:space="preserve"> </w:t>
        </w:r>
        <w:r>
          <w:rPr>
            <w:spacing w:val="-1"/>
          </w:rPr>
          <w:t>financial</w:t>
        </w:r>
        <w:r>
          <w:rPr>
            <w:spacing w:val="4"/>
          </w:rPr>
          <w:t xml:space="preserve"> </w:t>
        </w:r>
        <w:r>
          <w:rPr>
            <w:spacing w:val="-1"/>
          </w:rPr>
          <w:t>assets</w:t>
        </w:r>
        <w:r>
          <w:rPr>
            <w:spacing w:val="4"/>
          </w:rPr>
          <w:t xml:space="preserve"> </w:t>
        </w:r>
        <w:r>
          <w:rPr>
            <w:spacing w:val="-1"/>
          </w:rPr>
          <w:t>net</w:t>
        </w:r>
        <w:r>
          <w:rPr>
            <w:spacing w:val="4"/>
          </w:rPr>
          <w:t xml:space="preserve"> </w:t>
        </w:r>
        <w:r>
          <w:rPr>
            <w:spacing w:val="-1"/>
          </w:rPr>
          <w:t>of</w:t>
        </w:r>
        <w:r>
          <w:rPr>
            <w:spacing w:val="4"/>
          </w:rPr>
          <w:t xml:space="preserve"> </w:t>
        </w:r>
        <w:r>
          <w:rPr>
            <w:spacing w:val="-1"/>
          </w:rPr>
          <w:t>mortgage</w:t>
        </w:r>
        <w:r>
          <w:rPr>
            <w:spacing w:val="3"/>
          </w:rPr>
          <w:t xml:space="preserve"> </w:t>
        </w:r>
        <w:r>
          <w:t>debt),</w:t>
        </w:r>
        <w:r>
          <w:rPr>
            <w:spacing w:val="8"/>
          </w:rPr>
          <w:t xml:space="preserve"> </w:t>
        </w:r>
        <w:r>
          <w:t>a</w:t>
        </w:r>
        <w:r>
          <w:rPr>
            <w:spacing w:val="4"/>
          </w:rPr>
          <w:t xml:space="preserve"> </w:t>
        </w:r>
        <w:r>
          <w:t>person</w:t>
        </w:r>
        <w:r>
          <w:rPr>
            <w:spacing w:val="4"/>
          </w:rPr>
          <w:t xml:space="preserve"> </w:t>
        </w:r>
        <w:r>
          <w:t>whose</w:t>
        </w:r>
        <w:r>
          <w:rPr>
            <w:spacing w:val="4"/>
          </w:rPr>
          <w:t xml:space="preserve"> </w:t>
        </w:r>
        <w:r>
          <w:t>house</w:t>
        </w:r>
        <w:r>
          <w:rPr>
            <w:spacing w:val="4"/>
          </w:rPr>
          <w:t xml:space="preserve"> </w:t>
        </w:r>
        <w:r>
          <w:t>is</w:t>
        </w:r>
        <w:r>
          <w:rPr>
            <w:spacing w:val="-57"/>
          </w:rPr>
          <w:t xml:space="preserve"> </w:t>
        </w:r>
        <w:r>
          <w:rPr>
            <w:spacing w:val="-1"/>
          </w:rPr>
          <w:t>more</w:t>
        </w:r>
        <w:r>
          <w:rPr>
            <w:spacing w:val="5"/>
          </w:rPr>
          <w:t xml:space="preserve"> </w:t>
        </w:r>
        <w:r>
          <w:rPr>
            <w:spacing w:val="-1"/>
          </w:rPr>
          <w:t>valuable</w:t>
        </w:r>
        <w:r>
          <w:rPr>
            <w:spacing w:val="6"/>
          </w:rPr>
          <w:t xml:space="preserve"> </w:t>
        </w:r>
        <w:r>
          <w:rPr>
            <w:spacing w:val="-1"/>
          </w:rPr>
          <w:t>should</w:t>
        </w:r>
        <w:r>
          <w:rPr>
            <w:spacing w:val="6"/>
          </w:rPr>
          <w:t xml:space="preserve"> </w:t>
        </w:r>
        <w:r>
          <w:rPr>
            <w:spacing w:val="-1"/>
          </w:rPr>
          <w:t>invest</w:t>
        </w:r>
        <w:r>
          <w:rPr>
            <w:spacing w:val="5"/>
          </w:rPr>
          <w:t xml:space="preserve"> </w:t>
        </w:r>
        <w:r>
          <w:rPr>
            <w:spacing w:val="-1"/>
          </w:rPr>
          <w:t>more</w:t>
        </w:r>
        <w:r>
          <w:rPr>
            <w:spacing w:val="6"/>
          </w:rPr>
          <w:t xml:space="preserve"> </w:t>
        </w:r>
        <w:r>
          <w:rPr>
            <w:spacing w:val="-1"/>
          </w:rPr>
          <w:t>in</w:t>
        </w:r>
        <w:r>
          <w:rPr>
            <w:spacing w:val="6"/>
          </w:rPr>
          <w:t xml:space="preserve"> </w:t>
        </w:r>
        <w:r>
          <w:rPr>
            <w:spacing w:val="-1"/>
          </w:rPr>
          <w:t>risky</w:t>
        </w:r>
        <w:r>
          <w:rPr>
            <w:spacing w:val="6"/>
          </w:rPr>
          <w:t xml:space="preserve"> </w:t>
        </w:r>
        <w:r>
          <w:rPr>
            <w:spacing w:val="-1"/>
          </w:rPr>
          <w:t>financial</w:t>
        </w:r>
        <w:r>
          <w:rPr>
            <w:spacing w:val="5"/>
          </w:rPr>
          <w:t xml:space="preserve"> </w:t>
        </w:r>
        <w:r>
          <w:rPr>
            <w:spacing w:val="-1"/>
          </w:rPr>
          <w:t>asset.</w:t>
        </w:r>
        <w:r>
          <w:rPr>
            <w:spacing w:val="53"/>
          </w:rPr>
          <w:t xml:space="preserve"> </w:t>
        </w:r>
        <w:r>
          <w:t>The</w:t>
        </w:r>
        <w:r>
          <w:rPr>
            <w:spacing w:val="6"/>
          </w:rPr>
          <w:t xml:space="preserve"> </w:t>
        </w:r>
        <w:r>
          <w:t>reason</w:t>
        </w:r>
        <w:r>
          <w:rPr>
            <w:spacing w:val="5"/>
          </w:rPr>
          <w:t xml:space="preserve"> </w:t>
        </w:r>
        <w:r>
          <w:t>is</w:t>
        </w:r>
        <w:r>
          <w:rPr>
            <w:spacing w:val="6"/>
          </w:rPr>
          <w:t xml:space="preserve"> </w:t>
        </w:r>
        <w:r>
          <w:t>simple:</w:t>
        </w:r>
        <w:r>
          <w:rPr>
            <w:spacing w:val="38"/>
          </w:rPr>
          <w:t xml:space="preserve"> </w:t>
        </w:r>
        <w:r>
          <w:t>For</w:t>
        </w:r>
        <w:r>
          <w:rPr>
            <w:spacing w:val="-57"/>
          </w:rPr>
          <w:t xml:space="preserve"> </w:t>
        </w:r>
        <w:r>
          <w:rPr>
            <w:spacing w:val="-1"/>
          </w:rPr>
          <w:t>a given amount of liquid assets, the person with a bigger house is richer, and a richer</w:t>
        </w:r>
        <w:r>
          <w:rPr>
            <w:spacing w:val="-57"/>
          </w:rPr>
          <w:t xml:space="preserve"> </w:t>
        </w:r>
        <w:r>
          <w:rPr>
            <w:w w:val="95"/>
          </w:rPr>
          <w:t>person</w:t>
        </w:r>
        <w:r>
          <w:rPr>
            <w:spacing w:val="6"/>
            <w:w w:val="95"/>
          </w:rPr>
          <w:t xml:space="preserve"> </w:t>
        </w:r>
        <w:r>
          <w:rPr>
            <w:w w:val="95"/>
          </w:rPr>
          <w:t>will</w:t>
        </w:r>
        <w:r>
          <w:rPr>
            <w:spacing w:val="7"/>
            <w:w w:val="95"/>
          </w:rPr>
          <w:t xml:space="preserve"> </w:t>
        </w:r>
        <w:r>
          <w:rPr>
            <w:w w:val="95"/>
          </w:rPr>
          <w:t>want</w:t>
        </w:r>
        <w:r>
          <w:rPr>
            <w:spacing w:val="7"/>
            <w:w w:val="95"/>
          </w:rPr>
          <w:t xml:space="preserve"> </w:t>
        </w:r>
        <w:r>
          <w:rPr>
            <w:w w:val="95"/>
          </w:rPr>
          <w:t>to</w:t>
        </w:r>
        <w:r>
          <w:rPr>
            <w:spacing w:val="7"/>
            <w:w w:val="95"/>
          </w:rPr>
          <w:t xml:space="preserve"> </w:t>
        </w:r>
        <w:r>
          <w:rPr>
            <w:w w:val="95"/>
          </w:rPr>
          <w:t>have</w:t>
        </w:r>
        <w:r>
          <w:rPr>
            <w:spacing w:val="7"/>
            <w:w w:val="95"/>
          </w:rPr>
          <w:t xml:space="preserve"> </w:t>
        </w:r>
        <w:r>
          <w:rPr>
            <w:w w:val="95"/>
          </w:rPr>
          <w:t>more</w:t>
        </w:r>
        <w:r>
          <w:rPr>
            <w:spacing w:val="7"/>
            <w:w w:val="95"/>
          </w:rPr>
          <w:t xml:space="preserve"> </w:t>
        </w:r>
        <w:r>
          <w:rPr>
            <w:w w:val="95"/>
          </w:rPr>
          <w:t>money</w:t>
        </w:r>
        <w:r>
          <w:rPr>
            <w:spacing w:val="6"/>
            <w:w w:val="95"/>
          </w:rPr>
          <w:t xml:space="preserve"> </w:t>
        </w:r>
        <w:r>
          <w:rPr>
            <w:w w:val="95"/>
          </w:rPr>
          <w:t>(in</w:t>
        </w:r>
        <w:r>
          <w:rPr>
            <w:spacing w:val="7"/>
            <w:w w:val="95"/>
          </w:rPr>
          <w:t xml:space="preserve"> </w:t>
        </w:r>
        <w:r>
          <w:rPr>
            <w:w w:val="95"/>
          </w:rPr>
          <w:t>absolute</w:t>
        </w:r>
        <w:r>
          <w:rPr>
            <w:spacing w:val="7"/>
            <w:w w:val="95"/>
          </w:rPr>
          <w:t xml:space="preserve"> </w:t>
        </w:r>
        <w:r>
          <w:rPr>
            <w:w w:val="95"/>
          </w:rPr>
          <w:t>terms)</w:t>
        </w:r>
        <w:r>
          <w:rPr>
            <w:spacing w:val="6"/>
            <w:w w:val="95"/>
          </w:rPr>
          <w:t xml:space="preserve"> </w:t>
        </w:r>
        <w:r>
          <w:rPr>
            <w:w w:val="95"/>
          </w:rPr>
          <w:t>invested</w:t>
        </w:r>
        <w:r>
          <w:rPr>
            <w:spacing w:val="7"/>
            <w:w w:val="95"/>
          </w:rPr>
          <w:t xml:space="preserve"> </w:t>
        </w:r>
        <w:r>
          <w:rPr>
            <w:w w:val="95"/>
          </w:rPr>
          <w:t>in</w:t>
        </w:r>
        <w:r>
          <w:rPr>
            <w:spacing w:val="7"/>
            <w:w w:val="95"/>
          </w:rPr>
          <w:t xml:space="preserve"> </w:t>
        </w:r>
        <w:r>
          <w:rPr>
            <w:w w:val="95"/>
          </w:rPr>
          <w:t>the</w:t>
        </w:r>
        <w:r>
          <w:rPr>
            <w:spacing w:val="6"/>
            <w:w w:val="95"/>
          </w:rPr>
          <w:t xml:space="preserve"> </w:t>
        </w:r>
        <w:r>
          <w:rPr>
            <w:w w:val="95"/>
          </w:rPr>
          <w:t>stock</w:t>
        </w:r>
        <w:r>
          <w:rPr>
            <w:spacing w:val="7"/>
            <w:w w:val="95"/>
          </w:rPr>
          <w:t xml:space="preserve"> </w:t>
        </w:r>
        <w:r>
          <w:rPr>
            <w:w w:val="95"/>
          </w:rPr>
          <w:t>market).</w:t>
        </w:r>
        <w:r>
          <w:rPr>
            <w:spacing w:val="-54"/>
            <w:w w:val="95"/>
          </w:rPr>
          <w:t xml:space="preserve"> </w:t>
        </w:r>
        <w:r>
          <w:t>The</w:t>
        </w:r>
        <w:r>
          <w:rPr>
            <w:spacing w:val="6"/>
          </w:rPr>
          <w:t xml:space="preserve"> </w:t>
        </w:r>
        <w:r>
          <w:t>final</w:t>
        </w:r>
        <w:r>
          <w:rPr>
            <w:spacing w:val="7"/>
          </w:rPr>
          <w:t xml:space="preserve"> </w:t>
        </w:r>
        <w:r>
          <w:t>point</w:t>
        </w:r>
        <w:r>
          <w:rPr>
            <w:spacing w:val="7"/>
          </w:rPr>
          <w:t xml:space="preserve"> </w:t>
        </w:r>
        <w:r>
          <w:t>is</w:t>
        </w:r>
        <w:r>
          <w:rPr>
            <w:spacing w:val="6"/>
          </w:rPr>
          <w:t xml:space="preserve"> </w:t>
        </w:r>
        <w:r>
          <w:t>that</w:t>
        </w:r>
        <w:r>
          <w:rPr>
            <w:spacing w:val="7"/>
          </w:rPr>
          <w:t xml:space="preserve"> </w:t>
        </w:r>
        <w:r>
          <w:t>the</w:t>
        </w:r>
        <w:r>
          <w:rPr>
            <w:spacing w:val="7"/>
          </w:rPr>
          <w:t xml:space="preserve"> </w:t>
        </w:r>
        <w:r>
          <w:t>existence</w:t>
        </w:r>
        <w:r>
          <w:rPr>
            <w:spacing w:val="6"/>
          </w:rPr>
          <w:t xml:space="preserve"> </w:t>
        </w:r>
        <w:r>
          <w:t>of</w:t>
        </w:r>
        <w:r>
          <w:rPr>
            <w:spacing w:val="7"/>
          </w:rPr>
          <w:t xml:space="preserve"> </w:t>
        </w:r>
        <w:r>
          <w:t>homeownership</w:t>
        </w:r>
        <w:r>
          <w:rPr>
            <w:spacing w:val="7"/>
          </w:rPr>
          <w:t xml:space="preserve"> </w:t>
        </w:r>
        <w:r>
          <w:t>does</w:t>
        </w:r>
        <w:r>
          <w:rPr>
            <w:spacing w:val="7"/>
          </w:rPr>
          <w:t xml:space="preserve"> </w:t>
        </w:r>
        <w:r>
          <w:t>not</w:t>
        </w:r>
        <w:r>
          <w:rPr>
            <w:spacing w:val="6"/>
          </w:rPr>
          <w:t xml:space="preserve"> </w:t>
        </w:r>
        <w:r>
          <w:t>reverse</w:t>
        </w:r>
        <w:r>
          <w:rPr>
            <w:spacing w:val="7"/>
          </w:rPr>
          <w:t xml:space="preserve"> </w:t>
        </w:r>
        <w:r>
          <w:t>one</w:t>
        </w:r>
        <w:r>
          <w:rPr>
            <w:spacing w:val="7"/>
          </w:rPr>
          <w:t xml:space="preserve"> </w:t>
        </w:r>
        <w:r>
          <w:t>of</w:t>
        </w:r>
        <w:r>
          <w:rPr>
            <w:spacing w:val="7"/>
          </w:rPr>
          <w:t xml:space="preserve"> </w:t>
        </w:r>
        <w:r>
          <w:t>the</w:t>
        </w:r>
        <w:r>
          <w:rPr>
            <w:spacing w:val="1"/>
          </w:rPr>
          <w:t xml:space="preserve"> </w:t>
        </w:r>
        <w:r>
          <w:rPr>
            <w:w w:val="95"/>
          </w:rPr>
          <w:t>more</w:t>
        </w:r>
        <w:r>
          <w:rPr>
            <w:spacing w:val="4"/>
            <w:w w:val="95"/>
          </w:rPr>
          <w:t xml:space="preserve"> </w:t>
        </w:r>
        <w:r>
          <w:rPr>
            <w:w w:val="95"/>
          </w:rPr>
          <w:t>surprising</w:t>
        </w:r>
        <w:r>
          <w:rPr>
            <w:spacing w:val="4"/>
            <w:w w:val="95"/>
          </w:rPr>
          <w:t xml:space="preserve"> </w:t>
        </w:r>
        <w:r>
          <w:rPr>
            <w:w w:val="95"/>
          </w:rPr>
          <w:t>implications</w:t>
        </w:r>
        <w:r>
          <w:rPr>
            <w:spacing w:val="4"/>
            <w:w w:val="95"/>
          </w:rPr>
          <w:t xml:space="preserve"> </w:t>
        </w:r>
        <w:r>
          <w:rPr>
            <w:w w:val="95"/>
          </w:rPr>
          <w:t>of</w:t>
        </w:r>
        <w:r>
          <w:rPr>
            <w:spacing w:val="4"/>
            <w:w w:val="95"/>
          </w:rPr>
          <w:t xml:space="preserve"> </w:t>
        </w:r>
        <w:r>
          <w:rPr>
            <w:w w:val="95"/>
          </w:rPr>
          <w:t>the</w:t>
        </w:r>
        <w:r>
          <w:rPr>
            <w:spacing w:val="4"/>
            <w:w w:val="95"/>
          </w:rPr>
          <w:t xml:space="preserve"> </w:t>
        </w:r>
        <w:r>
          <w:rPr>
            <w:w w:val="95"/>
          </w:rPr>
          <w:t>baseline</w:t>
        </w:r>
        <w:r>
          <w:rPr>
            <w:spacing w:val="4"/>
            <w:w w:val="95"/>
          </w:rPr>
          <w:t xml:space="preserve"> </w:t>
        </w:r>
        <w:r>
          <w:rPr>
            <w:w w:val="95"/>
          </w:rPr>
          <w:t>model</w:t>
        </w:r>
        <w:r>
          <w:rPr>
            <w:spacing w:val="4"/>
            <w:w w:val="95"/>
          </w:rPr>
          <w:t xml:space="preserve"> </w:t>
        </w:r>
        <w:r>
          <w:rPr>
            <w:w w:val="95"/>
          </w:rPr>
          <w:t>without</w:t>
        </w:r>
        <w:r>
          <w:rPr>
            <w:spacing w:val="4"/>
            <w:w w:val="95"/>
          </w:rPr>
          <w:t xml:space="preserve"> </w:t>
        </w:r>
        <w:r>
          <w:rPr>
            <w:w w:val="95"/>
          </w:rPr>
          <w:t>homeownership:</w:t>
        </w:r>
        <w:r>
          <w:rPr>
            <w:spacing w:val="26"/>
            <w:w w:val="95"/>
          </w:rPr>
          <w:t xml:space="preserve"> </w:t>
        </w:r>
        <w:r>
          <w:rPr>
            <w:w w:val="95"/>
          </w:rPr>
          <w:t>The</w:t>
        </w:r>
        <w:r>
          <w:rPr>
            <w:spacing w:val="4"/>
            <w:w w:val="95"/>
          </w:rPr>
          <w:t xml:space="preserve"> </w:t>
        </w:r>
        <w:r>
          <w:rPr>
            <w:w w:val="95"/>
          </w:rPr>
          <w:t>richer</w:t>
        </w:r>
        <w:r>
          <w:rPr>
            <w:spacing w:val="-54"/>
            <w:w w:val="95"/>
          </w:rPr>
          <w:t xml:space="preserve"> </w:t>
        </w:r>
        <w:r>
          <w:rPr>
            <w:w w:val="95"/>
          </w:rPr>
          <w:t>you</w:t>
        </w:r>
        <w:r>
          <w:rPr>
            <w:spacing w:val="3"/>
            <w:w w:val="95"/>
          </w:rPr>
          <w:t xml:space="preserve"> </w:t>
        </w:r>
        <w:r>
          <w:rPr>
            <w:w w:val="95"/>
          </w:rPr>
          <w:t>are,</w:t>
        </w:r>
        <w:r>
          <w:rPr>
            <w:spacing w:val="6"/>
            <w:w w:val="95"/>
          </w:rPr>
          <w:t xml:space="preserve"> </w:t>
        </w:r>
        <w:r>
          <w:rPr>
            <w:w w:val="95"/>
          </w:rPr>
          <w:t>the</w:t>
        </w:r>
        <w:r>
          <w:rPr>
            <w:spacing w:val="4"/>
            <w:w w:val="95"/>
          </w:rPr>
          <w:t xml:space="preserve"> </w:t>
        </w:r>
        <w:r>
          <w:rPr>
            <w:w w:val="95"/>
          </w:rPr>
          <w:t>lower</w:t>
        </w:r>
        <w:r>
          <w:rPr>
            <w:spacing w:val="4"/>
            <w:w w:val="95"/>
          </w:rPr>
          <w:t xml:space="preserve"> </w:t>
        </w:r>
        <w:r>
          <w:rPr>
            <w:w w:val="95"/>
          </w:rPr>
          <w:t>is</w:t>
        </w:r>
        <w:r>
          <w:rPr>
            <w:spacing w:val="3"/>
            <w:w w:val="95"/>
          </w:rPr>
          <w:t xml:space="preserve"> </w:t>
        </w:r>
        <w:r>
          <w:rPr>
            <w:w w:val="95"/>
          </w:rPr>
          <w:t>the</w:t>
        </w:r>
        <w:r>
          <w:rPr>
            <w:spacing w:val="4"/>
            <w:w w:val="95"/>
          </w:rPr>
          <w:t xml:space="preserve"> </w:t>
        </w:r>
        <w:r>
          <w:rPr>
            <w:w w:val="95"/>
          </w:rPr>
          <w:t>optimal</w:t>
        </w:r>
        <w:r>
          <w:rPr>
            <w:spacing w:val="4"/>
            <w:w w:val="95"/>
          </w:rPr>
          <w:t xml:space="preserve"> </w:t>
        </w:r>
        <w:r>
          <w:rPr>
            <w:w w:val="95"/>
          </w:rPr>
          <w:t>share</w:t>
        </w:r>
        <w:r>
          <w:rPr>
            <w:spacing w:val="4"/>
            <w:w w:val="95"/>
          </w:rPr>
          <w:t xml:space="preserve"> </w:t>
        </w:r>
        <w:r>
          <w:rPr>
            <w:w w:val="95"/>
          </w:rPr>
          <w:t>of</w:t>
        </w:r>
        <w:r>
          <w:rPr>
            <w:spacing w:val="4"/>
            <w:w w:val="95"/>
          </w:rPr>
          <w:t xml:space="preserve"> </w:t>
        </w:r>
        <w:r>
          <w:rPr>
            <w:w w:val="95"/>
          </w:rPr>
          <w:t>your</w:t>
        </w:r>
        <w:r>
          <w:rPr>
            <w:spacing w:val="3"/>
            <w:w w:val="95"/>
          </w:rPr>
          <w:t xml:space="preserve"> </w:t>
        </w:r>
        <w:r>
          <w:rPr>
            <w:w w:val="95"/>
          </w:rPr>
          <w:t>portfolio</w:t>
        </w:r>
        <w:r>
          <w:rPr>
            <w:spacing w:val="4"/>
            <w:w w:val="95"/>
          </w:rPr>
          <w:t xml:space="preserve"> </w:t>
        </w:r>
        <w:r>
          <w:rPr>
            <w:w w:val="95"/>
          </w:rPr>
          <w:t>in</w:t>
        </w:r>
        <w:r>
          <w:rPr>
            <w:spacing w:val="4"/>
            <w:w w:val="95"/>
          </w:rPr>
          <w:t xml:space="preserve"> </w:t>
        </w:r>
        <w:r>
          <w:rPr>
            <w:w w:val="95"/>
          </w:rPr>
          <w:t>risky</w:t>
        </w:r>
        <w:r>
          <w:rPr>
            <w:spacing w:val="4"/>
            <w:w w:val="95"/>
          </w:rPr>
          <w:t xml:space="preserve"> </w:t>
        </w:r>
        <w:r>
          <w:rPr>
            <w:w w:val="95"/>
          </w:rPr>
          <w:t>assets.</w:t>
        </w:r>
        <w:r>
          <w:rPr>
            <w:spacing w:val="32"/>
            <w:w w:val="95"/>
          </w:rPr>
          <w:t xml:space="preserve"> </w:t>
        </w:r>
        <w:r>
          <w:rPr>
            <w:w w:val="95"/>
          </w:rPr>
          <w:t>This</w:t>
        </w:r>
        <w:r>
          <w:rPr>
            <w:spacing w:val="4"/>
            <w:w w:val="95"/>
          </w:rPr>
          <w:t xml:space="preserve"> </w:t>
        </w:r>
        <w:r>
          <w:rPr>
            <w:w w:val="95"/>
          </w:rPr>
          <w:t>implication</w:t>
        </w:r>
        <w:r>
          <w:rPr>
            <w:spacing w:val="-54"/>
            <w:w w:val="95"/>
          </w:rPr>
          <w:t xml:space="preserve"> </w:t>
        </w:r>
        <w:r>
          <w:rPr>
            <w:spacing w:val="-1"/>
          </w:rPr>
          <w:t>of</w:t>
        </w:r>
        <w:r>
          <w:rPr>
            <w:spacing w:val="-6"/>
          </w:rPr>
          <w:t xml:space="preserve"> </w:t>
        </w:r>
        <w:r>
          <w:rPr>
            <w:spacing w:val="-1"/>
          </w:rPr>
          <w:t>the</w:t>
        </w:r>
        <w:r>
          <w:rPr>
            <w:spacing w:val="-6"/>
          </w:rPr>
          <w:t xml:space="preserve"> </w:t>
        </w:r>
        <w:r>
          <w:rPr>
            <w:spacing w:val="-1"/>
          </w:rPr>
          <w:t>model</w:t>
        </w:r>
        <w:r>
          <w:rPr>
            <w:spacing w:val="-6"/>
          </w:rPr>
          <w:t xml:space="preserve"> </w:t>
        </w:r>
        <w:r>
          <w:rPr>
            <w:spacing w:val="-1"/>
          </w:rPr>
          <w:t>does</w:t>
        </w:r>
        <w:r>
          <w:rPr>
            <w:spacing w:val="-6"/>
          </w:rPr>
          <w:t xml:space="preserve"> </w:t>
        </w:r>
        <w:r>
          <w:rPr>
            <w:spacing w:val="-1"/>
          </w:rPr>
          <w:t>not</w:t>
        </w:r>
        <w:r>
          <w:rPr>
            <w:spacing w:val="-6"/>
          </w:rPr>
          <w:t xml:space="preserve"> </w:t>
        </w:r>
        <w:r>
          <w:rPr>
            <w:spacing w:val="-1"/>
          </w:rPr>
          <w:t>match</w:t>
        </w:r>
        <w:r>
          <w:rPr>
            <w:spacing w:val="-6"/>
          </w:rPr>
          <w:t xml:space="preserve"> </w:t>
        </w:r>
        <w:r>
          <w:rPr>
            <w:spacing w:val="-1"/>
          </w:rPr>
          <w:t>the</w:t>
        </w:r>
        <w:r>
          <w:rPr>
            <w:spacing w:val="-6"/>
          </w:rPr>
          <w:t xml:space="preserve"> </w:t>
        </w:r>
        <w:r>
          <w:rPr>
            <w:spacing w:val="-1"/>
          </w:rPr>
          <w:t>available</w:t>
        </w:r>
        <w:r>
          <w:rPr>
            <w:spacing w:val="-6"/>
          </w:rPr>
          <w:t xml:space="preserve"> </w:t>
        </w:r>
        <w:r>
          <w:rPr>
            <w:spacing w:val="-1"/>
          </w:rPr>
          <w:t>data</w:t>
        </w:r>
        <w:r>
          <w:rPr>
            <w:spacing w:val="-6"/>
          </w:rPr>
          <w:t xml:space="preserve"> </w:t>
        </w:r>
        <w:r>
          <w:rPr>
            <w:spacing w:val="-1"/>
          </w:rPr>
          <w:t>well.</w:t>
        </w:r>
        <w:r>
          <w:rPr>
            <w:spacing w:val="18"/>
          </w:rPr>
          <w:t xml:space="preserve"> </w:t>
        </w:r>
        <w:r>
          <w:rPr>
            <w:spacing w:val="-1"/>
          </w:rPr>
          <w:t>The</w:t>
        </w:r>
        <w:r>
          <w:rPr>
            <w:spacing w:val="-6"/>
          </w:rPr>
          <w:t xml:space="preserve"> </w:t>
        </w:r>
        <w:r>
          <w:rPr>
            <w:spacing w:val="-1"/>
          </w:rPr>
          <w:t>conclusion</w:t>
        </w:r>
        <w:r>
          <w:rPr>
            <w:spacing w:val="-6"/>
          </w:rPr>
          <w:t xml:space="preserve"> </w:t>
        </w:r>
        <w:r>
          <w:rPr>
            <w:spacing w:val="-1"/>
          </w:rPr>
          <w:t>is</w:t>
        </w:r>
        <w:r>
          <w:rPr>
            <w:spacing w:val="-6"/>
          </w:rPr>
          <w:t xml:space="preserve"> </w:t>
        </w:r>
        <w:r>
          <w:rPr>
            <w:spacing w:val="-1"/>
          </w:rPr>
          <w:t>easy</w:t>
        </w:r>
        <w:r>
          <w:rPr>
            <w:spacing w:val="-6"/>
          </w:rPr>
          <w:t xml:space="preserve"> </w:t>
        </w:r>
        <w:r>
          <w:rPr>
            <w:spacing w:val="-1"/>
          </w:rPr>
          <w:t>to</w:t>
        </w:r>
        <w:r>
          <w:rPr>
            <w:spacing w:val="-6"/>
          </w:rPr>
          <w:t xml:space="preserve"> </w:t>
        </w:r>
        <w:r>
          <w:rPr>
            <w:spacing w:val="-1"/>
          </w:rPr>
          <w:t>reverse</w:t>
        </w:r>
        <w:r>
          <w:rPr>
            <w:spacing w:val="-57"/>
          </w:rPr>
          <w:t xml:space="preserve"> </w:t>
        </w:r>
        <w:r>
          <w:rPr>
            <w:w w:val="95"/>
          </w:rPr>
          <w:t>by</w:t>
        </w:r>
        <w:r>
          <w:rPr>
            <w:spacing w:val="13"/>
            <w:w w:val="95"/>
          </w:rPr>
          <w:t xml:space="preserve"> </w:t>
        </w:r>
        <w:r>
          <w:rPr>
            <w:w w:val="95"/>
          </w:rPr>
          <w:t>introducing</w:t>
        </w:r>
        <w:r>
          <w:rPr>
            <w:spacing w:val="14"/>
            <w:w w:val="95"/>
          </w:rPr>
          <w:t xml:space="preserve"> </w:t>
        </w:r>
        <w:r>
          <w:rPr>
            <w:w w:val="95"/>
          </w:rPr>
          <w:t>a</w:t>
        </w:r>
        <w:r>
          <w:rPr>
            <w:spacing w:val="14"/>
            <w:w w:val="95"/>
          </w:rPr>
          <w:t xml:space="preserve"> </w:t>
        </w:r>
        <w:r>
          <w:rPr>
            <w:w w:val="95"/>
          </w:rPr>
          <w:t>bequest</w:t>
        </w:r>
        <w:r>
          <w:rPr>
            <w:spacing w:val="13"/>
            <w:w w:val="95"/>
          </w:rPr>
          <w:t xml:space="preserve"> </w:t>
        </w:r>
        <w:r>
          <w:rPr>
            <w:w w:val="95"/>
          </w:rPr>
          <w:t>motive</w:t>
        </w:r>
        <w:r>
          <w:rPr>
            <w:spacing w:val="14"/>
            <w:w w:val="95"/>
          </w:rPr>
          <w:t xml:space="preserve"> </w:t>
        </w:r>
        <w:r>
          <w:rPr>
            <w:w w:val="95"/>
          </w:rPr>
          <w:t>in</w:t>
        </w:r>
        <w:r>
          <w:rPr>
            <w:spacing w:val="14"/>
            <w:w w:val="95"/>
          </w:rPr>
          <w:t xml:space="preserve"> </w:t>
        </w:r>
        <w:r>
          <w:rPr>
            <w:w w:val="95"/>
          </w:rPr>
          <w:t>which</w:t>
        </w:r>
        <w:r>
          <w:rPr>
            <w:spacing w:val="13"/>
            <w:w w:val="95"/>
          </w:rPr>
          <w:t xml:space="preserve"> </w:t>
        </w:r>
        <w:r>
          <w:rPr>
            <w:w w:val="95"/>
          </w:rPr>
          <w:t>bequests</w:t>
        </w:r>
        <w:r>
          <w:rPr>
            <w:spacing w:val="14"/>
            <w:w w:val="95"/>
          </w:rPr>
          <w:t xml:space="preserve"> </w:t>
        </w:r>
        <w:r>
          <w:rPr>
            <w:w w:val="95"/>
          </w:rPr>
          <w:t>are</w:t>
        </w:r>
        <w:r>
          <w:rPr>
            <w:spacing w:val="14"/>
            <w:w w:val="95"/>
          </w:rPr>
          <w:t xml:space="preserve"> </w:t>
        </w:r>
        <w:r>
          <w:rPr>
            <w:w w:val="95"/>
          </w:rPr>
          <w:t>a</w:t>
        </w:r>
        <w:r>
          <w:rPr>
            <w:spacing w:val="13"/>
            <w:w w:val="95"/>
          </w:rPr>
          <w:t xml:space="preserve"> </w:t>
        </w:r>
        <w:r>
          <w:rPr>
            <w:w w:val="95"/>
          </w:rPr>
          <w:t>luxury</w:t>
        </w:r>
        <w:r>
          <w:rPr>
            <w:spacing w:val="14"/>
            <w:w w:val="95"/>
          </w:rPr>
          <w:t xml:space="preserve"> </w:t>
        </w:r>
        <w:r>
          <w:rPr>
            <w:w w:val="95"/>
          </w:rPr>
          <w:t>good;</w:t>
        </w:r>
        <w:r>
          <w:rPr>
            <w:spacing w:val="15"/>
            <w:w w:val="95"/>
          </w:rPr>
          <w:t xml:space="preserve"> </w:t>
        </w:r>
        <w:r>
          <w:rPr>
            <w:w w:val="95"/>
          </w:rPr>
          <w:t>but</w:t>
        </w:r>
        <w:r>
          <w:rPr>
            <w:spacing w:val="13"/>
            <w:w w:val="95"/>
          </w:rPr>
          <w:t xml:space="preserve"> </w:t>
        </w:r>
        <w:r>
          <w:rPr>
            <w:w w:val="95"/>
          </w:rPr>
          <w:t>how</w:t>
        </w:r>
        <w:r>
          <w:rPr>
            <w:spacing w:val="14"/>
            <w:w w:val="95"/>
          </w:rPr>
          <w:t xml:space="preserve"> </w:t>
        </w:r>
        <w:r>
          <w:rPr>
            <w:w w:val="95"/>
          </w:rPr>
          <w:t>exactly</w:t>
        </w:r>
        <w:r>
          <w:rPr>
            <w:spacing w:val="-54"/>
            <w:w w:val="95"/>
          </w:rPr>
          <w:t xml:space="preserve"> </w:t>
        </w:r>
        <w:r>
          <w:rPr>
            <w:w w:val="95"/>
          </w:rPr>
          <w:t>such</w:t>
        </w:r>
        <w:r>
          <w:rPr>
            <w:spacing w:val="27"/>
            <w:w w:val="95"/>
          </w:rPr>
          <w:t xml:space="preserve"> </w:t>
        </w:r>
        <w:r>
          <w:rPr>
            <w:w w:val="95"/>
          </w:rPr>
          <w:t>a</w:t>
        </w:r>
        <w:r>
          <w:rPr>
            <w:spacing w:val="29"/>
            <w:w w:val="95"/>
          </w:rPr>
          <w:t xml:space="preserve"> </w:t>
        </w:r>
        <w:r>
          <w:rPr>
            <w:w w:val="95"/>
          </w:rPr>
          <w:t>motive</w:t>
        </w:r>
        <w:r>
          <w:rPr>
            <w:spacing w:val="28"/>
            <w:w w:val="95"/>
          </w:rPr>
          <w:t xml:space="preserve"> </w:t>
        </w:r>
        <w:r>
          <w:rPr>
            <w:w w:val="95"/>
          </w:rPr>
          <w:t>should</w:t>
        </w:r>
        <w:r>
          <w:rPr>
            <w:spacing w:val="29"/>
            <w:w w:val="95"/>
          </w:rPr>
          <w:t xml:space="preserve"> </w:t>
        </w:r>
        <w:r>
          <w:rPr>
            <w:w w:val="95"/>
          </w:rPr>
          <w:t>be</w:t>
        </w:r>
        <w:r>
          <w:rPr>
            <w:spacing w:val="28"/>
            <w:w w:val="95"/>
          </w:rPr>
          <w:t xml:space="preserve"> </w:t>
        </w:r>
        <w:r>
          <w:rPr>
            <w:w w:val="95"/>
          </w:rPr>
          <w:t>constructed</w:t>
        </w:r>
        <w:r>
          <w:rPr>
            <w:spacing w:val="29"/>
            <w:w w:val="95"/>
          </w:rPr>
          <w:t xml:space="preserve"> </w:t>
        </w:r>
        <w:r>
          <w:rPr>
            <w:w w:val="95"/>
          </w:rPr>
          <w:t>is</w:t>
        </w:r>
        <w:r>
          <w:rPr>
            <w:spacing w:val="28"/>
            <w:w w:val="95"/>
          </w:rPr>
          <w:t xml:space="preserve"> </w:t>
        </w:r>
        <w:r>
          <w:rPr>
            <w:w w:val="95"/>
          </w:rPr>
          <w:t>by</w:t>
        </w:r>
        <w:r>
          <w:rPr>
            <w:spacing w:val="27"/>
            <w:w w:val="95"/>
          </w:rPr>
          <w:t xml:space="preserve"> </w:t>
        </w:r>
        <w:r>
          <w:rPr>
            <w:w w:val="95"/>
          </w:rPr>
          <w:t>no</w:t>
        </w:r>
        <w:r>
          <w:rPr>
            <w:spacing w:val="28"/>
            <w:w w:val="95"/>
          </w:rPr>
          <w:t xml:space="preserve"> </w:t>
        </w:r>
        <w:r>
          <w:rPr>
            <w:w w:val="95"/>
          </w:rPr>
          <w:t>means</w:t>
        </w:r>
        <w:r>
          <w:rPr>
            <w:spacing w:val="28"/>
            <w:w w:val="95"/>
          </w:rPr>
          <w:t xml:space="preserve"> </w:t>
        </w:r>
        <w:r>
          <w:rPr>
            <w:w w:val="95"/>
          </w:rPr>
          <w:t>a</w:t>
        </w:r>
        <w:r>
          <w:rPr>
            <w:spacing w:val="28"/>
            <w:w w:val="95"/>
          </w:rPr>
          <w:t xml:space="preserve"> </w:t>
        </w:r>
        <w:r>
          <w:rPr>
            <w:w w:val="95"/>
          </w:rPr>
          <w:t>settled</w:t>
        </w:r>
        <w:r>
          <w:rPr>
            <w:spacing w:val="29"/>
            <w:w w:val="95"/>
          </w:rPr>
          <w:t xml:space="preserve"> </w:t>
        </w:r>
        <w:r>
          <w:rPr>
            <w:w w:val="95"/>
          </w:rPr>
          <w:t>question,</w:t>
        </w:r>
        <w:r>
          <w:rPr>
            <w:spacing w:val="31"/>
            <w:w w:val="95"/>
          </w:rPr>
          <w:t xml:space="preserve"> </w:t>
        </w:r>
        <w:r>
          <w:rPr>
            <w:w w:val="95"/>
          </w:rPr>
          <w:t>either</w:t>
        </w:r>
        <w:r>
          <w:rPr>
            <w:spacing w:val="29"/>
            <w:w w:val="95"/>
          </w:rPr>
          <w:t xml:space="preserve"> </w:t>
        </w:r>
        <w:r>
          <w:rPr>
            <w:w w:val="95"/>
          </w:rPr>
          <w:t>among</w:t>
        </w:r>
        <w:r>
          <w:rPr>
            <w:spacing w:val="-54"/>
            <w:w w:val="95"/>
          </w:rPr>
          <w:t xml:space="preserve"> </w:t>
        </w:r>
        <w:r>
          <w:rPr>
            <w:w w:val="95"/>
          </w:rPr>
          <w:t>financial</w:t>
        </w:r>
        <w:r>
          <w:rPr>
            <w:spacing w:val="22"/>
            <w:w w:val="95"/>
          </w:rPr>
          <w:t xml:space="preserve"> </w:t>
        </w:r>
        <w:r>
          <w:rPr>
            <w:w w:val="95"/>
          </w:rPr>
          <w:t>planners</w:t>
        </w:r>
        <w:r>
          <w:rPr>
            <w:spacing w:val="23"/>
            <w:w w:val="95"/>
          </w:rPr>
          <w:t xml:space="preserve"> </w:t>
        </w:r>
        <w:r>
          <w:rPr>
            <w:w w:val="95"/>
          </w:rPr>
          <w:t>or</w:t>
        </w:r>
        <w:r>
          <w:rPr>
            <w:spacing w:val="23"/>
            <w:w w:val="95"/>
          </w:rPr>
          <w:t xml:space="preserve"> </w:t>
        </w:r>
        <w:r>
          <w:rPr>
            <w:w w:val="95"/>
          </w:rPr>
          <w:t>among</w:t>
        </w:r>
        <w:r>
          <w:rPr>
            <w:spacing w:val="23"/>
            <w:w w:val="95"/>
          </w:rPr>
          <w:t xml:space="preserve"> </w:t>
        </w:r>
        <w:r>
          <w:rPr>
            <w:w w:val="95"/>
          </w:rPr>
          <w:t>academic</w:t>
        </w:r>
        <w:r>
          <w:rPr>
            <w:spacing w:val="24"/>
            <w:w w:val="95"/>
          </w:rPr>
          <w:t xml:space="preserve"> </w:t>
        </w:r>
        <w:r>
          <w:rPr>
            <w:w w:val="95"/>
          </w:rPr>
          <w:t>researchers.</w:t>
        </w:r>
        <w:r>
          <w:rPr>
            <w:spacing w:val="15"/>
            <w:w w:val="95"/>
          </w:rPr>
          <w:t xml:space="preserve"> </w:t>
        </w:r>
        <w:r>
          <w:rPr>
            <w:w w:val="95"/>
          </w:rPr>
          <w:t>It</w:t>
        </w:r>
        <w:r>
          <w:rPr>
            <w:spacing w:val="23"/>
            <w:w w:val="95"/>
          </w:rPr>
          <w:t xml:space="preserve"> </w:t>
        </w:r>
        <w:r>
          <w:rPr>
            <w:w w:val="95"/>
          </w:rPr>
          <w:t>is</w:t>
        </w:r>
        <w:r>
          <w:rPr>
            <w:spacing w:val="23"/>
            <w:w w:val="95"/>
          </w:rPr>
          <w:t xml:space="preserve"> </w:t>
        </w:r>
        <w:r>
          <w:rPr>
            <w:w w:val="95"/>
          </w:rPr>
          <w:t>a</w:t>
        </w:r>
        <w:r>
          <w:rPr>
            <w:spacing w:val="24"/>
            <w:w w:val="95"/>
          </w:rPr>
          <w:t xml:space="preserve"> </w:t>
        </w:r>
        <w:r>
          <w:rPr>
            <w:w w:val="95"/>
          </w:rPr>
          <w:t>topic</w:t>
        </w:r>
        <w:r>
          <w:rPr>
            <w:spacing w:val="23"/>
            <w:w w:val="95"/>
          </w:rPr>
          <w:t xml:space="preserve"> </w:t>
        </w:r>
        <w:r>
          <w:rPr>
            <w:w w:val="95"/>
          </w:rPr>
          <w:t>we</w:t>
        </w:r>
        <w:r>
          <w:rPr>
            <w:spacing w:val="23"/>
            <w:w w:val="95"/>
          </w:rPr>
          <w:t xml:space="preserve"> </w:t>
        </w:r>
        <w:r>
          <w:rPr>
            <w:w w:val="95"/>
          </w:rPr>
          <w:t>hope</w:t>
        </w:r>
        <w:r>
          <w:rPr>
            <w:spacing w:val="23"/>
            <w:w w:val="95"/>
          </w:rPr>
          <w:t xml:space="preserve"> </w:t>
        </w:r>
        <w:r>
          <w:rPr>
            <w:w w:val="95"/>
          </w:rPr>
          <w:t>to</w:t>
        </w:r>
        <w:r>
          <w:rPr>
            <w:spacing w:val="23"/>
            <w:w w:val="95"/>
          </w:rPr>
          <w:t xml:space="preserve"> </w:t>
        </w:r>
        <w:r>
          <w:rPr>
            <w:w w:val="95"/>
          </w:rPr>
          <w:t>address</w:t>
        </w:r>
        <w:r>
          <w:rPr>
            <w:spacing w:val="23"/>
            <w:w w:val="95"/>
          </w:rPr>
          <w:t xml:space="preserve"> </w:t>
        </w:r>
        <w:r>
          <w:rPr>
            <w:w w:val="95"/>
          </w:rPr>
          <w:t>in</w:t>
        </w:r>
      </w:ins>
    </w:p>
    <w:p w14:paraId="1E949492" w14:textId="77777777" w:rsidR="00843F4B" w:rsidRDefault="00843F4B">
      <w:pPr>
        <w:pStyle w:val="BodyText"/>
        <w:spacing w:before="3"/>
        <w:ind w:left="108"/>
        <w:jc w:val="both"/>
        <w:rPr>
          <w:ins w:id="713" w:author="Lujan, Alan" w:date="2021-12-15T10:49:00Z"/>
        </w:rPr>
        <w:pPrChange w:id="714" w:author="Lujan, Alan" w:date="2021-12-15T10:49:00Z">
          <w:pPr>
            <w:pStyle w:val="BodyText"/>
            <w:spacing w:before="3"/>
            <w:ind w:left="108"/>
          </w:pPr>
        </w:pPrChange>
      </w:pPr>
      <w:ins w:id="715" w:author="Lujan, Alan" w:date="2021-12-15T10:49:00Z">
        <w:r>
          <w:rPr>
            <w:w w:val="95"/>
          </w:rPr>
          <w:t>future</w:t>
        </w:r>
        <w:r>
          <w:rPr>
            <w:spacing w:val="12"/>
            <w:w w:val="95"/>
          </w:rPr>
          <w:t xml:space="preserve"> </w:t>
        </w:r>
        <w:r>
          <w:rPr>
            <w:w w:val="95"/>
          </w:rPr>
          <w:t>releases</w:t>
        </w:r>
        <w:r>
          <w:rPr>
            <w:spacing w:val="14"/>
            <w:w w:val="95"/>
          </w:rPr>
          <w:t xml:space="preserve"> </w:t>
        </w:r>
        <w:r>
          <w:rPr>
            <w:w w:val="95"/>
          </w:rPr>
          <w:t>of</w:t>
        </w:r>
        <w:r>
          <w:rPr>
            <w:spacing w:val="14"/>
            <w:w w:val="95"/>
          </w:rPr>
          <w:t xml:space="preserve"> </w:t>
        </w:r>
        <w:r>
          <w:rPr>
            <w:w w:val="95"/>
          </w:rPr>
          <w:t>our</w:t>
        </w:r>
        <w:r>
          <w:rPr>
            <w:spacing w:val="14"/>
            <w:w w:val="95"/>
          </w:rPr>
          <w:t xml:space="preserve"> </w:t>
        </w:r>
        <w:r>
          <w:rPr>
            <w:w w:val="95"/>
          </w:rPr>
          <w:t>toolkit.</w:t>
        </w:r>
      </w:ins>
    </w:p>
    <w:p w14:paraId="001B0C2F" w14:textId="77777777" w:rsidR="00843F4B" w:rsidRDefault="00843F4B" w:rsidP="00843F4B">
      <w:pPr>
        <w:pStyle w:val="BodyText"/>
        <w:spacing w:before="2" w:line="290" w:lineRule="auto"/>
        <w:ind w:left="108" w:right="105" w:firstLine="234"/>
        <w:jc w:val="both"/>
        <w:rPr>
          <w:ins w:id="716" w:author="Lujan, Alan" w:date="2021-12-15T10:31:00Z"/>
        </w:rPr>
      </w:pPr>
    </w:p>
    <w:p w14:paraId="0692B089" w14:textId="237546B6" w:rsidR="00A02775" w:rsidDel="003530BD" w:rsidRDefault="00D828A2">
      <w:pPr>
        <w:pStyle w:val="ListParagraph"/>
        <w:pBdr>
          <w:top w:val="nil"/>
          <w:left w:val="nil"/>
          <w:bottom w:val="nil"/>
          <w:right w:val="nil"/>
          <w:between w:val="nil"/>
        </w:pBdr>
        <w:tabs>
          <w:tab w:val="left" w:pos="426"/>
        </w:tabs>
        <w:spacing w:line="360" w:lineRule="auto"/>
        <w:ind w:left="0"/>
        <w:rPr>
          <w:del w:id="717" w:author="Lujan, Alan" w:date="2021-12-15T10:31:00Z"/>
          <w:rFonts w:cs="Arial"/>
          <w:sz w:val="18"/>
        </w:rPr>
      </w:pPr>
      <w:del w:id="718" w:author="Lujan, Alan" w:date="2021-12-15T10:31:00Z">
        <w:r w:rsidRPr="00146BDF" w:rsidDel="003530BD">
          <w:rPr>
            <w:rFonts w:cs="Arial"/>
            <w:sz w:val="18"/>
          </w:rPr>
          <w:delText xml:space="preserve">Apart </w:delText>
        </w:r>
        <w:r w:rsidR="0080214C" w:rsidRPr="00146BDF" w:rsidDel="003530BD">
          <w:rPr>
            <w:rFonts w:cs="Arial"/>
            <w:sz w:val="18"/>
          </w:rPr>
          <w:delText>from the standard conclusions and discussion content, p</w:delText>
        </w:r>
        <w:r w:rsidR="00571830" w:rsidRPr="00146BDF" w:rsidDel="003530BD">
          <w:rPr>
            <w:rFonts w:cs="Arial"/>
            <w:sz w:val="18"/>
          </w:rPr>
          <w:delText>lease make sure to include in this section (or add a separate section</w:delText>
        </w:r>
        <w:r w:rsidR="0080214C" w:rsidRPr="00146BDF" w:rsidDel="003530BD">
          <w:rPr>
            <w:rFonts w:cs="Arial"/>
            <w:sz w:val="18"/>
          </w:rPr>
          <w:delText xml:space="preserve"> for</w:delText>
        </w:r>
        <w:r w:rsidR="00571830" w:rsidRPr="00146BDF" w:rsidDel="003530BD">
          <w:rPr>
            <w:rFonts w:cs="Arial"/>
            <w:sz w:val="18"/>
          </w:rPr>
          <w:delText xml:space="preserve">) </w:delText>
        </w:r>
        <w:r w:rsidR="000A1681" w:rsidRPr="00146BDF" w:rsidDel="003530BD">
          <w:rPr>
            <w:rFonts w:cs="Arial"/>
            <w:sz w:val="18"/>
          </w:rPr>
          <w:delText>the</w:delText>
        </w:r>
        <w:r w:rsidR="00571830" w:rsidRPr="00146BDF" w:rsidDel="003530BD">
          <w:rPr>
            <w:rFonts w:cs="Arial"/>
            <w:sz w:val="18"/>
          </w:rPr>
          <w:delText xml:space="preserve"> IMPLICATIONS </w:delText>
        </w:r>
        <w:r w:rsidR="00733C95" w:rsidRPr="00146BDF" w:rsidDel="003530BD">
          <w:rPr>
            <w:rFonts w:cs="Arial"/>
            <w:sz w:val="18"/>
          </w:rPr>
          <w:delText>of your main findings outside academia</w:delText>
        </w:r>
        <w:r w:rsidR="00146BDF" w:rsidDel="003530BD">
          <w:rPr>
            <w:rFonts w:cs="Arial"/>
            <w:sz w:val="18"/>
          </w:rPr>
          <w:delText>.</w:delText>
        </w:r>
        <w:r w:rsidR="000A1681" w:rsidRPr="00146BDF" w:rsidDel="003530BD">
          <w:rPr>
            <w:rFonts w:cs="Arial"/>
            <w:sz w:val="18"/>
          </w:rPr>
          <w:delText xml:space="preserve"> </w:delText>
        </w:r>
        <w:r w:rsidR="00733C95" w:rsidRPr="00146BDF" w:rsidDel="003530BD">
          <w:rPr>
            <w:rFonts w:cs="Arial"/>
            <w:sz w:val="18"/>
          </w:rPr>
          <w:delText>Please include explicitly and sufficiently in th</w:delText>
        </w:r>
        <w:r w:rsidR="00FF335B" w:rsidRPr="00146BDF" w:rsidDel="003530BD">
          <w:rPr>
            <w:rFonts w:cs="Arial"/>
            <w:sz w:val="18"/>
          </w:rPr>
          <w:delText xml:space="preserve">is </w:delText>
        </w:r>
        <w:r w:rsidR="00733C95" w:rsidRPr="00146BDF" w:rsidDel="003530BD">
          <w:rPr>
            <w:rFonts w:cs="Arial"/>
            <w:sz w:val="18"/>
          </w:rPr>
          <w:delText xml:space="preserve">conclusions section </w:delText>
        </w:r>
        <w:r w:rsidR="00FF335B" w:rsidRPr="00146BDF" w:rsidDel="003530BD">
          <w:rPr>
            <w:rFonts w:cs="Arial"/>
            <w:sz w:val="18"/>
          </w:rPr>
          <w:delText xml:space="preserve">(or separate section) </w:delText>
        </w:r>
        <w:r w:rsidR="00733C95" w:rsidRPr="00146BDF" w:rsidDel="003530BD">
          <w:rPr>
            <w:rFonts w:cs="Arial"/>
            <w:sz w:val="18"/>
          </w:rPr>
          <w:delText xml:space="preserve">the implications and suggestions derived from your findings for consumers themselves </w:delText>
        </w:r>
        <w:r w:rsidR="00146BDF" w:rsidDel="003530BD">
          <w:rPr>
            <w:rFonts w:cs="Arial"/>
            <w:sz w:val="18"/>
          </w:rPr>
          <w:delText>(</w:delText>
        </w:r>
        <w:r w:rsidR="00733C95" w:rsidRPr="00146BDF" w:rsidDel="003530BD">
          <w:rPr>
            <w:rFonts w:cs="Arial"/>
            <w:sz w:val="18"/>
          </w:rPr>
          <w:delText>but also for policy makers and for financial institutions</w:delText>
        </w:r>
        <w:r w:rsidR="00146BDF" w:rsidDel="003530BD">
          <w:rPr>
            <w:rFonts w:cs="Arial"/>
            <w:sz w:val="18"/>
          </w:rPr>
          <w:delText>)</w:delText>
        </w:r>
        <w:r w:rsidR="00146BDF" w:rsidRPr="00146BDF" w:rsidDel="003530BD">
          <w:rPr>
            <w:rFonts w:cs="Arial"/>
            <w:sz w:val="18"/>
          </w:rPr>
          <w:delText xml:space="preserve"> </w:delText>
        </w:r>
        <w:r w:rsidR="00446D9E" w:rsidRPr="00146BDF" w:rsidDel="003530BD">
          <w:rPr>
            <w:rFonts w:cs="Arial"/>
            <w:sz w:val="18"/>
          </w:rPr>
          <w:delText>in order</w:delText>
        </w:r>
        <w:r w:rsidR="00146BDF" w:rsidRPr="00146BDF" w:rsidDel="003530BD">
          <w:rPr>
            <w:rFonts w:cs="Arial"/>
            <w:sz w:val="18"/>
          </w:rPr>
          <w:delText xml:space="preserve"> </w:delText>
        </w:r>
        <w:r w:rsidR="00733C95" w:rsidRPr="00146BDF" w:rsidDel="003530BD">
          <w:rPr>
            <w:rFonts w:cs="Arial"/>
            <w:sz w:val="18"/>
          </w:rPr>
          <w:delText xml:space="preserve">to translate research findings into practical implications towards improvement of consumers’ financial health. This also applies to the non-technical summary, so please also include the practical implications of your research findings at the end of the summary. </w:delText>
        </w:r>
      </w:del>
    </w:p>
    <w:p w14:paraId="66B30722" w14:textId="652672FB" w:rsidR="00FF335B" w:rsidRPr="002E2534" w:rsidDel="003530BD" w:rsidRDefault="00FF335B">
      <w:pPr>
        <w:pStyle w:val="ListParagraph"/>
        <w:pBdr>
          <w:top w:val="nil"/>
          <w:left w:val="nil"/>
          <w:bottom w:val="nil"/>
          <w:right w:val="nil"/>
          <w:between w:val="nil"/>
        </w:pBdr>
        <w:tabs>
          <w:tab w:val="left" w:pos="426"/>
        </w:tabs>
        <w:spacing w:line="360" w:lineRule="auto"/>
        <w:ind w:left="0"/>
        <w:rPr>
          <w:del w:id="719" w:author="Lujan, Alan" w:date="2021-12-15T10:31:00Z"/>
          <w:rFonts w:cs="Arial"/>
          <w:sz w:val="18"/>
        </w:rPr>
      </w:pPr>
    </w:p>
    <w:p w14:paraId="1E6CE2CE" w14:textId="4873A064" w:rsidR="00571830" w:rsidRPr="00571830" w:rsidDel="003530BD" w:rsidRDefault="00571830">
      <w:pPr>
        <w:pStyle w:val="ListParagraph"/>
        <w:pBdr>
          <w:top w:val="nil"/>
          <w:left w:val="nil"/>
          <w:bottom w:val="nil"/>
          <w:right w:val="nil"/>
          <w:between w:val="nil"/>
        </w:pBdr>
        <w:tabs>
          <w:tab w:val="left" w:pos="426"/>
        </w:tabs>
        <w:ind w:left="0"/>
        <w:rPr>
          <w:del w:id="720" w:author="Lujan, Alan" w:date="2021-12-15T10:31:00Z"/>
          <w:rFonts w:cs="Arial"/>
          <w:sz w:val="18"/>
        </w:rPr>
      </w:pPr>
      <w:del w:id="721" w:author="Lujan, Alan" w:date="2021-12-15T10:31:00Z">
        <w:r w:rsidRPr="00571830" w:rsidDel="003530BD">
          <w:rPr>
            <w:rFonts w:cs="Arial"/>
            <w:sz w:val="18"/>
          </w:rPr>
          <w:delText xml:space="preserve">Text text text text text text text text text text text text text text text text text text text text text text text text  text text text text text text text text text text text text text text text text text text text text text text text text </w:delText>
        </w:r>
      </w:del>
    </w:p>
    <w:p w14:paraId="448B2553" w14:textId="2379AEB5"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2923CBC7" w14:textId="0E815EFD"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5D4D56FA" w14:textId="39A9E4BE" w:rsidR="00A02775" w:rsidRPr="002E2534" w:rsidRDefault="00843F4B" w:rsidP="00843F4B">
      <w:pPr>
        <w:pStyle w:val="ListParagraph"/>
        <w:pBdr>
          <w:top w:val="nil"/>
          <w:left w:val="nil"/>
          <w:bottom w:val="nil"/>
          <w:right w:val="nil"/>
          <w:between w:val="nil"/>
        </w:pBdr>
        <w:tabs>
          <w:tab w:val="left" w:pos="426"/>
        </w:tabs>
        <w:spacing w:line="360" w:lineRule="auto"/>
        <w:ind w:left="0"/>
        <w:rPr>
          <w:rFonts w:cs="Arial"/>
          <w:sz w:val="18"/>
        </w:rPr>
      </w:pPr>
      <w:r w:rsidRPr="000719D9">
        <w:rPr>
          <w:rFonts w:cs="Arial"/>
          <w:noProof/>
          <w:sz w:val="36"/>
          <w:szCs w:val="36"/>
          <w:lang w:val="nl-NL" w:eastAsia="nl-NL"/>
        </w:rPr>
        <mc:AlternateContent>
          <mc:Choice Requires="wps">
            <w:drawing>
              <wp:anchor distT="0" distB="0" distL="114300" distR="114300" simplePos="0" relativeHeight="251738112" behindDoc="0" locked="0" layoutInCell="1" allowOverlap="1" wp14:anchorId="5AF9CE09" wp14:editId="3A9C20BE">
                <wp:simplePos x="0" y="0"/>
                <wp:positionH relativeFrom="page">
                  <wp:posOffset>388620</wp:posOffset>
                </wp:positionH>
                <wp:positionV relativeFrom="margin">
                  <wp:posOffset>388620</wp:posOffset>
                </wp:positionV>
                <wp:extent cx="3602990" cy="659765"/>
                <wp:effectExtent l="0" t="0" r="16510" b="26035"/>
                <wp:wrapNone/>
                <wp:docPr id="8" name="Rectangle 8"/>
                <wp:cNvGraphicFramePr/>
                <a:graphic xmlns:a="http://schemas.openxmlformats.org/drawingml/2006/main">
                  <a:graphicData uri="http://schemas.microsoft.com/office/word/2010/wordprocessingShape">
                    <wps:wsp>
                      <wps:cNvSpPr/>
                      <wps:spPr>
                        <a:xfrm>
                          <a:off x="0" y="0"/>
                          <a:ext cx="3602990" cy="65976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CD11" w14:textId="04D21569" w:rsidR="00252155" w:rsidRPr="00146BDF" w:rsidRDefault="00936926" w:rsidP="00A02775">
                            <w:pPr>
                              <w:pStyle w:val="ListParagraph"/>
                              <w:numPr>
                                <w:ilvl w:val="0"/>
                                <w:numId w:val="16"/>
                              </w:numPr>
                              <w:tabs>
                                <w:tab w:val="left" w:pos="1276"/>
                              </w:tabs>
                              <w:ind w:left="1276" w:hanging="425"/>
                              <w:rPr>
                                <w:rFonts w:cs="Arial"/>
                                <w:b/>
                                <w:sz w:val="36"/>
                              </w:rPr>
                            </w:pPr>
                            <w:r w:rsidRPr="00146BDF">
                              <w:rPr>
                                <w:rFonts w:cs="Arial"/>
                                <w:b/>
                                <w:sz w:val="36"/>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9CE09" id="Rectangle 8" o:spid="_x0000_s1441" style="position:absolute;left:0;text-align:left;margin-left:30.6pt;margin-top:30.6pt;width:283.7pt;height:51.9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" fillcolor="#538135 [2409]" strokecolor="#538135 [2409]" strokeweight="1pt">
                <v:textbox>
                  <w:txbxContent>
                    <w:p w14:paraId="7B6CCD11" w14:textId="04D21569" w:rsidR="00252155" w:rsidRPr="00146BDF" w:rsidRDefault="00936926" w:rsidP="00A02775">
                      <w:pPr>
                        <w:pStyle w:val="ListParagraph"/>
                        <w:numPr>
                          <w:ilvl w:val="0"/>
                          <w:numId w:val="16"/>
                        </w:numPr>
                        <w:tabs>
                          <w:tab w:val="left" w:pos="1276"/>
                        </w:tabs>
                        <w:ind w:left="1276" w:hanging="425"/>
                        <w:rPr>
                          <w:rFonts w:cs="Arial"/>
                          <w:b/>
                          <w:sz w:val="36"/>
                        </w:rPr>
                      </w:pPr>
                      <w:r w:rsidRPr="00146BDF">
                        <w:rPr>
                          <w:rFonts w:cs="Arial"/>
                          <w:b/>
                          <w:sz w:val="36"/>
                        </w:rPr>
                        <w:t>References</w:t>
                      </w:r>
                    </w:p>
                  </w:txbxContent>
                </v:textbox>
                <w10:wrap anchorx="page" anchory="margin"/>
              </v:rect>
            </w:pict>
          </mc:Fallback>
        </mc:AlternateContent>
      </w:r>
    </w:p>
    <w:p w14:paraId="7B0E8BCF" w14:textId="2A9C61CA"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78167FFA" w14:textId="66DCC6F8" w:rsidR="00A02775" w:rsidRPr="002E2534" w:rsidRDefault="00A02775" w:rsidP="00843F4B">
      <w:pPr>
        <w:pStyle w:val="ListParagraph"/>
        <w:pBdr>
          <w:top w:val="nil"/>
          <w:left w:val="nil"/>
          <w:bottom w:val="nil"/>
          <w:right w:val="nil"/>
          <w:between w:val="nil"/>
        </w:pBdr>
        <w:tabs>
          <w:tab w:val="left" w:pos="426"/>
        </w:tabs>
        <w:spacing w:line="360" w:lineRule="auto"/>
        <w:ind w:left="0"/>
        <w:rPr>
          <w:rFonts w:cs="Arial"/>
          <w:sz w:val="18"/>
        </w:rPr>
      </w:pPr>
    </w:p>
    <w:p w14:paraId="12389CB9" w14:textId="10C41BED" w:rsidR="00A02775" w:rsidRPr="002E2534" w:rsidDel="00843F4B" w:rsidRDefault="00A02775" w:rsidP="00843F4B">
      <w:pPr>
        <w:pStyle w:val="ListParagraph"/>
        <w:pBdr>
          <w:top w:val="nil"/>
          <w:left w:val="nil"/>
          <w:bottom w:val="nil"/>
          <w:right w:val="nil"/>
          <w:between w:val="nil"/>
        </w:pBdr>
        <w:tabs>
          <w:tab w:val="left" w:pos="426"/>
        </w:tabs>
        <w:spacing w:line="360" w:lineRule="auto"/>
        <w:ind w:left="0"/>
        <w:rPr>
          <w:del w:id="722" w:author="Lujan, Alan" w:date="2021-12-15T10:51:00Z"/>
          <w:rFonts w:cs="Arial"/>
          <w:sz w:val="18"/>
        </w:rPr>
      </w:pPr>
    </w:p>
    <w:p w14:paraId="20E12546" w14:textId="52686D23" w:rsidR="005C374C" w:rsidRPr="002E2534" w:rsidRDefault="005C374C" w:rsidP="00843F4B">
      <w:pPr>
        <w:pStyle w:val="ListParagraph"/>
        <w:pBdr>
          <w:top w:val="nil"/>
          <w:left w:val="nil"/>
          <w:bottom w:val="nil"/>
          <w:right w:val="nil"/>
          <w:between w:val="nil"/>
        </w:pBdr>
        <w:tabs>
          <w:tab w:val="left" w:pos="426"/>
        </w:tabs>
        <w:spacing w:line="360" w:lineRule="auto"/>
        <w:ind w:left="0"/>
        <w:rPr>
          <w:rFonts w:cs="Arial"/>
          <w:sz w:val="18"/>
        </w:rPr>
        <w:sectPr w:rsidR="005C374C" w:rsidRPr="002E2534" w:rsidSect="00936926">
          <w:type w:val="continuous"/>
          <w:pgSz w:w="11906" w:h="16838"/>
          <w:pgMar w:top="1560" w:right="1417" w:bottom="1417" w:left="1417" w:header="708" w:footer="708" w:gutter="0"/>
          <w:cols w:space="709"/>
          <w:docGrid w:linePitch="360"/>
        </w:sectPr>
      </w:pPr>
    </w:p>
    <w:p w14:paraId="785FAD84" w14:textId="039B5F24" w:rsidR="00D97058" w:rsidRPr="002E2534" w:rsidRDefault="00D97058" w:rsidP="00843F4B">
      <w:pPr>
        <w:pStyle w:val="ListParagraph"/>
        <w:pBdr>
          <w:top w:val="nil"/>
          <w:left w:val="nil"/>
          <w:bottom w:val="nil"/>
          <w:right w:val="nil"/>
          <w:between w:val="nil"/>
        </w:pBdr>
        <w:tabs>
          <w:tab w:val="left" w:pos="426"/>
        </w:tabs>
        <w:spacing w:line="360" w:lineRule="auto"/>
        <w:ind w:left="0"/>
        <w:rPr>
          <w:rFonts w:cs="Arial"/>
          <w:sz w:val="18"/>
        </w:rPr>
        <w:sectPr w:rsidR="00D97058" w:rsidRPr="002E2534" w:rsidSect="00936926">
          <w:type w:val="continuous"/>
          <w:pgSz w:w="11906" w:h="16838"/>
          <w:pgMar w:top="1560" w:right="1417" w:bottom="1417" w:left="1417" w:header="708" w:footer="708" w:gutter="0"/>
          <w:cols w:space="709"/>
          <w:docGrid w:linePitch="360"/>
        </w:sectPr>
      </w:pPr>
    </w:p>
    <w:p w14:paraId="09909EE9" w14:textId="6912BF41" w:rsidR="00347EED" w:rsidRPr="00843F4B" w:rsidRDefault="00347EED" w:rsidP="00843F4B">
      <w:pPr>
        <w:pBdr>
          <w:top w:val="nil"/>
          <w:left w:val="nil"/>
          <w:bottom w:val="nil"/>
          <w:right w:val="nil"/>
          <w:between w:val="nil"/>
        </w:pBdr>
        <w:tabs>
          <w:tab w:val="left" w:pos="426"/>
        </w:tabs>
        <w:spacing w:line="360" w:lineRule="auto"/>
        <w:rPr>
          <w:rFonts w:cs="Arial"/>
          <w:b/>
          <w:color w:val="60A6DA"/>
          <w:sz w:val="18"/>
          <w:lang w:val="en-US"/>
          <w:rPrChange w:id="723" w:author="Lujan, Alan" w:date="2021-12-15T10:50:00Z">
            <w:rPr>
              <w:rFonts w:cs="Arial"/>
              <w:b/>
              <w:color w:val="60A6DA"/>
              <w:sz w:val="18"/>
            </w:rPr>
          </w:rPrChange>
        </w:rPr>
        <w:sectPr w:rsidR="00347EED" w:rsidRPr="00843F4B" w:rsidSect="00936926">
          <w:type w:val="continuous"/>
          <w:pgSz w:w="11906" w:h="16838"/>
          <w:pgMar w:top="1559" w:right="1418" w:bottom="1418" w:left="1418" w:header="709" w:footer="709" w:gutter="0"/>
          <w:cols w:space="709"/>
          <w:docGrid w:linePitch="360"/>
        </w:sectPr>
      </w:pPr>
    </w:p>
    <w:p w14:paraId="0C2D1129" w14:textId="1819EED4" w:rsidR="002E2534" w:rsidRPr="002E2534" w:rsidDel="00843F4B" w:rsidRDefault="002E2534" w:rsidP="00843F4B">
      <w:pPr>
        <w:spacing w:line="360" w:lineRule="auto"/>
        <w:ind w:left="284" w:hanging="284"/>
        <w:rPr>
          <w:del w:id="724" w:author="Lujan, Alan" w:date="2021-12-15T10:51:00Z"/>
          <w:rFonts w:cs="Arial"/>
        </w:rPr>
      </w:pPr>
    </w:p>
    <w:p w14:paraId="37F8146F" w14:textId="6DE307AA" w:rsidR="002E2534" w:rsidRPr="002E2534" w:rsidDel="00843F4B" w:rsidRDefault="002E2534">
      <w:pPr>
        <w:rPr>
          <w:del w:id="725" w:author="Lujan, Alan" w:date="2021-12-15T10:51:00Z"/>
          <w:rFonts w:eastAsia="Arial" w:cs="Arial"/>
          <w:sz w:val="18"/>
          <w:szCs w:val="18"/>
        </w:rPr>
        <w:pPrChange w:id="726" w:author="Lujan, Alan" w:date="2021-12-15T10:49:00Z">
          <w:pPr>
            <w:jc w:val="center"/>
          </w:pPr>
        </w:pPrChange>
      </w:pPr>
    </w:p>
    <w:p w14:paraId="4334A530" w14:textId="37B2652A" w:rsidR="00531969" w:rsidDel="00843F4B" w:rsidRDefault="00531969" w:rsidP="00843F4B">
      <w:pPr>
        <w:pBdr>
          <w:top w:val="nil"/>
          <w:left w:val="nil"/>
          <w:bottom w:val="nil"/>
          <w:right w:val="nil"/>
          <w:between w:val="nil"/>
        </w:pBdr>
        <w:tabs>
          <w:tab w:val="left" w:pos="426"/>
        </w:tabs>
        <w:spacing w:line="360" w:lineRule="auto"/>
        <w:rPr>
          <w:del w:id="727" w:author="Lujan, Alan" w:date="2021-12-15T10:51:00Z"/>
          <w:rFonts w:cs="Arial"/>
          <w:b/>
          <w:color w:val="60A6DA"/>
          <w:sz w:val="18"/>
        </w:rPr>
      </w:pPr>
    </w:p>
    <w:p w14:paraId="55B20B7C" w14:textId="3CDA7240" w:rsidR="00347EED" w:rsidRDefault="00347EED" w:rsidP="00843F4B">
      <w:pPr>
        <w:pBdr>
          <w:top w:val="nil"/>
          <w:left w:val="nil"/>
          <w:bottom w:val="nil"/>
          <w:right w:val="nil"/>
          <w:between w:val="nil"/>
        </w:pBdr>
        <w:tabs>
          <w:tab w:val="left" w:pos="426"/>
        </w:tabs>
        <w:spacing w:line="360" w:lineRule="auto"/>
        <w:rPr>
          <w:rFonts w:cs="Arial"/>
          <w:b/>
          <w:color w:val="60A6DA"/>
          <w:sz w:val="18"/>
        </w:rPr>
      </w:pPr>
    </w:p>
    <w:p w14:paraId="1E18CF9C" w14:textId="64300063" w:rsidR="00843F4B" w:rsidRDefault="00843F4B" w:rsidP="00843F4B">
      <w:pPr>
        <w:pStyle w:val="BodyText"/>
        <w:spacing w:before="89" w:line="290" w:lineRule="auto"/>
        <w:ind w:left="342" w:right="105" w:hanging="235"/>
        <w:jc w:val="both"/>
        <w:rPr>
          <w:ins w:id="728" w:author="Lujan, Alan" w:date="2021-12-15T10:50:00Z"/>
        </w:rPr>
      </w:pPr>
      <w:proofErr w:type="spellStart"/>
      <w:ins w:id="729" w:author="Lujan, Alan" w:date="2021-12-15T10:50:00Z">
        <w:r>
          <w:rPr>
            <w:rFonts w:ascii="Century" w:hAnsi="Century"/>
          </w:rPr>
          <w:t>Brandsaas</w:t>
        </w:r>
        <w:proofErr w:type="spellEnd"/>
        <w:r>
          <w:rPr>
            <w:rFonts w:ascii="Century" w:hAnsi="Century"/>
          </w:rPr>
          <w:t>,</w:t>
        </w:r>
        <w:r>
          <w:rPr>
            <w:rFonts w:ascii="Century" w:hAnsi="Century"/>
            <w:spacing w:val="1"/>
          </w:rPr>
          <w:t xml:space="preserve"> </w:t>
        </w:r>
        <w:proofErr w:type="spellStart"/>
        <w:r>
          <w:rPr>
            <w:rFonts w:ascii="Century" w:hAnsi="Century"/>
          </w:rPr>
          <w:t>Eirik</w:t>
        </w:r>
        <w:proofErr w:type="spellEnd"/>
        <w:r>
          <w:rPr>
            <w:rFonts w:ascii="Century" w:hAnsi="Century"/>
          </w:rPr>
          <w:t xml:space="preserve"> </w:t>
        </w:r>
        <w:r>
          <w:t>(2018):</w:t>
        </w:r>
        <w:r>
          <w:rPr>
            <w:spacing w:val="1"/>
          </w:rPr>
          <w:t xml:space="preserve"> </w:t>
        </w:r>
        <w:r>
          <w:t>“Household</w:t>
        </w:r>
        <w:r>
          <w:rPr>
            <w:spacing w:val="1"/>
          </w:rPr>
          <w:t xml:space="preserve"> </w:t>
        </w:r>
        <w:r>
          <w:t>Stock</w:t>
        </w:r>
        <w:r>
          <w:rPr>
            <w:spacing w:val="1"/>
          </w:rPr>
          <w:t xml:space="preserve"> </w:t>
        </w:r>
        <w:r>
          <w:t>Market</w:t>
        </w:r>
        <w:r>
          <w:rPr>
            <w:spacing w:val="1"/>
          </w:rPr>
          <w:t xml:space="preserve"> </w:t>
        </w:r>
        <w:r>
          <w:t>Participation:</w:t>
        </w:r>
        <w:r>
          <w:rPr>
            <w:spacing w:val="1"/>
          </w:rPr>
          <w:t xml:space="preserve"> </w:t>
        </w:r>
        <w:r>
          <w:t>The</w:t>
        </w:r>
        <w:r>
          <w:rPr>
            <w:spacing w:val="1"/>
          </w:rPr>
          <w:t xml:space="preserve"> </w:t>
        </w:r>
        <w:r>
          <w:t>Role</w:t>
        </w:r>
        <w:r>
          <w:rPr>
            <w:spacing w:val="1"/>
          </w:rPr>
          <w:t xml:space="preserve"> </w:t>
        </w:r>
        <w:r>
          <w:t>of</w:t>
        </w:r>
        <w:r>
          <w:rPr>
            <w:spacing w:val="1"/>
          </w:rPr>
          <w:t xml:space="preserve"> </w:t>
        </w:r>
        <w:r>
          <w:t>Homeownership,”</w:t>
        </w:r>
        <w:r>
          <w:rPr>
            <w:spacing w:val="33"/>
          </w:rPr>
          <w:t xml:space="preserve"> </w:t>
        </w:r>
        <w:r>
          <w:rPr>
            <w:i/>
          </w:rPr>
          <w:t>SSRN</w:t>
        </w:r>
        <w:r>
          <w:rPr>
            <w:i/>
            <w:spacing w:val="21"/>
          </w:rPr>
          <w:t xml:space="preserve"> </w:t>
        </w:r>
        <w:r>
          <w:rPr>
            <w:i/>
          </w:rPr>
          <w:t>Electronic</w:t>
        </w:r>
        <w:r>
          <w:rPr>
            <w:i/>
            <w:spacing w:val="20"/>
          </w:rPr>
          <w:t xml:space="preserve"> </w:t>
        </w:r>
        <w:r>
          <w:rPr>
            <w:i/>
          </w:rPr>
          <w:t>Journal</w:t>
        </w:r>
        <w:r>
          <w:t>.</w:t>
        </w:r>
      </w:ins>
    </w:p>
    <w:p w14:paraId="38E14C18" w14:textId="2978E969" w:rsidR="00843F4B" w:rsidRDefault="00843F4B" w:rsidP="00843F4B">
      <w:pPr>
        <w:pStyle w:val="BodyText"/>
        <w:spacing w:before="194" w:line="290" w:lineRule="auto"/>
        <w:ind w:left="342" w:right="107" w:hanging="235"/>
        <w:jc w:val="both"/>
        <w:rPr>
          <w:ins w:id="730" w:author="Lujan, Alan" w:date="2021-12-15T10:50:00Z"/>
        </w:rPr>
      </w:pPr>
      <w:bookmarkStart w:id="731" w:name="_bookmark15"/>
      <w:bookmarkEnd w:id="731"/>
      <w:ins w:id="732" w:author="Lujan, Alan" w:date="2021-12-15T10:50:00Z">
        <w:r>
          <w:rPr>
            <w:rFonts w:ascii="Century" w:hAnsi="Century"/>
          </w:rPr>
          <w:t xml:space="preserve">Campbell, John Y., and João F. </w:t>
        </w:r>
        <w:proofErr w:type="spellStart"/>
        <w:r>
          <w:rPr>
            <w:rFonts w:ascii="Century" w:hAnsi="Century"/>
          </w:rPr>
          <w:t>Cocco</w:t>
        </w:r>
        <w:proofErr w:type="spellEnd"/>
        <w:r>
          <w:rPr>
            <w:rFonts w:ascii="Century" w:hAnsi="Century"/>
          </w:rPr>
          <w:t xml:space="preserve"> </w:t>
        </w:r>
        <w:r>
          <w:t>(2003): “Household risk management and</w:t>
        </w:r>
        <w:r>
          <w:rPr>
            <w:spacing w:val="1"/>
          </w:rPr>
          <w:t xml:space="preserve"> </w:t>
        </w:r>
        <w:r>
          <w:t>optimal</w:t>
        </w:r>
        <w:r>
          <w:rPr>
            <w:spacing w:val="12"/>
          </w:rPr>
          <w:t xml:space="preserve"> </w:t>
        </w:r>
        <w:r>
          <w:t>mortgage</w:t>
        </w:r>
        <w:r>
          <w:rPr>
            <w:spacing w:val="11"/>
          </w:rPr>
          <w:t xml:space="preserve"> </w:t>
        </w:r>
        <w:r>
          <w:t>choice,”</w:t>
        </w:r>
        <w:r>
          <w:rPr>
            <w:spacing w:val="30"/>
          </w:rPr>
          <w:t xml:space="preserve"> </w:t>
        </w:r>
        <w:r>
          <w:rPr>
            <w:i/>
          </w:rPr>
          <w:t>Quarterly</w:t>
        </w:r>
        <w:r>
          <w:rPr>
            <w:i/>
            <w:spacing w:val="17"/>
          </w:rPr>
          <w:t xml:space="preserve"> </w:t>
        </w:r>
        <w:r>
          <w:rPr>
            <w:i/>
          </w:rPr>
          <w:t>Journal</w:t>
        </w:r>
        <w:r>
          <w:rPr>
            <w:i/>
            <w:spacing w:val="17"/>
          </w:rPr>
          <w:t xml:space="preserve"> </w:t>
        </w:r>
        <w:r>
          <w:rPr>
            <w:i/>
          </w:rPr>
          <w:t>of</w:t>
        </w:r>
        <w:r>
          <w:rPr>
            <w:i/>
            <w:spacing w:val="16"/>
          </w:rPr>
          <w:t xml:space="preserve"> </w:t>
        </w:r>
        <w:r>
          <w:rPr>
            <w:i/>
          </w:rPr>
          <w:t>Economics</w:t>
        </w:r>
        <w:r>
          <w:t>,</w:t>
        </w:r>
        <w:r>
          <w:rPr>
            <w:spacing w:val="12"/>
          </w:rPr>
          <w:t xml:space="preserve"> </w:t>
        </w:r>
        <w:r>
          <w:t>118(4),</w:t>
        </w:r>
        <w:r>
          <w:rPr>
            <w:spacing w:val="12"/>
          </w:rPr>
          <w:t xml:space="preserve"> </w:t>
        </w:r>
        <w:r>
          <w:t>1449–1494.</w:t>
        </w:r>
      </w:ins>
    </w:p>
    <w:p w14:paraId="363105F1" w14:textId="21FC575D" w:rsidR="00843F4B" w:rsidRDefault="00843F4B" w:rsidP="00843F4B">
      <w:pPr>
        <w:spacing w:before="199"/>
        <w:ind w:left="1023"/>
        <w:rPr>
          <w:ins w:id="733" w:author="Lujan, Alan" w:date="2021-12-15T10:50:00Z"/>
        </w:rPr>
      </w:pPr>
      <w:ins w:id="734" w:author="Lujan, Alan" w:date="2021-12-15T10:50:00Z">
        <w:r>
          <w:rPr>
            <w:noProof/>
            <w:sz w:val="22"/>
          </w:rPr>
          <mc:AlternateContent>
            <mc:Choice Requires="wps">
              <w:drawing>
                <wp:anchor distT="0" distB="0" distL="114300" distR="114300" simplePos="0" relativeHeight="251778048" behindDoc="0" locked="0" layoutInCell="1" allowOverlap="1" wp14:anchorId="548C1BF1" wp14:editId="39AFA291">
                  <wp:simplePos x="0" y="0"/>
                  <wp:positionH relativeFrom="page">
                    <wp:posOffset>944880</wp:posOffset>
                  </wp:positionH>
                  <wp:positionV relativeFrom="paragraph">
                    <wp:posOffset>236855</wp:posOffset>
                  </wp:positionV>
                  <wp:extent cx="485775" cy="0"/>
                  <wp:effectExtent l="11430" t="11430" r="7620" b="7620"/>
                  <wp:wrapNone/>
                  <wp:docPr id="428"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54AF9" id="Straight Connector 428" o:spid="_x0000_s1026" style="position:absolute;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4.4pt,18.65pt" to="112.6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" strokeweight=".17569mm">
                  <w10:wrap anchorx="page"/>
                </v:line>
              </w:pict>
            </mc:Fallback>
          </mc:AlternateContent>
        </w:r>
        <w:bookmarkStart w:id="735" w:name="_bookmark16"/>
        <w:bookmarkEnd w:id="735"/>
        <w:r>
          <w:t>(2015):</w:t>
        </w:r>
        <w:r>
          <w:rPr>
            <w:spacing w:val="20"/>
          </w:rPr>
          <w:t xml:space="preserve"> </w:t>
        </w:r>
        <w:r>
          <w:rPr>
            <w:spacing w:val="9"/>
          </w:rPr>
          <w:t>“A</w:t>
        </w:r>
        <w:r>
          <w:rPr>
            <w:spacing w:val="-3"/>
          </w:rPr>
          <w:t xml:space="preserve"> </w:t>
        </w:r>
        <w:r>
          <w:t>Model</w:t>
        </w:r>
        <w:r>
          <w:rPr>
            <w:spacing w:val="-3"/>
          </w:rPr>
          <w:t xml:space="preserve"> </w:t>
        </w:r>
        <w:r>
          <w:t>of</w:t>
        </w:r>
        <w:r>
          <w:rPr>
            <w:spacing w:val="-4"/>
          </w:rPr>
          <w:t xml:space="preserve"> </w:t>
        </w:r>
        <w:r>
          <w:t>Mortgage</w:t>
        </w:r>
        <w:r>
          <w:rPr>
            <w:spacing w:val="-3"/>
          </w:rPr>
          <w:t xml:space="preserve"> </w:t>
        </w:r>
        <w:r>
          <w:t>Default,”</w:t>
        </w:r>
        <w:r>
          <w:rPr>
            <w:spacing w:val="15"/>
          </w:rPr>
          <w:t xml:space="preserve"> </w:t>
        </w:r>
        <w:r>
          <w:rPr>
            <w:i/>
          </w:rPr>
          <w:t>Journal</w:t>
        </w:r>
        <w:r>
          <w:rPr>
            <w:i/>
            <w:spacing w:val="1"/>
          </w:rPr>
          <w:t xml:space="preserve"> </w:t>
        </w:r>
        <w:r>
          <w:rPr>
            <w:i/>
          </w:rPr>
          <w:t>of</w:t>
        </w:r>
        <w:r>
          <w:rPr>
            <w:i/>
            <w:spacing w:val="2"/>
          </w:rPr>
          <w:t xml:space="preserve"> </w:t>
        </w:r>
        <w:r>
          <w:rPr>
            <w:i/>
          </w:rPr>
          <w:t>Finance</w:t>
        </w:r>
        <w:r>
          <w:t>,</w:t>
        </w:r>
        <w:r>
          <w:rPr>
            <w:spacing w:val="-3"/>
          </w:rPr>
          <w:t xml:space="preserve"> </w:t>
        </w:r>
        <w:r>
          <w:t>70(4),</w:t>
        </w:r>
        <w:r>
          <w:rPr>
            <w:spacing w:val="-2"/>
          </w:rPr>
          <w:t xml:space="preserve"> </w:t>
        </w:r>
        <w:r>
          <w:t>1495–1554.</w:t>
        </w:r>
      </w:ins>
    </w:p>
    <w:p w14:paraId="11BDC47F" w14:textId="0AB07E22" w:rsidR="00843F4B" w:rsidRDefault="00843F4B" w:rsidP="00843F4B">
      <w:pPr>
        <w:pStyle w:val="BodyText"/>
        <w:spacing w:before="256" w:line="290" w:lineRule="auto"/>
        <w:ind w:left="342" w:right="103" w:hanging="235"/>
        <w:jc w:val="both"/>
        <w:rPr>
          <w:ins w:id="736" w:author="Lujan, Alan" w:date="2021-12-15T10:50:00Z"/>
        </w:rPr>
      </w:pPr>
      <w:bookmarkStart w:id="737" w:name="_bookmark17"/>
      <w:bookmarkEnd w:id="737"/>
      <w:ins w:id="738" w:author="Lujan, Alan" w:date="2021-12-15T10:50:00Z">
        <w:r>
          <w:rPr>
            <w:rFonts w:ascii="Century" w:hAnsi="Century"/>
          </w:rPr>
          <w:t xml:space="preserve">Carroll, Christopher </w:t>
        </w:r>
        <w:r>
          <w:t>(2020): “Optimal Financial Investments Over the Life Cycle,”</w:t>
        </w:r>
        <w:r>
          <w:rPr>
            <w:spacing w:val="1"/>
          </w:rPr>
          <w:t xml:space="preserve"> </w:t>
        </w:r>
        <w:r>
          <w:rPr>
            <w:i/>
            <w:w w:val="95"/>
          </w:rPr>
          <w:t>Think</w:t>
        </w:r>
        <w:r>
          <w:rPr>
            <w:i/>
            <w:spacing w:val="1"/>
            <w:w w:val="95"/>
          </w:rPr>
          <w:t xml:space="preserve"> </w:t>
        </w:r>
        <w:r>
          <w:rPr>
            <w:i/>
            <w:w w:val="95"/>
          </w:rPr>
          <w:t>Forward</w:t>
        </w:r>
        <w:r>
          <w:rPr>
            <w:i/>
            <w:spacing w:val="1"/>
            <w:w w:val="95"/>
          </w:rPr>
          <w:t xml:space="preserve"> </w:t>
        </w:r>
        <w:r>
          <w:rPr>
            <w:i/>
            <w:w w:val="95"/>
          </w:rPr>
          <w:t>Initiative</w:t>
        </w:r>
        <w:r>
          <w:rPr>
            <w:w w:val="95"/>
          </w:rPr>
          <w:t>,</w:t>
        </w:r>
        <w:r>
          <w:rPr>
            <w:spacing w:val="1"/>
            <w:w w:val="95"/>
          </w:rPr>
          <w:t xml:space="preserve"> </w:t>
        </w:r>
        <w:r>
          <w:rPr>
            <w:w w:val="95"/>
          </w:rPr>
          <w:t>(https:/</w:t>
        </w:r>
        <w:r>
          <w:fldChar w:fldCharType="begin"/>
        </w:r>
        <w:r>
          <w:instrText xml:space="preserve"> HYPERLINK "http://www.thinkforwardinitiative.com/stories/optimal-" \h </w:instrText>
        </w:r>
        <w:r>
          <w:fldChar w:fldCharType="separate"/>
        </w:r>
        <w:r>
          <w:rPr>
            <w:w w:val="95"/>
          </w:rPr>
          <w:t>/www.thinkforwardinitiative.com/stories/optimal-</w:t>
        </w:r>
        <w:r>
          <w:rPr>
            <w:w w:val="95"/>
          </w:rPr>
          <w:fldChar w:fldCharType="end"/>
        </w:r>
        <w:r>
          <w:rPr>
            <w:spacing w:val="-54"/>
            <w:w w:val="95"/>
          </w:rPr>
          <w:t xml:space="preserve"> </w:t>
        </w:r>
        <w:r>
          <w:t>financial-investments-over-the-life-cycle).</w:t>
        </w:r>
      </w:ins>
    </w:p>
    <w:p w14:paraId="3827FCBA" w14:textId="761263E1" w:rsidR="00843F4B" w:rsidRDefault="00843F4B" w:rsidP="00843F4B">
      <w:pPr>
        <w:pStyle w:val="BodyText"/>
        <w:spacing w:before="194"/>
        <w:ind w:left="108"/>
        <w:rPr>
          <w:ins w:id="739" w:author="Lujan, Alan" w:date="2021-12-15T10:50:00Z"/>
        </w:rPr>
      </w:pPr>
      <w:bookmarkStart w:id="740" w:name="_bookmark18"/>
      <w:bookmarkEnd w:id="740"/>
      <w:ins w:id="741" w:author="Lujan, Alan" w:date="2021-12-15T10:50:00Z">
        <w:r>
          <w:rPr>
            <w:rFonts w:ascii="Century" w:hAnsi="Century"/>
          </w:rPr>
          <w:t>CHETTY,</w:t>
        </w:r>
        <w:r>
          <w:rPr>
            <w:rFonts w:ascii="Century" w:hAnsi="Century"/>
            <w:spacing w:val="36"/>
          </w:rPr>
          <w:t xml:space="preserve"> </w:t>
        </w:r>
        <w:r>
          <w:rPr>
            <w:rFonts w:ascii="Century" w:hAnsi="Century"/>
          </w:rPr>
          <w:t>RAJ,</w:t>
        </w:r>
        <w:r>
          <w:rPr>
            <w:rFonts w:ascii="Century" w:hAnsi="Century"/>
            <w:spacing w:val="37"/>
          </w:rPr>
          <w:t xml:space="preserve"> </w:t>
        </w:r>
        <w:r>
          <w:rPr>
            <w:rFonts w:ascii="Century" w:hAnsi="Century"/>
          </w:rPr>
          <w:t>LÁSZLÓ</w:t>
        </w:r>
        <w:r>
          <w:rPr>
            <w:rFonts w:ascii="Century" w:hAnsi="Century"/>
            <w:spacing w:val="36"/>
          </w:rPr>
          <w:t xml:space="preserve"> </w:t>
        </w:r>
        <w:r>
          <w:rPr>
            <w:rFonts w:ascii="Century" w:hAnsi="Century"/>
          </w:rPr>
          <w:t>SÁNDOR,</w:t>
        </w:r>
        <w:r>
          <w:rPr>
            <w:rFonts w:ascii="Century" w:hAnsi="Century"/>
            <w:spacing w:val="37"/>
          </w:rPr>
          <w:t xml:space="preserve"> </w:t>
        </w:r>
        <w:r>
          <w:rPr>
            <w:rFonts w:ascii="Century" w:hAnsi="Century"/>
          </w:rPr>
          <w:t>and</w:t>
        </w:r>
        <w:r>
          <w:rPr>
            <w:rFonts w:ascii="Century" w:hAnsi="Century"/>
            <w:spacing w:val="37"/>
          </w:rPr>
          <w:t xml:space="preserve"> </w:t>
        </w:r>
        <w:r>
          <w:rPr>
            <w:rFonts w:ascii="Century" w:hAnsi="Century"/>
          </w:rPr>
          <w:t>ADAM</w:t>
        </w:r>
        <w:r>
          <w:rPr>
            <w:rFonts w:ascii="Century" w:hAnsi="Century"/>
            <w:spacing w:val="36"/>
          </w:rPr>
          <w:t xml:space="preserve"> </w:t>
        </w:r>
        <w:r>
          <w:rPr>
            <w:rFonts w:ascii="Century" w:hAnsi="Century"/>
          </w:rPr>
          <w:t>SZEIDL</w:t>
        </w:r>
        <w:r>
          <w:rPr>
            <w:rFonts w:ascii="Century" w:hAnsi="Century"/>
            <w:spacing w:val="25"/>
          </w:rPr>
          <w:t xml:space="preserve"> </w:t>
        </w:r>
        <w:r>
          <w:t>(2017):</w:t>
        </w:r>
        <w:r>
          <w:rPr>
            <w:spacing w:val="65"/>
          </w:rPr>
          <w:t xml:space="preserve"> </w:t>
        </w:r>
        <w:r>
          <w:t>“The</w:t>
        </w:r>
        <w:r>
          <w:rPr>
            <w:spacing w:val="32"/>
          </w:rPr>
          <w:t xml:space="preserve"> </w:t>
        </w:r>
        <w:r>
          <w:t>Effect</w:t>
        </w:r>
        <w:r>
          <w:rPr>
            <w:spacing w:val="33"/>
          </w:rPr>
          <w:t xml:space="preserve"> </w:t>
        </w:r>
        <w:r>
          <w:t>of</w:t>
        </w:r>
      </w:ins>
    </w:p>
    <w:p w14:paraId="71173513" w14:textId="77777777" w:rsidR="00843F4B" w:rsidRDefault="00843F4B" w:rsidP="00843F4B">
      <w:pPr>
        <w:spacing w:before="63"/>
        <w:ind w:left="342"/>
        <w:rPr>
          <w:ins w:id="742" w:author="Lujan, Alan" w:date="2021-12-15T10:50:00Z"/>
        </w:rPr>
      </w:pPr>
      <w:ins w:id="743" w:author="Lujan, Alan" w:date="2021-12-15T10:50:00Z">
        <w:r>
          <w:t>Housing</w:t>
        </w:r>
        <w:r>
          <w:rPr>
            <w:spacing w:val="7"/>
          </w:rPr>
          <w:t xml:space="preserve"> </w:t>
        </w:r>
        <w:r>
          <w:t>on</w:t>
        </w:r>
        <w:r>
          <w:rPr>
            <w:spacing w:val="9"/>
          </w:rPr>
          <w:t xml:space="preserve"> </w:t>
        </w:r>
        <w:r>
          <w:t>Portfolio</w:t>
        </w:r>
        <w:r>
          <w:rPr>
            <w:spacing w:val="7"/>
          </w:rPr>
          <w:t xml:space="preserve"> </w:t>
        </w:r>
        <w:r>
          <w:t>Choice,”</w:t>
        </w:r>
        <w:r>
          <w:rPr>
            <w:spacing w:val="25"/>
          </w:rPr>
          <w:t xml:space="preserve"> </w:t>
        </w:r>
        <w:r>
          <w:rPr>
            <w:i/>
          </w:rPr>
          <w:t>The</w:t>
        </w:r>
        <w:r>
          <w:rPr>
            <w:i/>
            <w:spacing w:val="13"/>
          </w:rPr>
          <w:t xml:space="preserve"> </w:t>
        </w:r>
        <w:r>
          <w:rPr>
            <w:i/>
          </w:rPr>
          <w:t>Journal</w:t>
        </w:r>
        <w:r>
          <w:rPr>
            <w:i/>
            <w:spacing w:val="13"/>
          </w:rPr>
          <w:t xml:space="preserve"> </w:t>
        </w:r>
        <w:r>
          <w:rPr>
            <w:i/>
          </w:rPr>
          <w:t>of</w:t>
        </w:r>
        <w:r>
          <w:rPr>
            <w:i/>
            <w:spacing w:val="13"/>
          </w:rPr>
          <w:t xml:space="preserve"> </w:t>
        </w:r>
        <w:r>
          <w:rPr>
            <w:i/>
          </w:rPr>
          <w:t>Finance</w:t>
        </w:r>
        <w:r>
          <w:t>,</w:t>
        </w:r>
        <w:r>
          <w:rPr>
            <w:spacing w:val="7"/>
          </w:rPr>
          <w:t xml:space="preserve"> </w:t>
        </w:r>
        <w:r>
          <w:t>72(3),</w:t>
        </w:r>
        <w:r>
          <w:rPr>
            <w:spacing w:val="9"/>
          </w:rPr>
          <w:t xml:space="preserve"> </w:t>
        </w:r>
        <w:r>
          <w:t>1171–1212.</w:t>
        </w:r>
      </w:ins>
    </w:p>
    <w:p w14:paraId="225BFB03" w14:textId="6A9E0E74" w:rsidR="00843F4B" w:rsidRDefault="00843F4B" w:rsidP="00843F4B">
      <w:pPr>
        <w:spacing w:before="256" w:line="290" w:lineRule="auto"/>
        <w:ind w:left="342" w:right="106" w:hanging="235"/>
        <w:rPr>
          <w:ins w:id="744" w:author="Lujan, Alan" w:date="2021-12-15T10:50:00Z"/>
        </w:rPr>
      </w:pPr>
      <w:bookmarkStart w:id="745" w:name="_bookmark19"/>
      <w:bookmarkEnd w:id="745"/>
      <w:proofErr w:type="spellStart"/>
      <w:ins w:id="746" w:author="Lujan, Alan" w:date="2021-12-15T10:50:00Z">
        <w:r>
          <w:rPr>
            <w:rFonts w:ascii="Century" w:hAnsi="Century"/>
          </w:rPr>
          <w:t>Cocco</w:t>
        </w:r>
        <w:proofErr w:type="spellEnd"/>
        <w:r>
          <w:rPr>
            <w:rFonts w:ascii="Century" w:hAnsi="Century"/>
          </w:rPr>
          <w:t>,</w:t>
        </w:r>
        <w:r>
          <w:rPr>
            <w:rFonts w:ascii="Century" w:hAnsi="Century"/>
            <w:spacing w:val="1"/>
          </w:rPr>
          <w:t xml:space="preserve"> </w:t>
        </w:r>
        <w:r>
          <w:rPr>
            <w:rFonts w:ascii="Century" w:hAnsi="Century"/>
          </w:rPr>
          <w:t xml:space="preserve">João F. </w:t>
        </w:r>
        <w:r>
          <w:t>(2005):</w:t>
        </w:r>
        <w:r>
          <w:rPr>
            <w:spacing w:val="1"/>
          </w:rPr>
          <w:t xml:space="preserve"> </w:t>
        </w:r>
        <w:r>
          <w:t>“Portfolio choice in the presence of housing,”</w:t>
        </w:r>
        <w:r>
          <w:rPr>
            <w:spacing w:val="1"/>
          </w:rPr>
          <w:t xml:space="preserve"> </w:t>
        </w:r>
        <w:r>
          <w:rPr>
            <w:i/>
          </w:rPr>
          <w:t>Review of</w:t>
        </w:r>
        <w:r>
          <w:rPr>
            <w:i/>
            <w:spacing w:val="1"/>
          </w:rPr>
          <w:t xml:space="preserve"> </w:t>
        </w:r>
        <w:r>
          <w:rPr>
            <w:i/>
          </w:rPr>
          <w:t>Financial</w:t>
        </w:r>
        <w:r>
          <w:rPr>
            <w:i/>
            <w:spacing w:val="23"/>
          </w:rPr>
          <w:t xml:space="preserve"> </w:t>
        </w:r>
        <w:r>
          <w:rPr>
            <w:i/>
          </w:rPr>
          <w:t>Studies</w:t>
        </w:r>
        <w:r>
          <w:t>,</w:t>
        </w:r>
        <w:r>
          <w:rPr>
            <w:spacing w:val="18"/>
          </w:rPr>
          <w:t xml:space="preserve"> </w:t>
        </w:r>
        <w:r>
          <w:t>18(2),</w:t>
        </w:r>
        <w:r>
          <w:rPr>
            <w:spacing w:val="19"/>
          </w:rPr>
          <w:t xml:space="preserve"> </w:t>
        </w:r>
        <w:r>
          <w:t>535–567.</w:t>
        </w:r>
      </w:ins>
    </w:p>
    <w:p w14:paraId="3DB96527" w14:textId="050A298B" w:rsidR="00843F4B" w:rsidRDefault="00843F4B" w:rsidP="00843F4B">
      <w:pPr>
        <w:pStyle w:val="BodyText"/>
        <w:spacing w:before="194" w:line="290" w:lineRule="auto"/>
        <w:ind w:left="342" w:right="106" w:hanging="235"/>
        <w:jc w:val="both"/>
        <w:rPr>
          <w:ins w:id="747" w:author="Lujan, Alan" w:date="2021-12-15T10:50:00Z"/>
        </w:rPr>
      </w:pPr>
      <w:bookmarkStart w:id="748" w:name="_bookmark20"/>
      <w:bookmarkEnd w:id="748"/>
      <w:proofErr w:type="spellStart"/>
      <w:ins w:id="749" w:author="Lujan, Alan" w:date="2021-12-15T10:50:00Z">
        <w:r>
          <w:rPr>
            <w:rFonts w:ascii="Century" w:hAnsi="Century"/>
            <w:w w:val="105"/>
          </w:rPr>
          <w:t>Cocco</w:t>
        </w:r>
        <w:proofErr w:type="spellEnd"/>
        <w:r>
          <w:rPr>
            <w:rFonts w:ascii="Century" w:hAnsi="Century"/>
            <w:w w:val="105"/>
          </w:rPr>
          <w:t xml:space="preserve">, João F., F. J. Gomes, and Pascal J. </w:t>
        </w:r>
        <w:proofErr w:type="spellStart"/>
        <w:r>
          <w:rPr>
            <w:rFonts w:ascii="Century" w:hAnsi="Century"/>
            <w:w w:val="105"/>
          </w:rPr>
          <w:t>Maenhout</w:t>
        </w:r>
        <w:proofErr w:type="spellEnd"/>
        <w:r>
          <w:rPr>
            <w:rFonts w:ascii="Century" w:hAnsi="Century"/>
            <w:w w:val="105"/>
          </w:rPr>
          <w:t xml:space="preserve"> </w:t>
        </w:r>
        <w:r>
          <w:rPr>
            <w:w w:val="105"/>
          </w:rPr>
          <w:t>(2005): “Consumption</w:t>
        </w:r>
        <w:r>
          <w:rPr>
            <w:spacing w:val="1"/>
            <w:w w:val="105"/>
          </w:rPr>
          <w:t xml:space="preserve"> </w:t>
        </w:r>
        <w:r>
          <w:t>and portfolio choice over the life</w:t>
        </w:r>
        <w:r>
          <w:rPr>
            <w:spacing w:val="-1"/>
          </w:rPr>
          <w:t xml:space="preserve"> </w:t>
        </w:r>
        <w:r>
          <w:t>cycle,”</w:t>
        </w:r>
        <w:r>
          <w:rPr>
            <w:spacing w:val="14"/>
          </w:rPr>
          <w:t xml:space="preserve"> </w:t>
        </w:r>
        <w:r>
          <w:rPr>
            <w:i/>
          </w:rPr>
          <w:t>Review</w:t>
        </w:r>
        <w:r>
          <w:rPr>
            <w:i/>
            <w:spacing w:val="5"/>
          </w:rPr>
          <w:t xml:space="preserve"> </w:t>
        </w:r>
        <w:r>
          <w:rPr>
            <w:i/>
          </w:rPr>
          <w:t>of</w:t>
        </w:r>
        <w:r>
          <w:rPr>
            <w:i/>
            <w:spacing w:val="4"/>
          </w:rPr>
          <w:t xml:space="preserve"> </w:t>
        </w:r>
        <w:r>
          <w:rPr>
            <w:i/>
          </w:rPr>
          <w:t>Financial</w:t>
        </w:r>
        <w:r>
          <w:rPr>
            <w:i/>
            <w:spacing w:val="4"/>
          </w:rPr>
          <w:t xml:space="preserve"> </w:t>
        </w:r>
        <w:r>
          <w:rPr>
            <w:i/>
          </w:rPr>
          <w:t>Studies</w:t>
        </w:r>
        <w:r>
          <w:t>,</w:t>
        </w:r>
        <w:r>
          <w:rPr>
            <w:spacing w:val="-1"/>
          </w:rPr>
          <w:t xml:space="preserve"> </w:t>
        </w:r>
        <w:r>
          <w:t>18(2),</w:t>
        </w:r>
        <w:r>
          <w:rPr>
            <w:spacing w:val="1"/>
          </w:rPr>
          <w:t xml:space="preserve"> </w:t>
        </w:r>
        <w:r>
          <w:t>491–533.</w:t>
        </w:r>
      </w:ins>
    </w:p>
    <w:p w14:paraId="0C6A5274" w14:textId="5E821D77" w:rsidR="00843F4B" w:rsidRDefault="00843F4B" w:rsidP="00843F4B">
      <w:pPr>
        <w:spacing w:before="193" w:line="290" w:lineRule="auto"/>
        <w:ind w:left="342" w:right="106" w:hanging="235"/>
        <w:rPr>
          <w:ins w:id="750" w:author="Lujan, Alan" w:date="2021-12-15T10:50:00Z"/>
        </w:rPr>
      </w:pPr>
      <w:bookmarkStart w:id="751" w:name="_bookmark21"/>
      <w:bookmarkEnd w:id="751"/>
      <w:ins w:id="752" w:author="Lujan, Alan" w:date="2021-12-15T10:50:00Z">
        <w:r>
          <w:rPr>
            <w:rFonts w:ascii="Century" w:hAnsi="Century"/>
          </w:rPr>
          <w:t xml:space="preserve">Gomes, Francisco </w:t>
        </w:r>
        <w:r>
          <w:t xml:space="preserve">(2020): “Portfolio Choice over the Life Cycle: A Survey,” </w:t>
        </w:r>
        <w:r>
          <w:rPr>
            <w:i/>
          </w:rPr>
          <w:t>Annual</w:t>
        </w:r>
        <w:r>
          <w:rPr>
            <w:i/>
            <w:spacing w:val="1"/>
          </w:rPr>
          <w:t xml:space="preserve"> </w:t>
        </w:r>
        <w:r>
          <w:rPr>
            <w:i/>
          </w:rPr>
          <w:t>Review</w:t>
        </w:r>
        <w:r>
          <w:rPr>
            <w:i/>
            <w:spacing w:val="25"/>
          </w:rPr>
          <w:t xml:space="preserve"> </w:t>
        </w:r>
        <w:r>
          <w:rPr>
            <w:i/>
          </w:rPr>
          <w:t>of</w:t>
        </w:r>
        <w:r>
          <w:rPr>
            <w:i/>
            <w:spacing w:val="25"/>
          </w:rPr>
          <w:t xml:space="preserve"> </w:t>
        </w:r>
        <w:r>
          <w:rPr>
            <w:i/>
          </w:rPr>
          <w:t>Financial</w:t>
        </w:r>
        <w:r>
          <w:rPr>
            <w:i/>
            <w:spacing w:val="26"/>
          </w:rPr>
          <w:t xml:space="preserve"> </w:t>
        </w:r>
        <w:r>
          <w:rPr>
            <w:i/>
          </w:rPr>
          <w:t>Economics</w:t>
        </w:r>
        <w:r>
          <w:t>,</w:t>
        </w:r>
        <w:r>
          <w:rPr>
            <w:spacing w:val="19"/>
          </w:rPr>
          <w:t xml:space="preserve"> </w:t>
        </w:r>
        <w:r>
          <w:t>12(1),</w:t>
        </w:r>
        <w:r>
          <w:rPr>
            <w:spacing w:val="20"/>
          </w:rPr>
          <w:t xml:space="preserve"> </w:t>
        </w:r>
        <w:r>
          <w:t>277–304.</w:t>
        </w:r>
      </w:ins>
    </w:p>
    <w:p w14:paraId="65E9D1FA" w14:textId="79F00952" w:rsidR="00843F4B" w:rsidRDefault="00843F4B" w:rsidP="00843F4B">
      <w:pPr>
        <w:pStyle w:val="BodyText"/>
        <w:spacing w:before="194" w:line="290" w:lineRule="auto"/>
        <w:ind w:left="342" w:right="105" w:hanging="235"/>
        <w:jc w:val="both"/>
        <w:rPr>
          <w:ins w:id="753" w:author="Lujan, Alan" w:date="2021-12-15T10:50:00Z"/>
        </w:rPr>
      </w:pPr>
      <w:bookmarkStart w:id="754" w:name="_bookmark22"/>
      <w:bookmarkEnd w:id="754"/>
      <w:ins w:id="755" w:author="Lujan, Alan" w:date="2021-12-15T10:50:00Z">
        <w:r>
          <w:rPr>
            <w:rFonts w:ascii="Century" w:hAnsi="Century"/>
          </w:rPr>
          <w:t xml:space="preserve">Gomes, Francisco, and Alexander </w:t>
        </w:r>
        <w:proofErr w:type="spellStart"/>
        <w:r>
          <w:rPr>
            <w:rFonts w:ascii="Century" w:hAnsi="Century"/>
          </w:rPr>
          <w:t>Michaelides</w:t>
        </w:r>
        <w:proofErr w:type="spellEnd"/>
        <w:r>
          <w:rPr>
            <w:rFonts w:ascii="Century" w:hAnsi="Century"/>
          </w:rPr>
          <w:t xml:space="preserve"> </w:t>
        </w:r>
        <w:r>
          <w:t>(2005):</w:t>
        </w:r>
        <w:r>
          <w:rPr>
            <w:spacing w:val="1"/>
          </w:rPr>
          <w:t xml:space="preserve"> </w:t>
        </w:r>
        <w:r>
          <w:t>“Optimal life-cycle asset</w:t>
        </w:r>
        <w:r>
          <w:rPr>
            <w:spacing w:val="1"/>
          </w:rPr>
          <w:t xml:space="preserve"> </w:t>
        </w:r>
        <w:r>
          <w:t xml:space="preserve">allocation: Understanding the empirical evidence,” </w:t>
        </w:r>
        <w:r>
          <w:rPr>
            <w:i/>
          </w:rPr>
          <w:t>Journal of Finance</w:t>
        </w:r>
        <w:r>
          <w:t>, 60(2), 869–</w:t>
        </w:r>
        <w:r>
          <w:rPr>
            <w:spacing w:val="1"/>
          </w:rPr>
          <w:t xml:space="preserve"> </w:t>
        </w:r>
        <w:r>
          <w:t>904.</w:t>
        </w:r>
      </w:ins>
    </w:p>
    <w:p w14:paraId="3AD6B7FA" w14:textId="77777777" w:rsidR="00843F4B" w:rsidRDefault="00843F4B" w:rsidP="00843F4B">
      <w:pPr>
        <w:spacing w:before="67" w:line="290" w:lineRule="auto"/>
        <w:ind w:left="342" w:right="107" w:hanging="235"/>
        <w:rPr>
          <w:ins w:id="756" w:author="Lujan, Alan" w:date="2021-12-15T10:51:00Z"/>
        </w:rPr>
      </w:pPr>
      <w:ins w:id="757" w:author="Lujan, Alan" w:date="2021-12-15T10:51:00Z">
        <w:r>
          <w:rPr>
            <w:rFonts w:ascii="Century" w:hAnsi="Century"/>
          </w:rPr>
          <w:t xml:space="preserve">Merton, Robert C. </w:t>
        </w:r>
        <w:r>
          <w:t>(1969):</w:t>
        </w:r>
        <w:r>
          <w:rPr>
            <w:spacing w:val="1"/>
          </w:rPr>
          <w:t xml:space="preserve"> </w:t>
        </w:r>
        <w:r>
          <w:t>“Lifetime Portfolio Selection under Uncertainty:</w:t>
        </w:r>
        <w:r>
          <w:rPr>
            <w:spacing w:val="1"/>
          </w:rPr>
          <w:t xml:space="preserve"> </w:t>
        </w:r>
        <w:r>
          <w:t>The</w:t>
        </w:r>
        <w:r>
          <w:rPr>
            <w:spacing w:val="1"/>
          </w:rPr>
          <w:t xml:space="preserve"> </w:t>
        </w:r>
        <w:r>
          <w:t>Continuous-Time</w:t>
        </w:r>
        <w:r>
          <w:rPr>
            <w:spacing w:val="15"/>
          </w:rPr>
          <w:t xml:space="preserve"> </w:t>
        </w:r>
        <w:r>
          <w:t>Case,”</w:t>
        </w:r>
        <w:r>
          <w:rPr>
            <w:spacing w:val="36"/>
          </w:rPr>
          <w:t xml:space="preserve"> </w:t>
        </w:r>
        <w:r>
          <w:rPr>
            <w:i/>
          </w:rPr>
          <w:t>The</w:t>
        </w:r>
        <w:r>
          <w:rPr>
            <w:i/>
            <w:spacing w:val="21"/>
          </w:rPr>
          <w:t xml:space="preserve"> </w:t>
        </w:r>
        <w:r>
          <w:rPr>
            <w:i/>
          </w:rPr>
          <w:t>Review</w:t>
        </w:r>
        <w:r>
          <w:rPr>
            <w:i/>
            <w:spacing w:val="21"/>
          </w:rPr>
          <w:t xml:space="preserve"> </w:t>
        </w:r>
        <w:r>
          <w:rPr>
            <w:i/>
          </w:rPr>
          <w:t>of</w:t>
        </w:r>
        <w:r>
          <w:rPr>
            <w:i/>
            <w:spacing w:val="22"/>
          </w:rPr>
          <w:t xml:space="preserve"> </w:t>
        </w:r>
        <w:r>
          <w:rPr>
            <w:i/>
          </w:rPr>
          <w:t>Economics</w:t>
        </w:r>
        <w:r>
          <w:rPr>
            <w:i/>
            <w:spacing w:val="21"/>
          </w:rPr>
          <w:t xml:space="preserve"> </w:t>
        </w:r>
        <w:r>
          <w:rPr>
            <w:i/>
          </w:rPr>
          <w:t>and</w:t>
        </w:r>
        <w:r>
          <w:rPr>
            <w:i/>
            <w:spacing w:val="21"/>
          </w:rPr>
          <w:t xml:space="preserve"> </w:t>
        </w:r>
        <w:r>
          <w:rPr>
            <w:i/>
          </w:rPr>
          <w:t>Statistics</w:t>
        </w:r>
        <w:r>
          <w:t>,</w:t>
        </w:r>
        <w:r>
          <w:rPr>
            <w:spacing w:val="16"/>
          </w:rPr>
          <w:t xml:space="preserve"> </w:t>
        </w:r>
        <w:r>
          <w:t>51(3),</w:t>
        </w:r>
        <w:r>
          <w:rPr>
            <w:spacing w:val="16"/>
          </w:rPr>
          <w:t xml:space="preserve"> </w:t>
        </w:r>
        <w:r>
          <w:t>247.</w:t>
        </w:r>
      </w:ins>
    </w:p>
    <w:p w14:paraId="5A5CB2A2" w14:textId="77777777" w:rsidR="00843F4B" w:rsidRDefault="00843F4B" w:rsidP="00843F4B">
      <w:pPr>
        <w:pStyle w:val="BodyText"/>
        <w:spacing w:before="194" w:line="290" w:lineRule="auto"/>
        <w:ind w:left="342" w:right="106" w:hanging="235"/>
        <w:jc w:val="both"/>
        <w:rPr>
          <w:ins w:id="758" w:author="Lujan, Alan" w:date="2021-12-15T10:51:00Z"/>
        </w:rPr>
      </w:pPr>
      <w:bookmarkStart w:id="759" w:name="_bookmark24"/>
      <w:bookmarkEnd w:id="759"/>
      <w:ins w:id="760" w:author="Lujan, Alan" w:date="2021-12-15T10:51:00Z">
        <w:r>
          <w:rPr>
            <w:rFonts w:ascii="Century" w:hAnsi="Century"/>
          </w:rPr>
          <w:t>Paz-Pardo,</w:t>
        </w:r>
        <w:r>
          <w:rPr>
            <w:rFonts w:ascii="Century" w:hAnsi="Century"/>
            <w:spacing w:val="1"/>
          </w:rPr>
          <w:t xml:space="preserve"> </w:t>
        </w:r>
        <w:r>
          <w:rPr>
            <w:rFonts w:ascii="Century" w:hAnsi="Century"/>
          </w:rPr>
          <w:t>Gonzalo</w:t>
        </w:r>
        <w:r>
          <w:rPr>
            <w:rFonts w:ascii="Century" w:hAnsi="Century"/>
            <w:spacing w:val="1"/>
          </w:rPr>
          <w:t xml:space="preserve"> </w:t>
        </w:r>
        <w:r>
          <w:t>(2021):</w:t>
        </w:r>
        <w:r>
          <w:rPr>
            <w:spacing w:val="1"/>
          </w:rPr>
          <w:t xml:space="preserve"> </w:t>
        </w:r>
        <w:r>
          <w:t>“Homeownership</w:t>
        </w:r>
        <w:r>
          <w:rPr>
            <w:spacing w:val="1"/>
          </w:rPr>
          <w:t xml:space="preserve"> </w:t>
        </w:r>
        <w:r>
          <w:t>and</w:t>
        </w:r>
        <w:r>
          <w:rPr>
            <w:spacing w:val="1"/>
          </w:rPr>
          <w:t xml:space="preserve"> </w:t>
        </w:r>
        <w:r>
          <w:t>Portfolio</w:t>
        </w:r>
        <w:r>
          <w:rPr>
            <w:spacing w:val="1"/>
          </w:rPr>
          <w:t xml:space="preserve"> </w:t>
        </w:r>
        <w:r>
          <w:t>Choice</w:t>
        </w:r>
        <w:r>
          <w:rPr>
            <w:spacing w:val="1"/>
          </w:rPr>
          <w:t xml:space="preserve"> </w:t>
        </w:r>
        <w:r>
          <w:t>over</w:t>
        </w:r>
        <w:r>
          <w:rPr>
            <w:spacing w:val="1"/>
          </w:rPr>
          <w:t xml:space="preserve"> </w:t>
        </w:r>
        <w:r>
          <w:t>the</w:t>
        </w:r>
        <w:r>
          <w:rPr>
            <w:spacing w:val="1"/>
          </w:rPr>
          <w:t xml:space="preserve"> </w:t>
        </w:r>
        <w:r>
          <w:t>Generations,”</w:t>
        </w:r>
        <w:r>
          <w:rPr>
            <w:spacing w:val="34"/>
          </w:rPr>
          <w:t xml:space="preserve"> </w:t>
        </w:r>
        <w:proofErr w:type="spellStart"/>
        <w:r>
          <w:rPr>
            <w:i/>
          </w:rPr>
          <w:t>Ssrn</w:t>
        </w:r>
        <w:proofErr w:type="spellEnd"/>
        <w:r>
          <w:t>,</w:t>
        </w:r>
        <w:r>
          <w:rPr>
            <w:spacing w:val="16"/>
          </w:rPr>
          <w:t xml:space="preserve"> </w:t>
        </w:r>
        <w:r>
          <w:t>pp.</w:t>
        </w:r>
        <w:r>
          <w:rPr>
            <w:spacing w:val="16"/>
          </w:rPr>
          <w:t xml:space="preserve"> </w:t>
        </w:r>
        <w:r>
          <w:t>1–87.</w:t>
        </w:r>
      </w:ins>
    </w:p>
    <w:p w14:paraId="313DCF43" w14:textId="77777777" w:rsidR="00843F4B" w:rsidRDefault="00843F4B" w:rsidP="00843F4B">
      <w:pPr>
        <w:spacing w:before="194" w:line="290" w:lineRule="auto"/>
        <w:ind w:left="342" w:right="107" w:hanging="235"/>
        <w:rPr>
          <w:ins w:id="761" w:author="Lujan, Alan" w:date="2021-12-15T10:51:00Z"/>
        </w:rPr>
      </w:pPr>
      <w:bookmarkStart w:id="762" w:name="_bookmark25"/>
      <w:bookmarkEnd w:id="762"/>
      <w:ins w:id="763" w:author="Lujan, Alan" w:date="2021-12-15T10:51:00Z">
        <w:r>
          <w:rPr>
            <w:rFonts w:ascii="Century" w:hAnsi="Century"/>
          </w:rPr>
          <w:t xml:space="preserve">Samuelson, Paul A. </w:t>
        </w:r>
        <w:r>
          <w:t>(1969):</w:t>
        </w:r>
        <w:r>
          <w:rPr>
            <w:spacing w:val="1"/>
          </w:rPr>
          <w:t xml:space="preserve"> </w:t>
        </w:r>
        <w:r>
          <w:t>“Lifetime Portfolio Selection By Dynamic Stochastic</w:t>
        </w:r>
        <w:r>
          <w:rPr>
            <w:spacing w:val="1"/>
          </w:rPr>
          <w:t xml:space="preserve"> </w:t>
        </w:r>
        <w:r>
          <w:t>Programming,”</w:t>
        </w:r>
        <w:r>
          <w:rPr>
            <w:spacing w:val="37"/>
          </w:rPr>
          <w:t xml:space="preserve"> </w:t>
        </w:r>
        <w:r>
          <w:rPr>
            <w:i/>
          </w:rPr>
          <w:t>The</w:t>
        </w:r>
        <w:r>
          <w:rPr>
            <w:i/>
            <w:spacing w:val="24"/>
          </w:rPr>
          <w:t xml:space="preserve"> </w:t>
        </w:r>
        <w:r>
          <w:rPr>
            <w:i/>
          </w:rPr>
          <w:t>Review</w:t>
        </w:r>
        <w:r>
          <w:rPr>
            <w:i/>
            <w:spacing w:val="23"/>
          </w:rPr>
          <w:t xml:space="preserve"> </w:t>
        </w:r>
        <w:r>
          <w:rPr>
            <w:i/>
          </w:rPr>
          <w:t>of</w:t>
        </w:r>
        <w:r>
          <w:rPr>
            <w:i/>
            <w:spacing w:val="24"/>
          </w:rPr>
          <w:t xml:space="preserve"> </w:t>
        </w:r>
        <w:r>
          <w:rPr>
            <w:i/>
          </w:rPr>
          <w:t>Economics</w:t>
        </w:r>
        <w:r>
          <w:rPr>
            <w:i/>
            <w:spacing w:val="23"/>
          </w:rPr>
          <w:t xml:space="preserve"> </w:t>
        </w:r>
        <w:r>
          <w:rPr>
            <w:i/>
          </w:rPr>
          <w:t>and</w:t>
        </w:r>
        <w:r>
          <w:rPr>
            <w:i/>
            <w:spacing w:val="24"/>
          </w:rPr>
          <w:t xml:space="preserve"> </w:t>
        </w:r>
        <w:r>
          <w:rPr>
            <w:i/>
          </w:rPr>
          <w:t>Statistics</w:t>
        </w:r>
        <w:r>
          <w:t>,</w:t>
        </w:r>
        <w:r>
          <w:rPr>
            <w:spacing w:val="17"/>
          </w:rPr>
          <w:t xml:space="preserve"> </w:t>
        </w:r>
        <w:r>
          <w:t>51(3),</w:t>
        </w:r>
        <w:r>
          <w:rPr>
            <w:spacing w:val="19"/>
          </w:rPr>
          <w:t xml:space="preserve"> </w:t>
        </w:r>
        <w:r>
          <w:t>239.</w:t>
        </w:r>
      </w:ins>
    </w:p>
    <w:p w14:paraId="2B451216" w14:textId="09164A87" w:rsidR="00843F4B" w:rsidRDefault="00843F4B" w:rsidP="00843F4B">
      <w:pPr>
        <w:pStyle w:val="BodyText"/>
        <w:spacing w:before="193" w:line="290" w:lineRule="auto"/>
        <w:ind w:left="342" w:right="104" w:hanging="235"/>
        <w:jc w:val="both"/>
        <w:rPr>
          <w:ins w:id="764" w:author="Lujan, Alan" w:date="2021-12-15T10:51:00Z"/>
        </w:rPr>
      </w:pPr>
      <w:bookmarkStart w:id="765" w:name="_bookmark26"/>
      <w:bookmarkEnd w:id="765"/>
      <w:ins w:id="766" w:author="Lujan, Alan" w:date="2021-12-15T10:51:00Z">
        <w:r>
          <w:rPr>
            <w:rFonts w:ascii="Century" w:hAnsi="Century"/>
          </w:rPr>
          <w:lastRenderedPageBreak/>
          <w:t>Yao,</w:t>
        </w:r>
        <w:r>
          <w:rPr>
            <w:rFonts w:ascii="Century" w:hAnsi="Century"/>
            <w:spacing w:val="1"/>
          </w:rPr>
          <w:t xml:space="preserve"> </w:t>
        </w:r>
        <w:r>
          <w:rPr>
            <w:rFonts w:ascii="Century" w:hAnsi="Century"/>
          </w:rPr>
          <w:t>Rui,</w:t>
        </w:r>
        <w:r>
          <w:rPr>
            <w:rFonts w:ascii="Century" w:hAnsi="Century"/>
            <w:spacing w:val="1"/>
          </w:rPr>
          <w:t xml:space="preserve"> </w:t>
        </w:r>
        <w:r>
          <w:rPr>
            <w:rFonts w:ascii="Century" w:hAnsi="Century"/>
          </w:rPr>
          <w:t>and</w:t>
        </w:r>
        <w:r>
          <w:rPr>
            <w:rFonts w:ascii="Century" w:hAnsi="Century"/>
            <w:spacing w:val="1"/>
          </w:rPr>
          <w:t xml:space="preserve"> </w:t>
        </w:r>
        <w:r>
          <w:rPr>
            <w:rFonts w:ascii="Century" w:hAnsi="Century"/>
          </w:rPr>
          <w:t>Harold</w:t>
        </w:r>
        <w:r>
          <w:rPr>
            <w:rFonts w:ascii="Century" w:hAnsi="Century"/>
            <w:spacing w:val="1"/>
          </w:rPr>
          <w:t xml:space="preserve"> </w:t>
        </w:r>
        <w:r>
          <w:rPr>
            <w:rFonts w:ascii="Century" w:hAnsi="Century"/>
          </w:rPr>
          <w:t>H.</w:t>
        </w:r>
        <w:r>
          <w:rPr>
            <w:rFonts w:ascii="Century" w:hAnsi="Century"/>
            <w:spacing w:val="1"/>
          </w:rPr>
          <w:t xml:space="preserve"> </w:t>
        </w:r>
        <w:r>
          <w:rPr>
            <w:rFonts w:ascii="Century" w:hAnsi="Century"/>
          </w:rPr>
          <w:t xml:space="preserve">Zhang </w:t>
        </w:r>
        <w:r>
          <w:t>(2005):</w:t>
        </w:r>
        <w:r>
          <w:rPr>
            <w:spacing w:val="1"/>
          </w:rPr>
          <w:t xml:space="preserve"> </w:t>
        </w:r>
        <w:r>
          <w:t>“Optimal</w:t>
        </w:r>
        <w:r>
          <w:rPr>
            <w:spacing w:val="1"/>
          </w:rPr>
          <w:t xml:space="preserve"> </w:t>
        </w:r>
        <w:r>
          <w:t>consumption</w:t>
        </w:r>
        <w:r>
          <w:rPr>
            <w:spacing w:val="1"/>
          </w:rPr>
          <w:t xml:space="preserve"> </w:t>
        </w:r>
        <w:r>
          <w:t>and</w:t>
        </w:r>
        <w:r>
          <w:rPr>
            <w:spacing w:val="1"/>
          </w:rPr>
          <w:t xml:space="preserve"> </w:t>
        </w:r>
        <w:r>
          <w:t>portfolio</w:t>
        </w:r>
        <w:r>
          <w:rPr>
            <w:spacing w:val="1"/>
          </w:rPr>
          <w:t xml:space="preserve"> </w:t>
        </w:r>
        <w:r>
          <w:rPr>
            <w:spacing w:val="-1"/>
          </w:rPr>
          <w:t xml:space="preserve">choices with risky housing and borrowing </w:t>
        </w:r>
        <w:r>
          <w:t xml:space="preserve">constraints,” </w:t>
        </w:r>
        <w:r>
          <w:rPr>
            <w:i/>
          </w:rPr>
          <w:t>Review of Financial Studies</w:t>
        </w:r>
        <w:r>
          <w:t>,</w:t>
        </w:r>
        <w:r>
          <w:rPr>
            <w:spacing w:val="-57"/>
          </w:rPr>
          <w:t xml:space="preserve"> </w:t>
        </w:r>
        <w:r>
          <w:t>18(1),</w:t>
        </w:r>
        <w:r>
          <w:rPr>
            <w:spacing w:val="18"/>
          </w:rPr>
          <w:t xml:space="preserve"> </w:t>
        </w:r>
        <w:r>
          <w:t>197–239.</w:t>
        </w:r>
      </w:ins>
    </w:p>
    <w:p w14:paraId="2A6F8737" w14:textId="7FE3AC8D" w:rsidR="00347EED" w:rsidRPr="00843F4B" w:rsidDel="001C49D2" w:rsidRDefault="00347EED" w:rsidP="00843F4B">
      <w:pPr>
        <w:pBdr>
          <w:top w:val="nil"/>
          <w:left w:val="nil"/>
          <w:bottom w:val="nil"/>
          <w:right w:val="nil"/>
          <w:between w:val="nil"/>
        </w:pBdr>
        <w:tabs>
          <w:tab w:val="left" w:pos="426"/>
        </w:tabs>
        <w:spacing w:line="360" w:lineRule="auto"/>
        <w:rPr>
          <w:del w:id="767" w:author="Lujan, Alan" w:date="2021-12-15T11:09:00Z"/>
          <w:rFonts w:cs="Arial"/>
          <w:b/>
          <w:color w:val="60A6DA"/>
          <w:sz w:val="18"/>
          <w:lang w:val="en-US"/>
          <w:rPrChange w:id="768" w:author="Lujan, Alan" w:date="2021-12-15T10:50:00Z">
            <w:rPr>
              <w:del w:id="769" w:author="Lujan, Alan" w:date="2021-12-15T11:09:00Z"/>
              <w:rFonts w:cs="Arial"/>
              <w:b/>
              <w:color w:val="60A6DA"/>
              <w:sz w:val="18"/>
            </w:rPr>
          </w:rPrChange>
        </w:rPr>
      </w:pPr>
    </w:p>
    <w:p w14:paraId="13A3036D" w14:textId="164E983A" w:rsidR="00347EED" w:rsidDel="001C49D2" w:rsidRDefault="00347EED" w:rsidP="00843F4B">
      <w:pPr>
        <w:pBdr>
          <w:top w:val="nil"/>
          <w:left w:val="nil"/>
          <w:bottom w:val="nil"/>
          <w:right w:val="nil"/>
          <w:between w:val="nil"/>
        </w:pBdr>
        <w:tabs>
          <w:tab w:val="left" w:pos="426"/>
        </w:tabs>
        <w:spacing w:line="360" w:lineRule="auto"/>
        <w:rPr>
          <w:del w:id="770" w:author="Lujan, Alan" w:date="2021-12-15T11:09:00Z"/>
          <w:rFonts w:cs="Arial"/>
          <w:b/>
          <w:color w:val="60A6DA"/>
          <w:sz w:val="18"/>
        </w:rPr>
      </w:pPr>
    </w:p>
    <w:p w14:paraId="6FC73A25" w14:textId="4F46F1F7" w:rsidR="00347EED" w:rsidDel="001C49D2" w:rsidRDefault="00347EED" w:rsidP="00843F4B">
      <w:pPr>
        <w:pBdr>
          <w:top w:val="nil"/>
          <w:left w:val="nil"/>
          <w:bottom w:val="nil"/>
          <w:right w:val="nil"/>
          <w:between w:val="nil"/>
        </w:pBdr>
        <w:tabs>
          <w:tab w:val="left" w:pos="426"/>
        </w:tabs>
        <w:spacing w:line="360" w:lineRule="auto"/>
        <w:rPr>
          <w:del w:id="771" w:author="Lujan, Alan" w:date="2021-12-15T11:09:00Z"/>
          <w:rFonts w:cs="Arial"/>
          <w:b/>
          <w:color w:val="60A6DA"/>
          <w:sz w:val="18"/>
        </w:rPr>
      </w:pPr>
    </w:p>
    <w:p w14:paraId="490E9D92" w14:textId="5B9CFD14" w:rsidR="00347EED" w:rsidDel="001C49D2" w:rsidRDefault="00347EED" w:rsidP="00843F4B">
      <w:pPr>
        <w:pBdr>
          <w:top w:val="nil"/>
          <w:left w:val="nil"/>
          <w:bottom w:val="nil"/>
          <w:right w:val="nil"/>
          <w:between w:val="nil"/>
        </w:pBdr>
        <w:tabs>
          <w:tab w:val="left" w:pos="426"/>
        </w:tabs>
        <w:spacing w:line="360" w:lineRule="auto"/>
        <w:rPr>
          <w:del w:id="772" w:author="Lujan, Alan" w:date="2021-12-15T11:09:00Z"/>
          <w:rFonts w:cs="Arial"/>
          <w:b/>
          <w:color w:val="60A6DA"/>
          <w:sz w:val="18"/>
        </w:rPr>
      </w:pPr>
    </w:p>
    <w:p w14:paraId="50BFB4E4" w14:textId="0F99C852" w:rsidR="00347EED" w:rsidDel="001C49D2" w:rsidRDefault="00347EED" w:rsidP="00843F4B">
      <w:pPr>
        <w:pBdr>
          <w:top w:val="nil"/>
          <w:left w:val="nil"/>
          <w:bottom w:val="nil"/>
          <w:right w:val="nil"/>
          <w:between w:val="nil"/>
        </w:pBdr>
        <w:tabs>
          <w:tab w:val="left" w:pos="426"/>
        </w:tabs>
        <w:spacing w:line="360" w:lineRule="auto"/>
        <w:rPr>
          <w:del w:id="773" w:author="Lujan, Alan" w:date="2021-12-15T11:09:00Z"/>
          <w:rFonts w:cs="Arial"/>
          <w:b/>
          <w:color w:val="60A6DA"/>
          <w:sz w:val="18"/>
        </w:rPr>
      </w:pPr>
    </w:p>
    <w:p w14:paraId="658B7A46" w14:textId="15B55EC1" w:rsidR="00347EED" w:rsidDel="001C49D2" w:rsidRDefault="00347EED" w:rsidP="00843F4B">
      <w:pPr>
        <w:pBdr>
          <w:top w:val="nil"/>
          <w:left w:val="nil"/>
          <w:bottom w:val="nil"/>
          <w:right w:val="nil"/>
          <w:between w:val="nil"/>
        </w:pBdr>
        <w:tabs>
          <w:tab w:val="left" w:pos="426"/>
        </w:tabs>
        <w:spacing w:line="360" w:lineRule="auto"/>
        <w:rPr>
          <w:del w:id="774" w:author="Lujan, Alan" w:date="2021-12-15T11:09:00Z"/>
          <w:rFonts w:cs="Arial"/>
          <w:b/>
          <w:color w:val="60A6DA"/>
          <w:sz w:val="18"/>
        </w:rPr>
      </w:pPr>
    </w:p>
    <w:p w14:paraId="32DEBB67" w14:textId="07CB1988" w:rsidR="00347EED" w:rsidDel="001C49D2" w:rsidRDefault="00347EED" w:rsidP="00843F4B">
      <w:pPr>
        <w:pBdr>
          <w:top w:val="nil"/>
          <w:left w:val="nil"/>
          <w:bottom w:val="nil"/>
          <w:right w:val="nil"/>
          <w:between w:val="nil"/>
        </w:pBdr>
        <w:tabs>
          <w:tab w:val="left" w:pos="426"/>
        </w:tabs>
        <w:spacing w:line="360" w:lineRule="auto"/>
        <w:rPr>
          <w:del w:id="775" w:author="Lujan, Alan" w:date="2021-12-15T11:09:00Z"/>
          <w:rFonts w:cs="Arial"/>
          <w:b/>
          <w:color w:val="60A6DA"/>
          <w:sz w:val="18"/>
        </w:rPr>
      </w:pPr>
    </w:p>
    <w:p w14:paraId="25C82E71" w14:textId="269B2DED" w:rsidR="00347EED" w:rsidDel="001C49D2" w:rsidRDefault="00347EED" w:rsidP="00843F4B">
      <w:pPr>
        <w:pBdr>
          <w:top w:val="nil"/>
          <w:left w:val="nil"/>
          <w:bottom w:val="nil"/>
          <w:right w:val="nil"/>
          <w:between w:val="nil"/>
        </w:pBdr>
        <w:tabs>
          <w:tab w:val="left" w:pos="426"/>
        </w:tabs>
        <w:spacing w:line="360" w:lineRule="auto"/>
        <w:rPr>
          <w:del w:id="776" w:author="Lujan, Alan" w:date="2021-12-15T11:09:00Z"/>
          <w:rFonts w:cs="Arial"/>
          <w:b/>
          <w:color w:val="60A6DA"/>
          <w:sz w:val="18"/>
        </w:rPr>
      </w:pPr>
    </w:p>
    <w:p w14:paraId="0BAA7E98" w14:textId="4BFBE351" w:rsidR="00347EED" w:rsidDel="001C49D2" w:rsidRDefault="00347EED" w:rsidP="00843F4B">
      <w:pPr>
        <w:pBdr>
          <w:top w:val="nil"/>
          <w:left w:val="nil"/>
          <w:bottom w:val="nil"/>
          <w:right w:val="nil"/>
          <w:between w:val="nil"/>
        </w:pBdr>
        <w:tabs>
          <w:tab w:val="left" w:pos="426"/>
        </w:tabs>
        <w:spacing w:line="360" w:lineRule="auto"/>
        <w:rPr>
          <w:del w:id="777" w:author="Lujan, Alan" w:date="2021-12-15T11:09:00Z"/>
          <w:rFonts w:cs="Arial"/>
          <w:b/>
          <w:color w:val="60A6DA"/>
          <w:sz w:val="18"/>
        </w:rPr>
      </w:pPr>
    </w:p>
    <w:p w14:paraId="26C74305" w14:textId="6877C286" w:rsidR="00347EED" w:rsidDel="001C49D2" w:rsidRDefault="00347EED" w:rsidP="00843F4B">
      <w:pPr>
        <w:pBdr>
          <w:top w:val="nil"/>
          <w:left w:val="nil"/>
          <w:bottom w:val="nil"/>
          <w:right w:val="nil"/>
          <w:between w:val="nil"/>
        </w:pBdr>
        <w:tabs>
          <w:tab w:val="left" w:pos="426"/>
        </w:tabs>
        <w:spacing w:line="360" w:lineRule="auto"/>
        <w:rPr>
          <w:del w:id="778" w:author="Lujan, Alan" w:date="2021-12-15T11:09:00Z"/>
          <w:rFonts w:cs="Arial"/>
          <w:b/>
          <w:color w:val="60A6DA"/>
          <w:sz w:val="18"/>
        </w:rPr>
      </w:pPr>
    </w:p>
    <w:p w14:paraId="4562DA54" w14:textId="2178A9BB" w:rsidR="00347EED" w:rsidDel="001C49D2" w:rsidRDefault="00347EED" w:rsidP="00843F4B">
      <w:pPr>
        <w:pBdr>
          <w:top w:val="nil"/>
          <w:left w:val="nil"/>
          <w:bottom w:val="nil"/>
          <w:right w:val="nil"/>
          <w:between w:val="nil"/>
        </w:pBdr>
        <w:tabs>
          <w:tab w:val="left" w:pos="426"/>
        </w:tabs>
        <w:spacing w:line="360" w:lineRule="auto"/>
        <w:rPr>
          <w:del w:id="779" w:author="Lujan, Alan" w:date="2021-12-15T11:09:00Z"/>
          <w:rFonts w:cs="Arial"/>
          <w:b/>
          <w:color w:val="60A6DA"/>
          <w:sz w:val="18"/>
        </w:rPr>
      </w:pPr>
    </w:p>
    <w:p w14:paraId="7C5E953D" w14:textId="474A1A19" w:rsidR="00347EED" w:rsidDel="001C49D2" w:rsidRDefault="00347EED" w:rsidP="00843F4B">
      <w:pPr>
        <w:pBdr>
          <w:top w:val="nil"/>
          <w:left w:val="nil"/>
          <w:bottom w:val="nil"/>
          <w:right w:val="nil"/>
          <w:between w:val="nil"/>
        </w:pBdr>
        <w:tabs>
          <w:tab w:val="left" w:pos="426"/>
        </w:tabs>
        <w:spacing w:line="360" w:lineRule="auto"/>
        <w:rPr>
          <w:del w:id="780" w:author="Lujan, Alan" w:date="2021-12-15T11:09:00Z"/>
          <w:rFonts w:cs="Arial"/>
          <w:b/>
          <w:color w:val="60A6DA"/>
          <w:sz w:val="18"/>
        </w:rPr>
      </w:pPr>
    </w:p>
    <w:p w14:paraId="5390455D" w14:textId="0ADC30C4" w:rsidR="00347EED" w:rsidDel="001C49D2" w:rsidRDefault="00347EED" w:rsidP="00843F4B">
      <w:pPr>
        <w:pBdr>
          <w:top w:val="nil"/>
          <w:left w:val="nil"/>
          <w:bottom w:val="nil"/>
          <w:right w:val="nil"/>
          <w:between w:val="nil"/>
        </w:pBdr>
        <w:tabs>
          <w:tab w:val="left" w:pos="426"/>
        </w:tabs>
        <w:spacing w:line="360" w:lineRule="auto"/>
        <w:rPr>
          <w:del w:id="781" w:author="Lujan, Alan" w:date="2021-12-15T11:09:00Z"/>
          <w:rFonts w:cs="Arial"/>
          <w:b/>
          <w:color w:val="60A6DA"/>
          <w:sz w:val="18"/>
        </w:rPr>
      </w:pPr>
    </w:p>
    <w:p w14:paraId="60C1D288" w14:textId="37C7F69F" w:rsidR="00347EED" w:rsidDel="001C49D2" w:rsidRDefault="00347EED" w:rsidP="00843F4B">
      <w:pPr>
        <w:pBdr>
          <w:top w:val="nil"/>
          <w:left w:val="nil"/>
          <w:bottom w:val="nil"/>
          <w:right w:val="nil"/>
          <w:between w:val="nil"/>
        </w:pBdr>
        <w:tabs>
          <w:tab w:val="left" w:pos="426"/>
        </w:tabs>
        <w:spacing w:line="360" w:lineRule="auto"/>
        <w:rPr>
          <w:del w:id="782" w:author="Lujan, Alan" w:date="2021-12-15T11:09:00Z"/>
          <w:rFonts w:cs="Arial"/>
          <w:b/>
          <w:color w:val="60A6DA"/>
          <w:sz w:val="18"/>
        </w:rPr>
      </w:pPr>
    </w:p>
    <w:p w14:paraId="06B68BC5" w14:textId="6E4CA19F" w:rsidR="00347EED" w:rsidDel="001C49D2" w:rsidRDefault="00347EED" w:rsidP="00843F4B">
      <w:pPr>
        <w:pBdr>
          <w:top w:val="nil"/>
          <w:left w:val="nil"/>
          <w:bottom w:val="nil"/>
          <w:right w:val="nil"/>
          <w:between w:val="nil"/>
        </w:pBdr>
        <w:tabs>
          <w:tab w:val="left" w:pos="426"/>
        </w:tabs>
        <w:spacing w:line="360" w:lineRule="auto"/>
        <w:rPr>
          <w:del w:id="783" w:author="Lujan, Alan" w:date="2021-12-15T11:09:00Z"/>
          <w:rFonts w:cs="Arial"/>
          <w:b/>
          <w:color w:val="60A6DA"/>
          <w:sz w:val="18"/>
        </w:rPr>
      </w:pPr>
    </w:p>
    <w:p w14:paraId="241CA84F" w14:textId="7F44FD14" w:rsidR="00347EED" w:rsidDel="001C49D2" w:rsidRDefault="00347EED" w:rsidP="00843F4B">
      <w:pPr>
        <w:pBdr>
          <w:top w:val="nil"/>
          <w:left w:val="nil"/>
          <w:bottom w:val="nil"/>
          <w:right w:val="nil"/>
          <w:between w:val="nil"/>
        </w:pBdr>
        <w:tabs>
          <w:tab w:val="left" w:pos="426"/>
        </w:tabs>
        <w:spacing w:line="360" w:lineRule="auto"/>
        <w:rPr>
          <w:del w:id="784" w:author="Lujan, Alan" w:date="2021-12-15T11:09:00Z"/>
          <w:rFonts w:cs="Arial"/>
          <w:b/>
          <w:color w:val="60A6DA"/>
          <w:sz w:val="18"/>
        </w:rPr>
      </w:pPr>
    </w:p>
    <w:p w14:paraId="7A71AAD3" w14:textId="2522F14D" w:rsidR="00347EED" w:rsidDel="001C49D2" w:rsidRDefault="00347EED" w:rsidP="00843F4B">
      <w:pPr>
        <w:pBdr>
          <w:top w:val="nil"/>
          <w:left w:val="nil"/>
          <w:bottom w:val="nil"/>
          <w:right w:val="nil"/>
          <w:between w:val="nil"/>
        </w:pBdr>
        <w:tabs>
          <w:tab w:val="left" w:pos="426"/>
        </w:tabs>
        <w:spacing w:line="360" w:lineRule="auto"/>
        <w:rPr>
          <w:del w:id="785" w:author="Lujan, Alan" w:date="2021-12-15T11:09:00Z"/>
          <w:rFonts w:cs="Arial"/>
          <w:b/>
          <w:color w:val="60A6DA"/>
          <w:sz w:val="18"/>
        </w:rPr>
      </w:pPr>
    </w:p>
    <w:p w14:paraId="75B34F78" w14:textId="7AC0156B" w:rsidR="00347EED" w:rsidDel="001C49D2" w:rsidRDefault="00347EED" w:rsidP="00843F4B">
      <w:pPr>
        <w:pBdr>
          <w:top w:val="nil"/>
          <w:left w:val="nil"/>
          <w:bottom w:val="nil"/>
          <w:right w:val="nil"/>
          <w:between w:val="nil"/>
        </w:pBdr>
        <w:tabs>
          <w:tab w:val="left" w:pos="426"/>
        </w:tabs>
        <w:spacing w:line="360" w:lineRule="auto"/>
        <w:rPr>
          <w:del w:id="786" w:author="Lujan, Alan" w:date="2021-12-15T11:09:00Z"/>
          <w:rFonts w:cs="Arial"/>
          <w:b/>
          <w:color w:val="60A6DA"/>
          <w:sz w:val="18"/>
        </w:rPr>
      </w:pPr>
    </w:p>
    <w:p w14:paraId="7AFCA14E" w14:textId="39573672" w:rsidR="00347EED" w:rsidDel="001C49D2" w:rsidRDefault="00347EED" w:rsidP="00843F4B">
      <w:pPr>
        <w:pBdr>
          <w:top w:val="nil"/>
          <w:left w:val="nil"/>
          <w:bottom w:val="nil"/>
          <w:right w:val="nil"/>
          <w:between w:val="nil"/>
        </w:pBdr>
        <w:tabs>
          <w:tab w:val="left" w:pos="426"/>
        </w:tabs>
        <w:spacing w:line="360" w:lineRule="auto"/>
        <w:rPr>
          <w:del w:id="787" w:author="Lujan, Alan" w:date="2021-12-15T11:09:00Z"/>
          <w:rFonts w:cs="Arial"/>
          <w:b/>
          <w:color w:val="60A6DA"/>
          <w:sz w:val="18"/>
        </w:rPr>
      </w:pPr>
    </w:p>
    <w:p w14:paraId="48C53122" w14:textId="31F8DDC8" w:rsidR="00347EED" w:rsidDel="001C49D2" w:rsidRDefault="00347EED" w:rsidP="00843F4B">
      <w:pPr>
        <w:pBdr>
          <w:top w:val="nil"/>
          <w:left w:val="nil"/>
          <w:bottom w:val="nil"/>
          <w:right w:val="nil"/>
          <w:between w:val="nil"/>
        </w:pBdr>
        <w:tabs>
          <w:tab w:val="left" w:pos="426"/>
        </w:tabs>
        <w:spacing w:line="360" w:lineRule="auto"/>
        <w:rPr>
          <w:del w:id="788" w:author="Lujan, Alan" w:date="2021-12-15T11:09:00Z"/>
          <w:rFonts w:cs="Arial"/>
          <w:b/>
          <w:color w:val="60A6DA"/>
          <w:sz w:val="18"/>
        </w:rPr>
      </w:pPr>
    </w:p>
    <w:p w14:paraId="4FFAD2AC" w14:textId="378AB24E" w:rsidR="00347EED" w:rsidDel="001C49D2" w:rsidRDefault="00347EED" w:rsidP="00843F4B">
      <w:pPr>
        <w:pBdr>
          <w:top w:val="nil"/>
          <w:left w:val="nil"/>
          <w:bottom w:val="nil"/>
          <w:right w:val="nil"/>
          <w:between w:val="nil"/>
        </w:pBdr>
        <w:tabs>
          <w:tab w:val="left" w:pos="426"/>
        </w:tabs>
        <w:spacing w:line="360" w:lineRule="auto"/>
        <w:rPr>
          <w:del w:id="789" w:author="Lujan, Alan" w:date="2021-12-15T11:09:00Z"/>
          <w:rFonts w:cs="Arial"/>
          <w:b/>
          <w:color w:val="60A6DA"/>
          <w:sz w:val="18"/>
        </w:rPr>
      </w:pPr>
    </w:p>
    <w:p w14:paraId="6470EAD9" w14:textId="1E3A1043" w:rsidR="00347EED" w:rsidDel="001C49D2" w:rsidRDefault="00347EED" w:rsidP="00843F4B">
      <w:pPr>
        <w:pBdr>
          <w:top w:val="nil"/>
          <w:left w:val="nil"/>
          <w:bottom w:val="nil"/>
          <w:right w:val="nil"/>
          <w:between w:val="nil"/>
        </w:pBdr>
        <w:tabs>
          <w:tab w:val="left" w:pos="426"/>
        </w:tabs>
        <w:spacing w:line="360" w:lineRule="auto"/>
        <w:rPr>
          <w:del w:id="790" w:author="Lujan, Alan" w:date="2021-12-15T11:09:00Z"/>
          <w:rFonts w:cs="Arial"/>
          <w:b/>
          <w:color w:val="60A6DA"/>
          <w:sz w:val="18"/>
        </w:rPr>
      </w:pPr>
    </w:p>
    <w:p w14:paraId="5AEE62EB" w14:textId="4F0A1CBC" w:rsidR="00347EED" w:rsidDel="001C49D2" w:rsidRDefault="00347EED" w:rsidP="00843F4B">
      <w:pPr>
        <w:pBdr>
          <w:top w:val="nil"/>
          <w:left w:val="nil"/>
          <w:bottom w:val="nil"/>
          <w:right w:val="nil"/>
          <w:between w:val="nil"/>
        </w:pBdr>
        <w:tabs>
          <w:tab w:val="left" w:pos="426"/>
        </w:tabs>
        <w:spacing w:line="360" w:lineRule="auto"/>
        <w:rPr>
          <w:del w:id="791" w:author="Lujan, Alan" w:date="2021-12-15T11:09:00Z"/>
          <w:rFonts w:cs="Arial"/>
          <w:b/>
          <w:color w:val="60A6DA"/>
          <w:sz w:val="18"/>
        </w:rPr>
      </w:pPr>
    </w:p>
    <w:p w14:paraId="0655B448" w14:textId="4587A824" w:rsidR="00347EED" w:rsidDel="001C49D2" w:rsidRDefault="00347EED" w:rsidP="00843F4B">
      <w:pPr>
        <w:pBdr>
          <w:top w:val="nil"/>
          <w:left w:val="nil"/>
          <w:bottom w:val="nil"/>
          <w:right w:val="nil"/>
          <w:between w:val="nil"/>
        </w:pBdr>
        <w:tabs>
          <w:tab w:val="left" w:pos="426"/>
        </w:tabs>
        <w:spacing w:line="360" w:lineRule="auto"/>
        <w:rPr>
          <w:del w:id="792" w:author="Lujan, Alan" w:date="2021-12-15T11:09:00Z"/>
          <w:rFonts w:cs="Arial"/>
          <w:b/>
          <w:color w:val="60A6DA"/>
          <w:sz w:val="18"/>
        </w:rPr>
      </w:pPr>
    </w:p>
    <w:p w14:paraId="20F1D8A5" w14:textId="2B2AD4A5" w:rsidR="00347EED" w:rsidDel="001C49D2" w:rsidRDefault="00347EED" w:rsidP="00843F4B">
      <w:pPr>
        <w:pBdr>
          <w:top w:val="nil"/>
          <w:left w:val="nil"/>
          <w:bottom w:val="nil"/>
          <w:right w:val="nil"/>
          <w:between w:val="nil"/>
        </w:pBdr>
        <w:tabs>
          <w:tab w:val="left" w:pos="426"/>
        </w:tabs>
        <w:spacing w:line="360" w:lineRule="auto"/>
        <w:rPr>
          <w:del w:id="793" w:author="Lujan, Alan" w:date="2021-12-15T11:09:00Z"/>
          <w:rFonts w:cs="Arial"/>
          <w:b/>
          <w:color w:val="60A6DA"/>
          <w:sz w:val="18"/>
        </w:rPr>
      </w:pPr>
    </w:p>
    <w:p w14:paraId="7910E50A" w14:textId="4F3335A1" w:rsidR="00347EED" w:rsidDel="001C49D2" w:rsidRDefault="00347EED" w:rsidP="00843F4B">
      <w:pPr>
        <w:pBdr>
          <w:top w:val="nil"/>
          <w:left w:val="nil"/>
          <w:bottom w:val="nil"/>
          <w:right w:val="nil"/>
          <w:between w:val="nil"/>
        </w:pBdr>
        <w:tabs>
          <w:tab w:val="left" w:pos="426"/>
        </w:tabs>
        <w:spacing w:line="360" w:lineRule="auto"/>
        <w:rPr>
          <w:del w:id="794" w:author="Lujan, Alan" w:date="2021-12-15T11:09:00Z"/>
          <w:rFonts w:cs="Arial"/>
          <w:b/>
          <w:color w:val="60A6DA"/>
          <w:sz w:val="18"/>
        </w:rPr>
      </w:pPr>
    </w:p>
    <w:p w14:paraId="182FAC31" w14:textId="7721BEF5" w:rsidR="00347EED" w:rsidDel="001C49D2" w:rsidRDefault="00347EED" w:rsidP="00843F4B">
      <w:pPr>
        <w:pBdr>
          <w:top w:val="nil"/>
          <w:left w:val="nil"/>
          <w:bottom w:val="nil"/>
          <w:right w:val="nil"/>
          <w:between w:val="nil"/>
        </w:pBdr>
        <w:tabs>
          <w:tab w:val="left" w:pos="426"/>
        </w:tabs>
        <w:spacing w:line="360" w:lineRule="auto"/>
        <w:rPr>
          <w:del w:id="795" w:author="Lujan, Alan" w:date="2021-12-15T11:09:00Z"/>
          <w:rFonts w:cs="Arial"/>
          <w:b/>
          <w:color w:val="60A6DA"/>
          <w:sz w:val="18"/>
        </w:rPr>
      </w:pPr>
    </w:p>
    <w:p w14:paraId="77ED9B81" w14:textId="773E2D02" w:rsidR="00347EED" w:rsidDel="001C49D2" w:rsidRDefault="00347EED" w:rsidP="00843F4B">
      <w:pPr>
        <w:pBdr>
          <w:top w:val="nil"/>
          <w:left w:val="nil"/>
          <w:bottom w:val="nil"/>
          <w:right w:val="nil"/>
          <w:between w:val="nil"/>
        </w:pBdr>
        <w:tabs>
          <w:tab w:val="left" w:pos="426"/>
        </w:tabs>
        <w:spacing w:line="360" w:lineRule="auto"/>
        <w:rPr>
          <w:del w:id="796" w:author="Lujan, Alan" w:date="2021-12-15T11:09:00Z"/>
          <w:rFonts w:cs="Arial"/>
          <w:b/>
          <w:color w:val="60A6DA"/>
          <w:sz w:val="18"/>
        </w:rPr>
      </w:pPr>
    </w:p>
    <w:p w14:paraId="71739D8B" w14:textId="478CD299" w:rsidR="00347EED" w:rsidDel="001C49D2" w:rsidRDefault="00347EED" w:rsidP="00843F4B">
      <w:pPr>
        <w:pBdr>
          <w:top w:val="nil"/>
          <w:left w:val="nil"/>
          <w:bottom w:val="nil"/>
          <w:right w:val="nil"/>
          <w:between w:val="nil"/>
        </w:pBdr>
        <w:tabs>
          <w:tab w:val="left" w:pos="426"/>
        </w:tabs>
        <w:spacing w:line="360" w:lineRule="auto"/>
        <w:rPr>
          <w:del w:id="797" w:author="Lujan, Alan" w:date="2021-12-15T11:09:00Z"/>
          <w:rFonts w:cs="Arial"/>
          <w:b/>
          <w:color w:val="60A6DA"/>
          <w:sz w:val="18"/>
        </w:rPr>
      </w:pPr>
    </w:p>
    <w:p w14:paraId="7B6FDD18" w14:textId="38AD8716" w:rsidR="00347EED" w:rsidDel="001C49D2" w:rsidRDefault="00347EED" w:rsidP="00843F4B">
      <w:pPr>
        <w:pBdr>
          <w:top w:val="nil"/>
          <w:left w:val="nil"/>
          <w:bottom w:val="nil"/>
          <w:right w:val="nil"/>
          <w:between w:val="nil"/>
        </w:pBdr>
        <w:tabs>
          <w:tab w:val="left" w:pos="426"/>
        </w:tabs>
        <w:spacing w:line="360" w:lineRule="auto"/>
        <w:rPr>
          <w:del w:id="798" w:author="Lujan, Alan" w:date="2021-12-15T11:09:00Z"/>
          <w:rFonts w:cs="Arial"/>
          <w:b/>
          <w:color w:val="60A6DA"/>
          <w:sz w:val="18"/>
        </w:rPr>
      </w:pPr>
    </w:p>
    <w:p w14:paraId="0D81EED0" w14:textId="5A3673BD" w:rsidR="00347EED" w:rsidDel="001C49D2" w:rsidRDefault="00347EED" w:rsidP="00843F4B">
      <w:pPr>
        <w:pBdr>
          <w:top w:val="nil"/>
          <w:left w:val="nil"/>
          <w:bottom w:val="nil"/>
          <w:right w:val="nil"/>
          <w:between w:val="nil"/>
        </w:pBdr>
        <w:tabs>
          <w:tab w:val="left" w:pos="426"/>
        </w:tabs>
        <w:spacing w:line="360" w:lineRule="auto"/>
        <w:rPr>
          <w:del w:id="799" w:author="Lujan, Alan" w:date="2021-12-15T11:09:00Z"/>
          <w:rFonts w:cs="Arial"/>
          <w:b/>
          <w:color w:val="60A6DA"/>
          <w:sz w:val="18"/>
        </w:rPr>
      </w:pPr>
    </w:p>
    <w:p w14:paraId="4CB3563D" w14:textId="77777777" w:rsidR="00347EED" w:rsidDel="001C49D2" w:rsidRDefault="00347EED" w:rsidP="00843F4B">
      <w:pPr>
        <w:pBdr>
          <w:top w:val="nil"/>
          <w:left w:val="nil"/>
          <w:bottom w:val="nil"/>
          <w:right w:val="nil"/>
          <w:between w:val="nil"/>
        </w:pBdr>
        <w:tabs>
          <w:tab w:val="left" w:pos="426"/>
        </w:tabs>
        <w:spacing w:line="360" w:lineRule="auto"/>
        <w:rPr>
          <w:del w:id="800" w:author="Lujan, Alan" w:date="2021-12-15T11:09:00Z"/>
          <w:rFonts w:cs="Arial"/>
          <w:b/>
          <w:color w:val="60A6DA"/>
          <w:sz w:val="18"/>
        </w:rPr>
      </w:pPr>
    </w:p>
    <w:p w14:paraId="1700303D" w14:textId="17224A46" w:rsidR="00347EED" w:rsidRPr="000719D9" w:rsidDel="001C49D2" w:rsidRDefault="00347EED" w:rsidP="00843F4B">
      <w:pPr>
        <w:pBdr>
          <w:top w:val="nil"/>
          <w:left w:val="nil"/>
          <w:bottom w:val="nil"/>
          <w:right w:val="nil"/>
          <w:between w:val="nil"/>
        </w:pBdr>
        <w:tabs>
          <w:tab w:val="left" w:pos="426"/>
        </w:tabs>
        <w:spacing w:line="360" w:lineRule="auto"/>
        <w:rPr>
          <w:del w:id="801" w:author="Lujan, Alan" w:date="2021-12-15T11:09:00Z"/>
          <w:rFonts w:cs="Arial"/>
          <w:b/>
          <w:color w:val="60A6DA"/>
          <w:sz w:val="18"/>
        </w:rPr>
      </w:pPr>
    </w:p>
    <w:p w14:paraId="7D4751F9" w14:textId="5BE3C731" w:rsidR="00347EED" w:rsidDel="001C49D2" w:rsidRDefault="00347EED" w:rsidP="00843F4B">
      <w:pPr>
        <w:pBdr>
          <w:top w:val="nil"/>
          <w:left w:val="nil"/>
          <w:bottom w:val="nil"/>
          <w:right w:val="nil"/>
          <w:between w:val="nil"/>
        </w:pBdr>
        <w:tabs>
          <w:tab w:val="left" w:pos="426"/>
        </w:tabs>
        <w:spacing w:line="360" w:lineRule="auto"/>
        <w:rPr>
          <w:del w:id="802" w:author="Lujan, Alan" w:date="2021-12-15T11:09:00Z"/>
          <w:rFonts w:cs="Arial"/>
          <w:b/>
          <w:color w:val="60A6DA"/>
          <w:sz w:val="18"/>
        </w:rPr>
      </w:pPr>
    </w:p>
    <w:p w14:paraId="3420B80A" w14:textId="60DF99E2" w:rsidR="00347EED" w:rsidDel="001C49D2" w:rsidRDefault="00347EED" w:rsidP="00843F4B">
      <w:pPr>
        <w:pBdr>
          <w:top w:val="nil"/>
          <w:left w:val="nil"/>
          <w:bottom w:val="nil"/>
          <w:right w:val="nil"/>
          <w:between w:val="nil"/>
        </w:pBdr>
        <w:tabs>
          <w:tab w:val="left" w:pos="426"/>
        </w:tabs>
        <w:spacing w:line="360" w:lineRule="auto"/>
        <w:rPr>
          <w:del w:id="803" w:author="Lujan, Alan" w:date="2021-12-15T11:09:00Z"/>
          <w:rFonts w:cs="Arial"/>
          <w:b/>
          <w:color w:val="60A6DA"/>
          <w:sz w:val="18"/>
        </w:rPr>
      </w:pPr>
    </w:p>
    <w:p w14:paraId="664137C4" w14:textId="56423573" w:rsidR="00347EED" w:rsidDel="001C49D2" w:rsidRDefault="00347EED" w:rsidP="00843F4B">
      <w:pPr>
        <w:pBdr>
          <w:top w:val="nil"/>
          <w:left w:val="nil"/>
          <w:bottom w:val="nil"/>
          <w:right w:val="nil"/>
          <w:between w:val="nil"/>
        </w:pBdr>
        <w:tabs>
          <w:tab w:val="left" w:pos="426"/>
        </w:tabs>
        <w:spacing w:line="360" w:lineRule="auto"/>
        <w:rPr>
          <w:del w:id="804" w:author="Lujan, Alan" w:date="2021-12-15T11:09:00Z"/>
          <w:rFonts w:cs="Arial"/>
          <w:b/>
          <w:color w:val="60A6DA"/>
          <w:sz w:val="18"/>
        </w:rPr>
      </w:pPr>
    </w:p>
    <w:p w14:paraId="6F0535C3" w14:textId="62DCFBB6" w:rsidR="00ED189D" w:rsidRPr="000719D9" w:rsidDel="001C49D2" w:rsidRDefault="00ED189D" w:rsidP="00843F4B">
      <w:pPr>
        <w:pBdr>
          <w:top w:val="nil"/>
          <w:left w:val="nil"/>
          <w:bottom w:val="nil"/>
          <w:right w:val="nil"/>
          <w:between w:val="nil"/>
        </w:pBdr>
        <w:tabs>
          <w:tab w:val="left" w:pos="426"/>
        </w:tabs>
        <w:spacing w:line="360" w:lineRule="auto"/>
        <w:rPr>
          <w:del w:id="805" w:author="Lujan, Alan" w:date="2021-12-15T11:09:00Z"/>
          <w:rFonts w:cs="Arial"/>
          <w:b/>
          <w:color w:val="60A6DA"/>
          <w:sz w:val="18"/>
        </w:rPr>
        <w:sectPr w:rsidR="00ED189D" w:rsidRPr="000719D9" w:rsidDel="001C49D2" w:rsidSect="00936926">
          <w:type w:val="continuous"/>
          <w:pgSz w:w="11906" w:h="16838"/>
          <w:pgMar w:top="1559" w:right="1418" w:bottom="1418" w:left="1418" w:header="709" w:footer="709" w:gutter="0"/>
          <w:cols w:space="709"/>
          <w:docGrid w:linePitch="360"/>
        </w:sectPr>
      </w:pPr>
    </w:p>
    <w:p w14:paraId="35EC78B2" w14:textId="0B8B4DEE" w:rsidR="00531969" w:rsidRPr="000719D9" w:rsidDel="001C49D2" w:rsidRDefault="00531969" w:rsidP="00843F4B">
      <w:pPr>
        <w:pBdr>
          <w:top w:val="nil"/>
          <w:left w:val="nil"/>
          <w:bottom w:val="nil"/>
          <w:right w:val="nil"/>
          <w:between w:val="nil"/>
        </w:pBdr>
        <w:tabs>
          <w:tab w:val="left" w:pos="426"/>
        </w:tabs>
        <w:spacing w:line="360" w:lineRule="auto"/>
        <w:rPr>
          <w:del w:id="806" w:author="Lujan, Alan" w:date="2021-12-15T11:09:00Z"/>
          <w:rFonts w:cs="Arial"/>
          <w:b/>
          <w:color w:val="60A6DA"/>
          <w:sz w:val="18"/>
        </w:rPr>
      </w:pPr>
    </w:p>
    <w:p w14:paraId="4BDF0C12" w14:textId="735AAA77" w:rsidR="000A3B21" w:rsidRPr="000719D9" w:rsidDel="001C49D2" w:rsidRDefault="000A3B21" w:rsidP="00843F4B">
      <w:pPr>
        <w:pBdr>
          <w:top w:val="nil"/>
          <w:left w:val="nil"/>
          <w:bottom w:val="nil"/>
          <w:right w:val="nil"/>
          <w:between w:val="nil"/>
        </w:pBdr>
        <w:tabs>
          <w:tab w:val="left" w:pos="426"/>
        </w:tabs>
        <w:spacing w:line="360" w:lineRule="auto"/>
        <w:rPr>
          <w:del w:id="807" w:author="Lujan, Alan" w:date="2021-12-15T11:09:00Z"/>
          <w:rFonts w:cs="Arial"/>
          <w:b/>
          <w:color w:val="60A6DA"/>
          <w:sz w:val="18"/>
        </w:rPr>
      </w:pPr>
    </w:p>
    <w:p w14:paraId="46DEEC59" w14:textId="73D0897C" w:rsidR="00ED189D" w:rsidRPr="000719D9" w:rsidDel="001C49D2" w:rsidRDefault="00ED189D" w:rsidP="00843F4B">
      <w:pPr>
        <w:pBdr>
          <w:top w:val="nil"/>
          <w:left w:val="nil"/>
          <w:bottom w:val="nil"/>
          <w:right w:val="nil"/>
          <w:between w:val="nil"/>
        </w:pBdr>
        <w:tabs>
          <w:tab w:val="left" w:pos="426"/>
        </w:tabs>
        <w:spacing w:line="360" w:lineRule="auto"/>
        <w:rPr>
          <w:del w:id="808" w:author="Lujan, Alan" w:date="2021-12-15T11:09:00Z"/>
          <w:rFonts w:cs="Arial"/>
          <w:b/>
          <w:color w:val="60A6DA"/>
          <w:sz w:val="18"/>
        </w:rPr>
        <w:sectPr w:rsidR="00ED189D" w:rsidRPr="000719D9" w:rsidDel="001C49D2" w:rsidSect="00936926">
          <w:type w:val="continuous"/>
          <w:pgSz w:w="11906" w:h="16838"/>
          <w:pgMar w:top="1559" w:right="1418" w:bottom="1418" w:left="1418" w:header="709" w:footer="709" w:gutter="0"/>
          <w:cols w:space="709"/>
          <w:docGrid w:linePitch="360"/>
        </w:sectPr>
      </w:pPr>
    </w:p>
    <w:p w14:paraId="711DFC0E" w14:textId="1A09188E" w:rsidR="000A3B21" w:rsidRPr="000719D9" w:rsidDel="001C49D2" w:rsidRDefault="000A3B21" w:rsidP="00843F4B">
      <w:pPr>
        <w:pBdr>
          <w:top w:val="nil"/>
          <w:left w:val="nil"/>
          <w:bottom w:val="nil"/>
          <w:right w:val="nil"/>
          <w:between w:val="nil"/>
        </w:pBdr>
        <w:tabs>
          <w:tab w:val="left" w:pos="426"/>
        </w:tabs>
        <w:spacing w:line="360" w:lineRule="auto"/>
        <w:rPr>
          <w:del w:id="809" w:author="Lujan, Alan" w:date="2021-12-15T11:09:00Z"/>
          <w:rFonts w:cs="Arial"/>
          <w:b/>
          <w:color w:val="60A6DA"/>
          <w:sz w:val="18"/>
        </w:rPr>
      </w:pPr>
    </w:p>
    <w:p w14:paraId="265B8A3E" w14:textId="342AE747" w:rsidR="00A02775" w:rsidDel="001C49D2" w:rsidRDefault="00A02775" w:rsidP="00843F4B">
      <w:pPr>
        <w:spacing w:line="360" w:lineRule="auto"/>
        <w:rPr>
          <w:del w:id="810" w:author="Lujan, Alan" w:date="2021-12-15T11:09:00Z"/>
          <w:rFonts w:eastAsia="Arial" w:cs="Arial"/>
          <w:sz w:val="18"/>
          <w:szCs w:val="18"/>
        </w:rPr>
      </w:pPr>
    </w:p>
    <w:p w14:paraId="20D32865" w14:textId="370FAB59" w:rsidR="000A3B21" w:rsidDel="001C49D2" w:rsidRDefault="000A3B21" w:rsidP="00843F4B">
      <w:pPr>
        <w:pBdr>
          <w:top w:val="nil"/>
          <w:left w:val="nil"/>
          <w:bottom w:val="nil"/>
          <w:right w:val="nil"/>
          <w:between w:val="nil"/>
        </w:pBdr>
        <w:tabs>
          <w:tab w:val="left" w:pos="426"/>
        </w:tabs>
        <w:spacing w:line="360" w:lineRule="auto"/>
        <w:rPr>
          <w:del w:id="811" w:author="Lujan, Alan" w:date="2021-12-15T11:09:00Z"/>
          <w:rFonts w:cs="Arial"/>
          <w:sz w:val="18"/>
          <w:szCs w:val="18"/>
        </w:rPr>
      </w:pPr>
    </w:p>
    <w:p w14:paraId="5FC16330" w14:textId="793AC9B8" w:rsidR="00A02775" w:rsidDel="001C49D2" w:rsidRDefault="00A02775" w:rsidP="00843F4B">
      <w:pPr>
        <w:pBdr>
          <w:top w:val="nil"/>
          <w:left w:val="nil"/>
          <w:bottom w:val="nil"/>
          <w:right w:val="nil"/>
          <w:between w:val="nil"/>
        </w:pBdr>
        <w:tabs>
          <w:tab w:val="left" w:pos="426"/>
        </w:tabs>
        <w:spacing w:line="360" w:lineRule="auto"/>
        <w:rPr>
          <w:del w:id="812" w:author="Lujan, Alan" w:date="2021-12-15T11:09:00Z"/>
          <w:rFonts w:cs="Arial"/>
          <w:sz w:val="18"/>
          <w:szCs w:val="18"/>
        </w:rPr>
      </w:pPr>
    </w:p>
    <w:p w14:paraId="190700A1" w14:textId="398D5C93" w:rsidR="00A02775" w:rsidDel="001C49D2" w:rsidRDefault="00A02775" w:rsidP="00843F4B">
      <w:pPr>
        <w:pBdr>
          <w:top w:val="nil"/>
          <w:left w:val="nil"/>
          <w:bottom w:val="nil"/>
          <w:right w:val="nil"/>
          <w:between w:val="nil"/>
        </w:pBdr>
        <w:tabs>
          <w:tab w:val="left" w:pos="426"/>
        </w:tabs>
        <w:spacing w:line="360" w:lineRule="auto"/>
        <w:rPr>
          <w:del w:id="813" w:author="Lujan, Alan" w:date="2021-12-15T11:09:00Z"/>
          <w:rFonts w:cs="Arial"/>
          <w:sz w:val="18"/>
          <w:szCs w:val="18"/>
        </w:rPr>
      </w:pPr>
    </w:p>
    <w:p w14:paraId="3CAFF24F" w14:textId="150955F5" w:rsidR="00A02775" w:rsidDel="001C49D2" w:rsidRDefault="00A02775" w:rsidP="00843F4B">
      <w:pPr>
        <w:pBdr>
          <w:top w:val="nil"/>
          <w:left w:val="nil"/>
          <w:bottom w:val="nil"/>
          <w:right w:val="nil"/>
          <w:between w:val="nil"/>
        </w:pBdr>
        <w:tabs>
          <w:tab w:val="left" w:pos="426"/>
        </w:tabs>
        <w:spacing w:line="360" w:lineRule="auto"/>
        <w:rPr>
          <w:del w:id="814" w:author="Lujan, Alan" w:date="2021-12-15T11:09:00Z"/>
          <w:rFonts w:cs="Arial"/>
          <w:sz w:val="18"/>
          <w:szCs w:val="18"/>
        </w:rPr>
      </w:pPr>
    </w:p>
    <w:p w14:paraId="44EFA806" w14:textId="39FB5CD2" w:rsidR="00A02775" w:rsidDel="001C49D2" w:rsidRDefault="00A02775" w:rsidP="00843F4B">
      <w:pPr>
        <w:pBdr>
          <w:top w:val="nil"/>
          <w:left w:val="nil"/>
          <w:bottom w:val="nil"/>
          <w:right w:val="nil"/>
          <w:between w:val="nil"/>
        </w:pBdr>
        <w:tabs>
          <w:tab w:val="left" w:pos="426"/>
        </w:tabs>
        <w:spacing w:line="360" w:lineRule="auto"/>
        <w:rPr>
          <w:del w:id="815" w:author="Lujan, Alan" w:date="2021-12-15T11:09:00Z"/>
          <w:rFonts w:cs="Arial"/>
          <w:sz w:val="18"/>
          <w:szCs w:val="18"/>
        </w:rPr>
      </w:pPr>
    </w:p>
    <w:p w14:paraId="390DDA87" w14:textId="2A2FCC7A" w:rsidR="00A02775" w:rsidDel="001C49D2" w:rsidRDefault="00A02775" w:rsidP="00843F4B">
      <w:pPr>
        <w:pBdr>
          <w:top w:val="nil"/>
          <w:left w:val="nil"/>
          <w:bottom w:val="nil"/>
          <w:right w:val="nil"/>
          <w:between w:val="nil"/>
        </w:pBdr>
        <w:tabs>
          <w:tab w:val="left" w:pos="426"/>
        </w:tabs>
        <w:spacing w:line="360" w:lineRule="auto"/>
        <w:rPr>
          <w:del w:id="816" w:author="Lujan, Alan" w:date="2021-12-15T11:09:00Z"/>
          <w:rFonts w:cs="Arial"/>
          <w:sz w:val="18"/>
          <w:szCs w:val="18"/>
        </w:rPr>
      </w:pPr>
    </w:p>
    <w:p w14:paraId="6385398B" w14:textId="3D6B0F0B" w:rsidR="00A02775" w:rsidDel="001C49D2" w:rsidRDefault="00A02775" w:rsidP="00843F4B">
      <w:pPr>
        <w:pBdr>
          <w:top w:val="nil"/>
          <w:left w:val="nil"/>
          <w:bottom w:val="nil"/>
          <w:right w:val="nil"/>
          <w:between w:val="nil"/>
        </w:pBdr>
        <w:tabs>
          <w:tab w:val="left" w:pos="426"/>
        </w:tabs>
        <w:spacing w:line="360" w:lineRule="auto"/>
        <w:rPr>
          <w:del w:id="817" w:author="Lujan, Alan" w:date="2021-12-15T11:09:00Z"/>
          <w:rFonts w:cs="Arial"/>
          <w:sz w:val="18"/>
          <w:szCs w:val="18"/>
        </w:rPr>
      </w:pPr>
    </w:p>
    <w:p w14:paraId="08FD74CC" w14:textId="2E284734" w:rsidR="00A02775" w:rsidDel="001C49D2" w:rsidRDefault="00A02775" w:rsidP="00843F4B">
      <w:pPr>
        <w:pBdr>
          <w:top w:val="nil"/>
          <w:left w:val="nil"/>
          <w:bottom w:val="nil"/>
          <w:right w:val="nil"/>
          <w:between w:val="nil"/>
        </w:pBdr>
        <w:tabs>
          <w:tab w:val="left" w:pos="426"/>
        </w:tabs>
        <w:spacing w:line="360" w:lineRule="auto"/>
        <w:rPr>
          <w:del w:id="818" w:author="Lujan, Alan" w:date="2021-12-15T11:09:00Z"/>
          <w:rFonts w:cs="Arial"/>
          <w:sz w:val="18"/>
          <w:szCs w:val="18"/>
        </w:rPr>
      </w:pPr>
    </w:p>
    <w:p w14:paraId="7E766DC7" w14:textId="6430B3AF" w:rsidR="00A02775" w:rsidRPr="000719D9" w:rsidDel="001C49D2" w:rsidRDefault="00A02775" w:rsidP="00843F4B">
      <w:pPr>
        <w:pBdr>
          <w:top w:val="nil"/>
          <w:left w:val="nil"/>
          <w:bottom w:val="nil"/>
          <w:right w:val="nil"/>
          <w:between w:val="nil"/>
        </w:pBdr>
        <w:tabs>
          <w:tab w:val="left" w:pos="426"/>
        </w:tabs>
        <w:spacing w:line="360" w:lineRule="auto"/>
        <w:rPr>
          <w:del w:id="819" w:author="Lujan, Alan" w:date="2021-12-15T11:09:00Z"/>
          <w:rFonts w:cs="Arial"/>
          <w:b/>
          <w:color w:val="60A6DA"/>
          <w:sz w:val="18"/>
        </w:rPr>
      </w:pPr>
    </w:p>
    <w:p w14:paraId="205E69ED" w14:textId="477C2985" w:rsidR="00AB1A10" w:rsidRPr="000719D9" w:rsidDel="001C49D2" w:rsidRDefault="00AB1A10" w:rsidP="00843F4B">
      <w:pPr>
        <w:pBdr>
          <w:top w:val="nil"/>
          <w:left w:val="nil"/>
          <w:bottom w:val="nil"/>
          <w:right w:val="nil"/>
          <w:between w:val="nil"/>
        </w:pBdr>
        <w:tabs>
          <w:tab w:val="left" w:pos="426"/>
        </w:tabs>
        <w:spacing w:line="360" w:lineRule="auto"/>
        <w:rPr>
          <w:del w:id="820" w:author="Lujan, Alan" w:date="2021-12-15T11:09:00Z"/>
          <w:rFonts w:cs="Arial"/>
          <w:b/>
          <w:color w:val="60A6DA"/>
          <w:sz w:val="18"/>
        </w:rPr>
      </w:pPr>
    </w:p>
    <w:p w14:paraId="61125BAC" w14:textId="33596763" w:rsidR="00AB1A10" w:rsidRPr="000719D9" w:rsidDel="001C49D2" w:rsidRDefault="00AB1A10" w:rsidP="00843F4B">
      <w:pPr>
        <w:pBdr>
          <w:top w:val="nil"/>
          <w:left w:val="nil"/>
          <w:bottom w:val="nil"/>
          <w:right w:val="nil"/>
          <w:between w:val="nil"/>
        </w:pBdr>
        <w:tabs>
          <w:tab w:val="left" w:pos="426"/>
        </w:tabs>
        <w:spacing w:line="360" w:lineRule="auto"/>
        <w:rPr>
          <w:del w:id="821" w:author="Lujan, Alan" w:date="2021-12-15T11:09:00Z"/>
          <w:rFonts w:cs="Arial"/>
          <w:b/>
          <w:color w:val="60A6DA"/>
          <w:sz w:val="18"/>
        </w:rPr>
      </w:pPr>
    </w:p>
    <w:p w14:paraId="1853C6A1" w14:textId="1A203208" w:rsidR="007A4E10" w:rsidRPr="000719D9" w:rsidDel="001C49D2" w:rsidRDefault="007A4E10" w:rsidP="00843F4B">
      <w:pPr>
        <w:pBdr>
          <w:top w:val="nil"/>
          <w:left w:val="nil"/>
          <w:bottom w:val="nil"/>
          <w:right w:val="nil"/>
          <w:between w:val="nil"/>
        </w:pBdr>
        <w:tabs>
          <w:tab w:val="left" w:pos="426"/>
        </w:tabs>
        <w:spacing w:line="360" w:lineRule="auto"/>
        <w:rPr>
          <w:del w:id="822" w:author="Lujan, Alan" w:date="2021-12-15T11:09:00Z"/>
          <w:rFonts w:cs="Arial"/>
          <w:b/>
          <w:color w:val="60A6DA"/>
          <w:sz w:val="18"/>
        </w:rPr>
        <w:sectPr w:rsidR="007A4E10" w:rsidRPr="000719D9" w:rsidDel="001C49D2" w:rsidSect="00936926">
          <w:type w:val="continuous"/>
          <w:pgSz w:w="11906" w:h="16838"/>
          <w:pgMar w:top="1560" w:right="1417" w:bottom="1417" w:left="1417" w:header="708" w:footer="708" w:gutter="0"/>
          <w:cols w:space="709"/>
          <w:docGrid w:linePitch="360"/>
        </w:sectPr>
      </w:pPr>
    </w:p>
    <w:p w14:paraId="60F7CC9A" w14:textId="643C99F1" w:rsidR="00AB1A10" w:rsidRPr="000719D9" w:rsidDel="001C49D2" w:rsidRDefault="00AB1A10" w:rsidP="00843F4B">
      <w:pPr>
        <w:pBdr>
          <w:top w:val="nil"/>
          <w:left w:val="nil"/>
          <w:bottom w:val="nil"/>
          <w:right w:val="nil"/>
          <w:between w:val="nil"/>
        </w:pBdr>
        <w:tabs>
          <w:tab w:val="left" w:pos="426"/>
        </w:tabs>
        <w:spacing w:line="360" w:lineRule="auto"/>
        <w:rPr>
          <w:del w:id="823" w:author="Lujan, Alan" w:date="2021-12-15T11:09:00Z"/>
          <w:rFonts w:cs="Arial"/>
          <w:b/>
          <w:color w:val="60A6DA"/>
          <w:sz w:val="18"/>
        </w:rPr>
      </w:pPr>
    </w:p>
    <w:p w14:paraId="1D71200A" w14:textId="4E2DEFD3" w:rsidR="00AB1A10" w:rsidRPr="000719D9" w:rsidDel="001C49D2" w:rsidRDefault="00AB1A10" w:rsidP="00843F4B">
      <w:pPr>
        <w:pBdr>
          <w:top w:val="nil"/>
          <w:left w:val="nil"/>
          <w:bottom w:val="nil"/>
          <w:right w:val="nil"/>
          <w:between w:val="nil"/>
        </w:pBdr>
        <w:tabs>
          <w:tab w:val="left" w:pos="426"/>
        </w:tabs>
        <w:spacing w:line="360" w:lineRule="auto"/>
        <w:rPr>
          <w:del w:id="824" w:author="Lujan, Alan" w:date="2021-12-15T11:09:00Z"/>
          <w:rFonts w:cs="Arial"/>
          <w:b/>
          <w:color w:val="60A6DA"/>
          <w:sz w:val="18"/>
        </w:rPr>
      </w:pPr>
    </w:p>
    <w:p w14:paraId="17E6EF49" w14:textId="03CF0505" w:rsidR="00AB1A10" w:rsidRPr="000719D9" w:rsidDel="001C49D2" w:rsidRDefault="00AB1A10" w:rsidP="00843F4B">
      <w:pPr>
        <w:pBdr>
          <w:top w:val="nil"/>
          <w:left w:val="nil"/>
          <w:bottom w:val="nil"/>
          <w:right w:val="nil"/>
          <w:between w:val="nil"/>
        </w:pBdr>
        <w:tabs>
          <w:tab w:val="left" w:pos="426"/>
        </w:tabs>
        <w:spacing w:line="360" w:lineRule="auto"/>
        <w:rPr>
          <w:del w:id="825" w:author="Lujan, Alan" w:date="2021-12-15T11:09:00Z"/>
          <w:rFonts w:cs="Arial"/>
          <w:b/>
          <w:color w:val="60A6DA"/>
          <w:sz w:val="18"/>
        </w:rPr>
      </w:pPr>
    </w:p>
    <w:p w14:paraId="11767A38" w14:textId="3BDE0EF5" w:rsidR="00AB1A10" w:rsidRPr="000719D9" w:rsidDel="001C49D2" w:rsidRDefault="00AB1A10" w:rsidP="00843F4B">
      <w:pPr>
        <w:pBdr>
          <w:top w:val="nil"/>
          <w:left w:val="nil"/>
          <w:bottom w:val="nil"/>
          <w:right w:val="nil"/>
          <w:between w:val="nil"/>
        </w:pBdr>
        <w:tabs>
          <w:tab w:val="left" w:pos="426"/>
        </w:tabs>
        <w:spacing w:line="360" w:lineRule="auto"/>
        <w:rPr>
          <w:del w:id="826" w:author="Lujan, Alan" w:date="2021-12-15T11:09:00Z"/>
          <w:rFonts w:cs="Arial"/>
          <w:b/>
          <w:color w:val="60A6DA"/>
          <w:sz w:val="18"/>
        </w:rPr>
      </w:pPr>
    </w:p>
    <w:p w14:paraId="093B80C0" w14:textId="77777777" w:rsidR="00AB1A10" w:rsidRPr="000719D9" w:rsidRDefault="00AB1A10" w:rsidP="00843F4B">
      <w:pPr>
        <w:pBdr>
          <w:top w:val="nil"/>
          <w:left w:val="nil"/>
          <w:bottom w:val="nil"/>
          <w:right w:val="nil"/>
          <w:between w:val="nil"/>
        </w:pBdr>
        <w:tabs>
          <w:tab w:val="left" w:pos="426"/>
        </w:tabs>
        <w:spacing w:line="360" w:lineRule="auto"/>
        <w:rPr>
          <w:rFonts w:cs="Arial"/>
          <w:b/>
          <w:color w:val="60A6DA"/>
          <w:sz w:val="18"/>
        </w:rPr>
      </w:pPr>
    </w:p>
    <w:p w14:paraId="4AC70763" w14:textId="163ECFCD" w:rsidR="00AB1A10" w:rsidRPr="000719D9" w:rsidRDefault="00282956" w:rsidP="00843F4B">
      <w:pPr>
        <w:pBdr>
          <w:top w:val="nil"/>
          <w:left w:val="nil"/>
          <w:bottom w:val="nil"/>
          <w:right w:val="nil"/>
          <w:between w:val="nil"/>
        </w:pBdr>
        <w:tabs>
          <w:tab w:val="left" w:pos="426"/>
        </w:tabs>
        <w:spacing w:line="360" w:lineRule="auto"/>
        <w:rPr>
          <w:rFonts w:cs="Arial"/>
          <w:b/>
          <w:color w:val="60A6DA"/>
          <w:sz w:val="18"/>
        </w:rPr>
      </w:pPr>
      <w:r w:rsidRPr="000719D9">
        <w:rPr>
          <w:rFonts w:cs="Arial"/>
          <w:noProof/>
          <w:sz w:val="36"/>
          <w:szCs w:val="36"/>
          <w:lang w:val="nl-NL" w:eastAsia="nl-NL"/>
        </w:rPr>
        <mc:AlternateContent>
          <mc:Choice Requires="wps">
            <w:drawing>
              <wp:anchor distT="0" distB="0" distL="114300" distR="114300" simplePos="0" relativeHeight="251747328" behindDoc="0" locked="0" layoutInCell="1" allowOverlap="1" wp14:anchorId="1A9F2AD8" wp14:editId="02B6992F">
                <wp:simplePos x="0" y="0"/>
                <wp:positionH relativeFrom="page">
                  <wp:align>left</wp:align>
                </wp:positionH>
                <wp:positionV relativeFrom="page">
                  <wp:posOffset>2009775</wp:posOffset>
                </wp:positionV>
                <wp:extent cx="3602990" cy="659765"/>
                <wp:effectExtent l="0" t="0" r="16510" b="26035"/>
                <wp:wrapNone/>
                <wp:docPr id="27" name="Rectangle 27"/>
                <wp:cNvGraphicFramePr/>
                <a:graphic xmlns:a="http://schemas.openxmlformats.org/drawingml/2006/main">
                  <a:graphicData uri="http://schemas.microsoft.com/office/word/2010/wordprocessingShape">
                    <wps:wsp>
                      <wps:cNvSpPr/>
                      <wps:spPr>
                        <a:xfrm>
                          <a:off x="0" y="0"/>
                          <a:ext cx="3602990" cy="65976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DC766" w14:textId="156F8017" w:rsidR="00252155" w:rsidRPr="00146BDF" w:rsidRDefault="00252155" w:rsidP="00A25963">
                            <w:pPr>
                              <w:pStyle w:val="ListParagraph"/>
                              <w:numPr>
                                <w:ilvl w:val="0"/>
                                <w:numId w:val="16"/>
                              </w:numPr>
                              <w:tabs>
                                <w:tab w:val="left" w:pos="1276"/>
                              </w:tabs>
                              <w:ind w:left="1276" w:hanging="425"/>
                              <w:rPr>
                                <w:rFonts w:cs="Arial"/>
                                <w:b/>
                                <w:sz w:val="36"/>
                                <w:lang w:val="nl-NL"/>
                              </w:rPr>
                            </w:pPr>
                            <w:r w:rsidRPr="00146BDF">
                              <w:rPr>
                                <w:rFonts w:cs="Arial"/>
                                <w:b/>
                                <w:sz w:val="36"/>
                                <w:lang w:val="nl-NL"/>
                              </w:rPr>
                              <w:t>Appendi</w:t>
                            </w:r>
                            <w:r w:rsidR="00F84090" w:rsidRPr="00146BDF">
                              <w:rPr>
                                <w:rFonts w:cs="Arial"/>
                                <w:b/>
                                <w:sz w:val="36"/>
                                <w:lang w:val="nl-NL"/>
                              </w:rPr>
                              <w:t>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F2AD8" id="Rectangle 27" o:spid="_x0000_s1442" style="position:absolute;left:0;text-align:left;margin-left:0;margin-top:158.25pt;width:283.7pt;height:51.95pt;z-index:25174732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" fillcolor="#538135 [2409]" strokecolor="#538135 [2409]" strokeweight="1pt">
                <v:textbox>
                  <w:txbxContent>
                    <w:p w14:paraId="6AEDC766" w14:textId="156F8017" w:rsidR="00252155" w:rsidRPr="00146BDF" w:rsidRDefault="00252155" w:rsidP="00A25963">
                      <w:pPr>
                        <w:pStyle w:val="ListParagraph"/>
                        <w:numPr>
                          <w:ilvl w:val="0"/>
                          <w:numId w:val="16"/>
                        </w:numPr>
                        <w:tabs>
                          <w:tab w:val="left" w:pos="1276"/>
                        </w:tabs>
                        <w:ind w:left="1276" w:hanging="425"/>
                        <w:rPr>
                          <w:rFonts w:cs="Arial"/>
                          <w:b/>
                          <w:sz w:val="36"/>
                          <w:lang w:val="nl-NL"/>
                        </w:rPr>
                      </w:pPr>
                      <w:r w:rsidRPr="00146BDF">
                        <w:rPr>
                          <w:rFonts w:cs="Arial"/>
                          <w:b/>
                          <w:sz w:val="36"/>
                          <w:lang w:val="nl-NL"/>
                        </w:rPr>
                        <w:t>Appendi</w:t>
                      </w:r>
                      <w:r w:rsidR="00F84090" w:rsidRPr="00146BDF">
                        <w:rPr>
                          <w:rFonts w:cs="Arial"/>
                          <w:b/>
                          <w:sz w:val="36"/>
                          <w:lang w:val="nl-NL"/>
                        </w:rPr>
                        <w:t>ces</w:t>
                      </w:r>
                    </w:p>
                  </w:txbxContent>
                </v:textbox>
                <w10:wrap anchorx="page" anchory="page"/>
              </v:rect>
            </w:pict>
          </mc:Fallback>
        </mc:AlternateContent>
      </w:r>
    </w:p>
    <w:p w14:paraId="50733F4D" w14:textId="77777777" w:rsidR="00AB1A10" w:rsidRPr="000719D9" w:rsidRDefault="00AB1A10" w:rsidP="00843F4B">
      <w:pPr>
        <w:pBdr>
          <w:top w:val="nil"/>
          <w:left w:val="nil"/>
          <w:bottom w:val="nil"/>
          <w:right w:val="nil"/>
          <w:between w:val="nil"/>
        </w:pBdr>
        <w:tabs>
          <w:tab w:val="left" w:pos="426"/>
        </w:tabs>
        <w:spacing w:line="360" w:lineRule="auto"/>
        <w:rPr>
          <w:rFonts w:cs="Arial"/>
          <w:b/>
          <w:color w:val="60A6DA"/>
          <w:sz w:val="18"/>
        </w:rPr>
      </w:pPr>
    </w:p>
    <w:p w14:paraId="70503ABF" w14:textId="77777777" w:rsidR="000A3B21" w:rsidRPr="000719D9" w:rsidRDefault="000A3B21" w:rsidP="00843F4B">
      <w:pPr>
        <w:pBdr>
          <w:top w:val="nil"/>
          <w:left w:val="nil"/>
          <w:bottom w:val="nil"/>
          <w:right w:val="nil"/>
          <w:between w:val="nil"/>
        </w:pBdr>
        <w:tabs>
          <w:tab w:val="left" w:pos="426"/>
        </w:tabs>
        <w:spacing w:line="360" w:lineRule="auto"/>
        <w:rPr>
          <w:rFonts w:cs="Arial"/>
          <w:b/>
          <w:color w:val="60A6DA"/>
          <w:sz w:val="18"/>
        </w:rPr>
      </w:pPr>
    </w:p>
    <w:p w14:paraId="50EAA00E" w14:textId="77777777" w:rsidR="000A3B21" w:rsidRPr="000719D9" w:rsidRDefault="000A3B21" w:rsidP="00843F4B">
      <w:pPr>
        <w:pBdr>
          <w:top w:val="nil"/>
          <w:left w:val="nil"/>
          <w:bottom w:val="nil"/>
          <w:right w:val="nil"/>
          <w:between w:val="nil"/>
        </w:pBdr>
        <w:tabs>
          <w:tab w:val="left" w:pos="426"/>
        </w:tabs>
        <w:spacing w:line="360" w:lineRule="auto"/>
        <w:rPr>
          <w:rFonts w:cs="Arial"/>
          <w:b/>
          <w:color w:val="60A6DA"/>
          <w:sz w:val="18"/>
        </w:rPr>
      </w:pPr>
    </w:p>
    <w:p w14:paraId="540B1DDD" w14:textId="77777777" w:rsidR="000A3B21" w:rsidRPr="000719D9" w:rsidRDefault="000A3B21" w:rsidP="00843F4B">
      <w:pPr>
        <w:pBdr>
          <w:top w:val="nil"/>
          <w:left w:val="nil"/>
          <w:bottom w:val="nil"/>
          <w:right w:val="nil"/>
          <w:between w:val="nil"/>
        </w:pBdr>
        <w:tabs>
          <w:tab w:val="left" w:pos="426"/>
        </w:tabs>
        <w:spacing w:line="360" w:lineRule="auto"/>
        <w:rPr>
          <w:rFonts w:cs="Arial"/>
          <w:b/>
          <w:color w:val="60A6DA"/>
          <w:sz w:val="18"/>
        </w:rPr>
      </w:pPr>
    </w:p>
    <w:p w14:paraId="49858CE3" w14:textId="77777777" w:rsidR="000A3B21" w:rsidRPr="000719D9" w:rsidRDefault="000A3B21" w:rsidP="00843F4B">
      <w:pPr>
        <w:pBdr>
          <w:top w:val="nil"/>
          <w:left w:val="nil"/>
          <w:bottom w:val="nil"/>
          <w:right w:val="nil"/>
          <w:between w:val="nil"/>
        </w:pBdr>
        <w:tabs>
          <w:tab w:val="left" w:pos="426"/>
        </w:tabs>
        <w:spacing w:line="360" w:lineRule="auto"/>
        <w:rPr>
          <w:rFonts w:cs="Arial"/>
          <w:b/>
          <w:color w:val="60A6DA"/>
          <w:sz w:val="18"/>
        </w:rPr>
      </w:pPr>
    </w:p>
    <w:p w14:paraId="237AC5FF" w14:textId="3EF23BC1" w:rsidR="000A3B21" w:rsidRPr="00282956" w:rsidDel="00282956" w:rsidRDefault="00282956">
      <w:pPr>
        <w:rPr>
          <w:del w:id="827" w:author="Lujan, Alan" w:date="2021-12-15T11:10:00Z"/>
        </w:rPr>
        <w:pPrChange w:id="828" w:author="Lujan, Alan" w:date="2021-12-15T11:10:00Z">
          <w:pPr>
            <w:pBdr>
              <w:top w:val="nil"/>
              <w:left w:val="nil"/>
              <w:bottom w:val="nil"/>
              <w:right w:val="nil"/>
              <w:between w:val="nil"/>
            </w:pBdr>
            <w:tabs>
              <w:tab w:val="left" w:pos="426"/>
            </w:tabs>
            <w:spacing w:line="360" w:lineRule="auto"/>
          </w:pPr>
        </w:pPrChange>
      </w:pPr>
      <w:ins w:id="829" w:author="Lujan, Alan" w:date="2021-12-15T11:10:00Z">
        <w:r>
          <w:t xml:space="preserve">Please see </w:t>
        </w:r>
      </w:ins>
      <w:ins w:id="830" w:author="Lujan, Alan" w:date="2021-12-15T14:29:00Z">
        <w:r w:rsidR="000346D6">
          <w:t>Appendix</w:t>
        </w:r>
      </w:ins>
      <w:ins w:id="831" w:author="Lujan, Alan" w:date="2021-12-15T11:10:00Z">
        <w:r>
          <w:t xml:space="preserve"> </w:t>
        </w:r>
      </w:ins>
      <w:ins w:id="832" w:author="Lujan, Alan" w:date="2021-12-15T14:30:00Z">
        <w:r w:rsidR="000346D6">
          <w:fldChar w:fldCharType="begin"/>
        </w:r>
        <w:r w:rsidR="000346D6">
          <w:instrText xml:space="preserve"> HYPERLINK "https://github.com/econ-ark/PortfolioChoiceWithRiskyHousing/tree/master/Appendices/All-Appendices.pdf" </w:instrText>
        </w:r>
        <w:r w:rsidR="000346D6">
          <w:fldChar w:fldCharType="separate"/>
        </w:r>
        <w:r w:rsidR="000346D6" w:rsidRPr="000346D6">
          <w:rPr>
            <w:rStyle w:val="Hyperlink"/>
          </w:rPr>
          <w:t>online</w:t>
        </w:r>
        <w:r w:rsidR="000346D6">
          <w:fldChar w:fldCharType="end"/>
        </w:r>
      </w:ins>
      <w:ins w:id="833" w:author="Lujan, Alan" w:date="2021-12-15T11:10:00Z">
        <w:r>
          <w:t xml:space="preserve">. </w:t>
        </w:r>
      </w:ins>
    </w:p>
    <w:p w14:paraId="380A7FD5" w14:textId="77777777" w:rsidR="000A3B21" w:rsidRPr="000719D9" w:rsidDel="00282956" w:rsidRDefault="000A3B21">
      <w:pPr>
        <w:rPr>
          <w:del w:id="834" w:author="Lujan, Alan" w:date="2021-12-15T11:10:00Z"/>
        </w:rPr>
        <w:pPrChange w:id="835" w:author="Lujan, Alan" w:date="2021-12-15T11:10:00Z">
          <w:pPr>
            <w:pBdr>
              <w:top w:val="nil"/>
              <w:left w:val="nil"/>
              <w:bottom w:val="nil"/>
              <w:right w:val="nil"/>
              <w:between w:val="nil"/>
            </w:pBdr>
            <w:tabs>
              <w:tab w:val="left" w:pos="426"/>
            </w:tabs>
            <w:spacing w:line="360" w:lineRule="auto"/>
          </w:pPr>
        </w:pPrChange>
      </w:pPr>
    </w:p>
    <w:p w14:paraId="05D6F110" w14:textId="77777777" w:rsidR="000A3B21" w:rsidRPr="000719D9" w:rsidDel="00282956" w:rsidRDefault="000A3B21">
      <w:pPr>
        <w:rPr>
          <w:del w:id="836" w:author="Lujan, Alan" w:date="2021-12-15T11:10:00Z"/>
        </w:rPr>
        <w:pPrChange w:id="837" w:author="Lujan, Alan" w:date="2021-12-15T11:10:00Z">
          <w:pPr>
            <w:pBdr>
              <w:top w:val="nil"/>
              <w:left w:val="nil"/>
              <w:bottom w:val="nil"/>
              <w:right w:val="nil"/>
              <w:between w:val="nil"/>
            </w:pBdr>
            <w:tabs>
              <w:tab w:val="left" w:pos="426"/>
            </w:tabs>
            <w:spacing w:line="360" w:lineRule="auto"/>
          </w:pPr>
        </w:pPrChange>
      </w:pPr>
    </w:p>
    <w:p w14:paraId="21EAAEC2" w14:textId="77777777" w:rsidR="000A3B21" w:rsidRPr="000719D9" w:rsidDel="00282956" w:rsidRDefault="000A3B21">
      <w:pPr>
        <w:rPr>
          <w:del w:id="838" w:author="Lujan, Alan" w:date="2021-12-15T11:10:00Z"/>
        </w:rPr>
        <w:pPrChange w:id="839" w:author="Lujan, Alan" w:date="2021-12-15T11:10:00Z">
          <w:pPr>
            <w:pBdr>
              <w:top w:val="nil"/>
              <w:left w:val="nil"/>
              <w:bottom w:val="nil"/>
              <w:right w:val="nil"/>
              <w:between w:val="nil"/>
            </w:pBdr>
            <w:tabs>
              <w:tab w:val="left" w:pos="426"/>
            </w:tabs>
            <w:spacing w:line="360" w:lineRule="auto"/>
          </w:pPr>
        </w:pPrChange>
      </w:pPr>
    </w:p>
    <w:p w14:paraId="433F07F1" w14:textId="77777777" w:rsidR="000A3B21" w:rsidRPr="000719D9" w:rsidDel="00282956" w:rsidRDefault="000A3B21">
      <w:pPr>
        <w:rPr>
          <w:del w:id="840" w:author="Lujan, Alan" w:date="2021-12-15T11:10:00Z"/>
        </w:rPr>
        <w:pPrChange w:id="841" w:author="Lujan, Alan" w:date="2021-12-15T11:10:00Z">
          <w:pPr>
            <w:pBdr>
              <w:top w:val="nil"/>
              <w:left w:val="nil"/>
              <w:bottom w:val="nil"/>
              <w:right w:val="nil"/>
              <w:between w:val="nil"/>
            </w:pBdr>
            <w:tabs>
              <w:tab w:val="left" w:pos="426"/>
            </w:tabs>
            <w:spacing w:line="360" w:lineRule="auto"/>
          </w:pPr>
        </w:pPrChange>
      </w:pPr>
    </w:p>
    <w:p w14:paraId="64207C9E" w14:textId="77777777" w:rsidR="000A3B21" w:rsidDel="00282956" w:rsidRDefault="000A3B21">
      <w:pPr>
        <w:rPr>
          <w:del w:id="842" w:author="Lujan, Alan" w:date="2021-12-15T11:10:00Z"/>
        </w:rPr>
        <w:pPrChange w:id="843" w:author="Lujan, Alan" w:date="2021-12-15T11:10:00Z">
          <w:pPr>
            <w:pBdr>
              <w:top w:val="nil"/>
              <w:left w:val="nil"/>
              <w:bottom w:val="nil"/>
              <w:right w:val="nil"/>
              <w:between w:val="nil"/>
            </w:pBdr>
            <w:tabs>
              <w:tab w:val="left" w:pos="426"/>
            </w:tabs>
            <w:spacing w:line="360" w:lineRule="auto"/>
          </w:pPr>
        </w:pPrChange>
      </w:pPr>
    </w:p>
    <w:p w14:paraId="4D59B1F5" w14:textId="77777777" w:rsidR="00A25963" w:rsidDel="00282956" w:rsidRDefault="00A25963">
      <w:pPr>
        <w:rPr>
          <w:del w:id="844" w:author="Lujan, Alan" w:date="2021-12-15T11:10:00Z"/>
        </w:rPr>
        <w:pPrChange w:id="845" w:author="Lujan, Alan" w:date="2021-12-15T11:10:00Z">
          <w:pPr>
            <w:pBdr>
              <w:top w:val="nil"/>
              <w:left w:val="nil"/>
              <w:bottom w:val="nil"/>
              <w:right w:val="nil"/>
              <w:between w:val="nil"/>
            </w:pBdr>
            <w:tabs>
              <w:tab w:val="left" w:pos="426"/>
            </w:tabs>
            <w:spacing w:line="360" w:lineRule="auto"/>
          </w:pPr>
        </w:pPrChange>
      </w:pPr>
    </w:p>
    <w:p w14:paraId="050CE7D0" w14:textId="77777777" w:rsidR="00A25963" w:rsidDel="00282956" w:rsidRDefault="00A25963">
      <w:pPr>
        <w:rPr>
          <w:del w:id="846" w:author="Lujan, Alan" w:date="2021-12-15T11:10:00Z"/>
        </w:rPr>
        <w:pPrChange w:id="847" w:author="Lujan, Alan" w:date="2021-12-15T11:10:00Z">
          <w:pPr>
            <w:pBdr>
              <w:top w:val="nil"/>
              <w:left w:val="nil"/>
              <w:bottom w:val="nil"/>
              <w:right w:val="nil"/>
              <w:between w:val="nil"/>
            </w:pBdr>
            <w:tabs>
              <w:tab w:val="left" w:pos="426"/>
            </w:tabs>
            <w:spacing w:line="360" w:lineRule="auto"/>
          </w:pPr>
        </w:pPrChange>
      </w:pPr>
    </w:p>
    <w:p w14:paraId="5B25C7F0" w14:textId="77777777" w:rsidR="00A25963" w:rsidDel="00282956" w:rsidRDefault="00A25963">
      <w:pPr>
        <w:rPr>
          <w:del w:id="848" w:author="Lujan, Alan" w:date="2021-12-15T11:10:00Z"/>
        </w:rPr>
        <w:pPrChange w:id="849" w:author="Lujan, Alan" w:date="2021-12-15T11:10:00Z">
          <w:pPr>
            <w:pBdr>
              <w:top w:val="nil"/>
              <w:left w:val="nil"/>
              <w:bottom w:val="nil"/>
              <w:right w:val="nil"/>
              <w:between w:val="nil"/>
            </w:pBdr>
            <w:tabs>
              <w:tab w:val="left" w:pos="426"/>
            </w:tabs>
            <w:spacing w:line="360" w:lineRule="auto"/>
          </w:pPr>
        </w:pPrChange>
      </w:pPr>
    </w:p>
    <w:p w14:paraId="537436ED" w14:textId="77777777" w:rsidR="00A25963" w:rsidDel="001C49D2" w:rsidRDefault="00A25963">
      <w:pPr>
        <w:rPr>
          <w:del w:id="850" w:author="Lujan, Alan" w:date="2021-12-15T11:09:00Z"/>
        </w:rPr>
        <w:pPrChange w:id="851" w:author="Lujan, Alan" w:date="2021-12-15T11:10:00Z">
          <w:pPr>
            <w:pBdr>
              <w:top w:val="nil"/>
              <w:left w:val="nil"/>
              <w:bottom w:val="nil"/>
              <w:right w:val="nil"/>
              <w:between w:val="nil"/>
            </w:pBdr>
            <w:tabs>
              <w:tab w:val="left" w:pos="426"/>
            </w:tabs>
            <w:spacing w:line="360" w:lineRule="auto"/>
          </w:pPr>
        </w:pPrChange>
      </w:pPr>
    </w:p>
    <w:p w14:paraId="2C6BFBCA" w14:textId="77777777" w:rsidR="00A25963" w:rsidDel="001C49D2" w:rsidRDefault="00A25963">
      <w:pPr>
        <w:rPr>
          <w:del w:id="852" w:author="Lujan, Alan" w:date="2021-12-15T11:09:00Z"/>
        </w:rPr>
        <w:pPrChange w:id="853" w:author="Lujan, Alan" w:date="2021-12-15T11:10:00Z">
          <w:pPr>
            <w:pBdr>
              <w:top w:val="nil"/>
              <w:left w:val="nil"/>
              <w:bottom w:val="nil"/>
              <w:right w:val="nil"/>
              <w:between w:val="nil"/>
            </w:pBdr>
            <w:tabs>
              <w:tab w:val="left" w:pos="426"/>
            </w:tabs>
            <w:spacing w:line="360" w:lineRule="auto"/>
          </w:pPr>
        </w:pPrChange>
      </w:pPr>
    </w:p>
    <w:p w14:paraId="45A7381E" w14:textId="77777777" w:rsidR="00A25963" w:rsidDel="001C49D2" w:rsidRDefault="00A25963">
      <w:pPr>
        <w:rPr>
          <w:del w:id="854" w:author="Lujan, Alan" w:date="2021-12-15T11:09:00Z"/>
        </w:rPr>
        <w:pPrChange w:id="855" w:author="Lujan, Alan" w:date="2021-12-15T11:10:00Z">
          <w:pPr>
            <w:pBdr>
              <w:top w:val="nil"/>
              <w:left w:val="nil"/>
              <w:bottom w:val="nil"/>
              <w:right w:val="nil"/>
              <w:between w:val="nil"/>
            </w:pBdr>
            <w:tabs>
              <w:tab w:val="left" w:pos="426"/>
            </w:tabs>
            <w:spacing w:line="360" w:lineRule="auto"/>
          </w:pPr>
        </w:pPrChange>
      </w:pPr>
    </w:p>
    <w:p w14:paraId="3B20B888" w14:textId="77777777" w:rsidR="00A25963" w:rsidDel="001C49D2" w:rsidRDefault="00A25963">
      <w:pPr>
        <w:rPr>
          <w:del w:id="856" w:author="Lujan, Alan" w:date="2021-12-15T11:09:00Z"/>
        </w:rPr>
        <w:pPrChange w:id="857" w:author="Lujan, Alan" w:date="2021-12-15T11:10:00Z">
          <w:pPr>
            <w:pBdr>
              <w:top w:val="nil"/>
              <w:left w:val="nil"/>
              <w:bottom w:val="nil"/>
              <w:right w:val="nil"/>
              <w:between w:val="nil"/>
            </w:pBdr>
            <w:tabs>
              <w:tab w:val="left" w:pos="426"/>
            </w:tabs>
            <w:spacing w:line="360" w:lineRule="auto"/>
          </w:pPr>
        </w:pPrChange>
      </w:pPr>
    </w:p>
    <w:p w14:paraId="715406E1" w14:textId="77777777" w:rsidR="00A25963" w:rsidDel="001C49D2" w:rsidRDefault="00A25963">
      <w:pPr>
        <w:rPr>
          <w:del w:id="858" w:author="Lujan, Alan" w:date="2021-12-15T11:09:00Z"/>
        </w:rPr>
        <w:pPrChange w:id="859" w:author="Lujan, Alan" w:date="2021-12-15T11:10:00Z">
          <w:pPr>
            <w:pBdr>
              <w:top w:val="nil"/>
              <w:left w:val="nil"/>
              <w:bottom w:val="nil"/>
              <w:right w:val="nil"/>
              <w:between w:val="nil"/>
            </w:pBdr>
            <w:tabs>
              <w:tab w:val="left" w:pos="426"/>
            </w:tabs>
            <w:spacing w:line="360" w:lineRule="auto"/>
          </w:pPr>
        </w:pPrChange>
      </w:pPr>
    </w:p>
    <w:p w14:paraId="3F98DEE6" w14:textId="77777777" w:rsidR="00A25963" w:rsidDel="001C49D2" w:rsidRDefault="00A25963">
      <w:pPr>
        <w:rPr>
          <w:del w:id="860" w:author="Lujan, Alan" w:date="2021-12-15T11:09:00Z"/>
        </w:rPr>
        <w:pPrChange w:id="861" w:author="Lujan, Alan" w:date="2021-12-15T11:10:00Z">
          <w:pPr>
            <w:pBdr>
              <w:top w:val="nil"/>
              <w:left w:val="nil"/>
              <w:bottom w:val="nil"/>
              <w:right w:val="nil"/>
              <w:between w:val="nil"/>
            </w:pBdr>
            <w:tabs>
              <w:tab w:val="left" w:pos="426"/>
            </w:tabs>
            <w:spacing w:line="360" w:lineRule="auto"/>
          </w:pPr>
        </w:pPrChange>
      </w:pPr>
    </w:p>
    <w:p w14:paraId="66ABEC74" w14:textId="77777777" w:rsidR="00A25963" w:rsidDel="001C49D2" w:rsidRDefault="00A25963">
      <w:pPr>
        <w:rPr>
          <w:del w:id="862" w:author="Lujan, Alan" w:date="2021-12-15T11:09:00Z"/>
        </w:rPr>
        <w:pPrChange w:id="863" w:author="Lujan, Alan" w:date="2021-12-15T11:10:00Z">
          <w:pPr>
            <w:pBdr>
              <w:top w:val="nil"/>
              <w:left w:val="nil"/>
              <w:bottom w:val="nil"/>
              <w:right w:val="nil"/>
              <w:between w:val="nil"/>
            </w:pBdr>
            <w:tabs>
              <w:tab w:val="left" w:pos="426"/>
            </w:tabs>
            <w:spacing w:line="360" w:lineRule="auto"/>
          </w:pPr>
        </w:pPrChange>
      </w:pPr>
    </w:p>
    <w:p w14:paraId="6C9B023E" w14:textId="77777777" w:rsidR="00A25963" w:rsidDel="001C49D2" w:rsidRDefault="00A25963">
      <w:pPr>
        <w:rPr>
          <w:del w:id="864" w:author="Lujan, Alan" w:date="2021-12-15T11:09:00Z"/>
        </w:rPr>
        <w:pPrChange w:id="865" w:author="Lujan, Alan" w:date="2021-12-15T11:10:00Z">
          <w:pPr>
            <w:pBdr>
              <w:top w:val="nil"/>
              <w:left w:val="nil"/>
              <w:bottom w:val="nil"/>
              <w:right w:val="nil"/>
              <w:between w:val="nil"/>
            </w:pBdr>
            <w:tabs>
              <w:tab w:val="left" w:pos="426"/>
            </w:tabs>
            <w:spacing w:line="360" w:lineRule="auto"/>
          </w:pPr>
        </w:pPrChange>
      </w:pPr>
    </w:p>
    <w:p w14:paraId="11B1F824" w14:textId="77777777" w:rsidR="00A25963" w:rsidDel="001C49D2" w:rsidRDefault="00A25963">
      <w:pPr>
        <w:rPr>
          <w:del w:id="866" w:author="Lujan, Alan" w:date="2021-12-15T11:09:00Z"/>
        </w:rPr>
        <w:pPrChange w:id="867" w:author="Lujan, Alan" w:date="2021-12-15T11:10:00Z">
          <w:pPr>
            <w:pBdr>
              <w:top w:val="nil"/>
              <w:left w:val="nil"/>
              <w:bottom w:val="nil"/>
              <w:right w:val="nil"/>
              <w:between w:val="nil"/>
            </w:pBdr>
            <w:tabs>
              <w:tab w:val="left" w:pos="426"/>
            </w:tabs>
            <w:spacing w:line="360" w:lineRule="auto"/>
          </w:pPr>
        </w:pPrChange>
      </w:pPr>
    </w:p>
    <w:p w14:paraId="73893B0A" w14:textId="77777777" w:rsidR="00A25963" w:rsidDel="001C49D2" w:rsidRDefault="00A25963">
      <w:pPr>
        <w:rPr>
          <w:del w:id="868" w:author="Lujan, Alan" w:date="2021-12-15T11:09:00Z"/>
        </w:rPr>
        <w:pPrChange w:id="869" w:author="Lujan, Alan" w:date="2021-12-15T11:10:00Z">
          <w:pPr>
            <w:pBdr>
              <w:top w:val="nil"/>
              <w:left w:val="nil"/>
              <w:bottom w:val="nil"/>
              <w:right w:val="nil"/>
              <w:between w:val="nil"/>
            </w:pBdr>
            <w:tabs>
              <w:tab w:val="left" w:pos="426"/>
            </w:tabs>
            <w:spacing w:line="360" w:lineRule="auto"/>
          </w:pPr>
        </w:pPrChange>
      </w:pPr>
    </w:p>
    <w:p w14:paraId="72AAF726" w14:textId="77777777" w:rsidR="00A25963" w:rsidDel="001C49D2" w:rsidRDefault="00A25963">
      <w:pPr>
        <w:rPr>
          <w:del w:id="870" w:author="Lujan, Alan" w:date="2021-12-15T11:09:00Z"/>
        </w:rPr>
        <w:pPrChange w:id="871" w:author="Lujan, Alan" w:date="2021-12-15T11:10:00Z">
          <w:pPr>
            <w:pBdr>
              <w:top w:val="nil"/>
              <w:left w:val="nil"/>
              <w:bottom w:val="nil"/>
              <w:right w:val="nil"/>
              <w:between w:val="nil"/>
            </w:pBdr>
            <w:tabs>
              <w:tab w:val="left" w:pos="426"/>
            </w:tabs>
            <w:spacing w:line="360" w:lineRule="auto"/>
          </w:pPr>
        </w:pPrChange>
      </w:pPr>
    </w:p>
    <w:p w14:paraId="23D86B36" w14:textId="77777777" w:rsidR="00A25963" w:rsidDel="001C49D2" w:rsidRDefault="00A25963">
      <w:pPr>
        <w:rPr>
          <w:del w:id="872" w:author="Lujan, Alan" w:date="2021-12-15T11:09:00Z"/>
        </w:rPr>
        <w:pPrChange w:id="873" w:author="Lujan, Alan" w:date="2021-12-15T11:10:00Z">
          <w:pPr>
            <w:pBdr>
              <w:top w:val="nil"/>
              <w:left w:val="nil"/>
              <w:bottom w:val="nil"/>
              <w:right w:val="nil"/>
              <w:between w:val="nil"/>
            </w:pBdr>
            <w:tabs>
              <w:tab w:val="left" w:pos="426"/>
            </w:tabs>
            <w:spacing w:line="360" w:lineRule="auto"/>
          </w:pPr>
        </w:pPrChange>
      </w:pPr>
    </w:p>
    <w:p w14:paraId="4095BA94" w14:textId="77777777" w:rsidR="00A25963" w:rsidDel="001C49D2" w:rsidRDefault="00A25963">
      <w:pPr>
        <w:rPr>
          <w:del w:id="874" w:author="Lujan, Alan" w:date="2021-12-15T11:09:00Z"/>
        </w:rPr>
        <w:pPrChange w:id="875" w:author="Lujan, Alan" w:date="2021-12-15T11:10:00Z">
          <w:pPr>
            <w:pBdr>
              <w:top w:val="nil"/>
              <w:left w:val="nil"/>
              <w:bottom w:val="nil"/>
              <w:right w:val="nil"/>
              <w:between w:val="nil"/>
            </w:pBdr>
            <w:tabs>
              <w:tab w:val="left" w:pos="426"/>
            </w:tabs>
            <w:spacing w:line="360" w:lineRule="auto"/>
          </w:pPr>
        </w:pPrChange>
      </w:pPr>
    </w:p>
    <w:p w14:paraId="4B238FF0" w14:textId="77777777" w:rsidR="00A25963" w:rsidDel="00282956" w:rsidRDefault="00A25963">
      <w:pPr>
        <w:rPr>
          <w:del w:id="876" w:author="Lujan, Alan" w:date="2021-12-15T11:09:00Z"/>
        </w:rPr>
        <w:pPrChange w:id="877" w:author="Lujan, Alan" w:date="2021-12-15T11:10:00Z">
          <w:pPr>
            <w:pBdr>
              <w:top w:val="nil"/>
              <w:left w:val="nil"/>
              <w:bottom w:val="nil"/>
              <w:right w:val="nil"/>
              <w:between w:val="nil"/>
            </w:pBdr>
            <w:tabs>
              <w:tab w:val="left" w:pos="426"/>
            </w:tabs>
            <w:spacing w:line="360" w:lineRule="auto"/>
          </w:pPr>
        </w:pPrChange>
      </w:pPr>
    </w:p>
    <w:p w14:paraId="2E55D1AA" w14:textId="77777777" w:rsidR="00A25963" w:rsidDel="00282956" w:rsidRDefault="00A25963">
      <w:pPr>
        <w:rPr>
          <w:del w:id="878" w:author="Lujan, Alan" w:date="2021-12-15T11:09:00Z"/>
        </w:rPr>
        <w:pPrChange w:id="879" w:author="Lujan, Alan" w:date="2021-12-15T11:10:00Z">
          <w:pPr>
            <w:pBdr>
              <w:top w:val="nil"/>
              <w:left w:val="nil"/>
              <w:bottom w:val="nil"/>
              <w:right w:val="nil"/>
              <w:between w:val="nil"/>
            </w:pBdr>
            <w:tabs>
              <w:tab w:val="left" w:pos="426"/>
            </w:tabs>
            <w:spacing w:line="360" w:lineRule="auto"/>
          </w:pPr>
        </w:pPrChange>
      </w:pPr>
    </w:p>
    <w:p w14:paraId="2D593AAE" w14:textId="77777777" w:rsidR="00A25963" w:rsidDel="00282956" w:rsidRDefault="00A25963">
      <w:pPr>
        <w:rPr>
          <w:del w:id="880" w:author="Lujan, Alan" w:date="2021-12-15T11:09:00Z"/>
        </w:rPr>
        <w:pPrChange w:id="881" w:author="Lujan, Alan" w:date="2021-12-15T11:10:00Z">
          <w:pPr>
            <w:pBdr>
              <w:top w:val="nil"/>
              <w:left w:val="nil"/>
              <w:bottom w:val="nil"/>
              <w:right w:val="nil"/>
              <w:between w:val="nil"/>
            </w:pBdr>
            <w:tabs>
              <w:tab w:val="left" w:pos="426"/>
            </w:tabs>
            <w:spacing w:line="360" w:lineRule="auto"/>
          </w:pPr>
        </w:pPrChange>
      </w:pPr>
    </w:p>
    <w:p w14:paraId="532CE978" w14:textId="77777777" w:rsidR="00A25963" w:rsidDel="00282956" w:rsidRDefault="00A25963">
      <w:pPr>
        <w:rPr>
          <w:del w:id="882" w:author="Lujan, Alan" w:date="2021-12-15T11:09:00Z"/>
        </w:rPr>
        <w:pPrChange w:id="883" w:author="Lujan, Alan" w:date="2021-12-15T11:10:00Z">
          <w:pPr>
            <w:pBdr>
              <w:top w:val="nil"/>
              <w:left w:val="nil"/>
              <w:bottom w:val="nil"/>
              <w:right w:val="nil"/>
              <w:between w:val="nil"/>
            </w:pBdr>
            <w:tabs>
              <w:tab w:val="left" w:pos="426"/>
            </w:tabs>
            <w:spacing w:line="360" w:lineRule="auto"/>
          </w:pPr>
        </w:pPrChange>
      </w:pPr>
    </w:p>
    <w:p w14:paraId="7D058CA3" w14:textId="77777777" w:rsidR="00A25963" w:rsidDel="00282956" w:rsidRDefault="00A25963">
      <w:pPr>
        <w:rPr>
          <w:del w:id="884" w:author="Lujan, Alan" w:date="2021-12-15T11:09:00Z"/>
        </w:rPr>
        <w:pPrChange w:id="885" w:author="Lujan, Alan" w:date="2021-12-15T11:10:00Z">
          <w:pPr>
            <w:pBdr>
              <w:top w:val="nil"/>
              <w:left w:val="nil"/>
              <w:bottom w:val="nil"/>
              <w:right w:val="nil"/>
              <w:between w:val="nil"/>
            </w:pBdr>
            <w:tabs>
              <w:tab w:val="left" w:pos="426"/>
            </w:tabs>
            <w:spacing w:line="360" w:lineRule="auto"/>
          </w:pPr>
        </w:pPrChange>
      </w:pPr>
    </w:p>
    <w:p w14:paraId="58F14692" w14:textId="77777777" w:rsidR="00A25963" w:rsidDel="00282956" w:rsidRDefault="00A25963">
      <w:pPr>
        <w:rPr>
          <w:del w:id="886" w:author="Lujan, Alan" w:date="2021-12-15T11:09:00Z"/>
        </w:rPr>
        <w:pPrChange w:id="887" w:author="Lujan, Alan" w:date="2021-12-15T11:10:00Z">
          <w:pPr>
            <w:pBdr>
              <w:top w:val="nil"/>
              <w:left w:val="nil"/>
              <w:bottom w:val="nil"/>
              <w:right w:val="nil"/>
              <w:between w:val="nil"/>
            </w:pBdr>
            <w:tabs>
              <w:tab w:val="left" w:pos="426"/>
            </w:tabs>
            <w:spacing w:line="360" w:lineRule="auto"/>
          </w:pPr>
        </w:pPrChange>
      </w:pPr>
    </w:p>
    <w:p w14:paraId="3B2D2488" w14:textId="77777777" w:rsidR="00A25963" w:rsidDel="00282956" w:rsidRDefault="00A25963">
      <w:pPr>
        <w:rPr>
          <w:del w:id="888" w:author="Lujan, Alan" w:date="2021-12-15T11:09:00Z"/>
        </w:rPr>
        <w:pPrChange w:id="889" w:author="Lujan, Alan" w:date="2021-12-15T11:10:00Z">
          <w:pPr>
            <w:pBdr>
              <w:top w:val="nil"/>
              <w:left w:val="nil"/>
              <w:bottom w:val="nil"/>
              <w:right w:val="nil"/>
              <w:between w:val="nil"/>
            </w:pBdr>
            <w:tabs>
              <w:tab w:val="left" w:pos="426"/>
            </w:tabs>
            <w:spacing w:line="360" w:lineRule="auto"/>
          </w:pPr>
        </w:pPrChange>
      </w:pPr>
    </w:p>
    <w:p w14:paraId="4DDF58E9" w14:textId="77777777" w:rsidR="00A25963" w:rsidDel="00282956" w:rsidRDefault="00A25963">
      <w:pPr>
        <w:rPr>
          <w:del w:id="890" w:author="Lujan, Alan" w:date="2021-12-15T11:09:00Z"/>
        </w:rPr>
        <w:pPrChange w:id="891" w:author="Lujan, Alan" w:date="2021-12-15T11:10:00Z">
          <w:pPr>
            <w:pBdr>
              <w:top w:val="nil"/>
              <w:left w:val="nil"/>
              <w:bottom w:val="nil"/>
              <w:right w:val="nil"/>
              <w:between w:val="nil"/>
            </w:pBdr>
            <w:tabs>
              <w:tab w:val="left" w:pos="426"/>
            </w:tabs>
            <w:spacing w:line="360" w:lineRule="auto"/>
          </w:pPr>
        </w:pPrChange>
      </w:pPr>
    </w:p>
    <w:p w14:paraId="0C62C4E1" w14:textId="77777777" w:rsidR="00A25963" w:rsidDel="00282956" w:rsidRDefault="00A25963">
      <w:pPr>
        <w:rPr>
          <w:del w:id="892" w:author="Lujan, Alan" w:date="2021-12-15T11:09:00Z"/>
        </w:rPr>
        <w:pPrChange w:id="893" w:author="Lujan, Alan" w:date="2021-12-15T11:10:00Z">
          <w:pPr>
            <w:pBdr>
              <w:top w:val="nil"/>
              <w:left w:val="nil"/>
              <w:bottom w:val="nil"/>
              <w:right w:val="nil"/>
              <w:between w:val="nil"/>
            </w:pBdr>
            <w:tabs>
              <w:tab w:val="left" w:pos="426"/>
            </w:tabs>
            <w:spacing w:line="360" w:lineRule="auto"/>
          </w:pPr>
        </w:pPrChange>
      </w:pPr>
    </w:p>
    <w:p w14:paraId="4427A43C" w14:textId="77777777" w:rsidR="00A25963" w:rsidDel="00282956" w:rsidRDefault="00A25963">
      <w:pPr>
        <w:rPr>
          <w:del w:id="894" w:author="Lujan, Alan" w:date="2021-12-15T11:09:00Z"/>
        </w:rPr>
        <w:pPrChange w:id="895" w:author="Lujan, Alan" w:date="2021-12-15T11:10:00Z">
          <w:pPr>
            <w:pBdr>
              <w:top w:val="nil"/>
              <w:left w:val="nil"/>
              <w:bottom w:val="nil"/>
              <w:right w:val="nil"/>
              <w:between w:val="nil"/>
            </w:pBdr>
            <w:tabs>
              <w:tab w:val="left" w:pos="426"/>
            </w:tabs>
            <w:spacing w:line="360" w:lineRule="auto"/>
          </w:pPr>
        </w:pPrChange>
      </w:pPr>
    </w:p>
    <w:p w14:paraId="3FD469FD" w14:textId="77777777" w:rsidR="00A25963" w:rsidDel="00282956" w:rsidRDefault="00A25963">
      <w:pPr>
        <w:rPr>
          <w:del w:id="896" w:author="Lujan, Alan" w:date="2021-12-15T11:09:00Z"/>
        </w:rPr>
        <w:pPrChange w:id="897" w:author="Lujan, Alan" w:date="2021-12-15T11:10:00Z">
          <w:pPr>
            <w:pBdr>
              <w:top w:val="nil"/>
              <w:left w:val="nil"/>
              <w:bottom w:val="nil"/>
              <w:right w:val="nil"/>
              <w:between w:val="nil"/>
            </w:pBdr>
            <w:tabs>
              <w:tab w:val="left" w:pos="426"/>
            </w:tabs>
            <w:spacing w:line="360" w:lineRule="auto"/>
          </w:pPr>
        </w:pPrChange>
      </w:pPr>
    </w:p>
    <w:p w14:paraId="52F2E0BB" w14:textId="77777777" w:rsidR="00A25963" w:rsidDel="00282956" w:rsidRDefault="00A25963">
      <w:pPr>
        <w:rPr>
          <w:del w:id="898" w:author="Lujan, Alan" w:date="2021-12-15T11:09:00Z"/>
        </w:rPr>
        <w:pPrChange w:id="899" w:author="Lujan, Alan" w:date="2021-12-15T11:10:00Z">
          <w:pPr>
            <w:pBdr>
              <w:top w:val="nil"/>
              <w:left w:val="nil"/>
              <w:bottom w:val="nil"/>
              <w:right w:val="nil"/>
              <w:between w:val="nil"/>
            </w:pBdr>
            <w:tabs>
              <w:tab w:val="left" w:pos="426"/>
            </w:tabs>
            <w:spacing w:line="360" w:lineRule="auto"/>
          </w:pPr>
        </w:pPrChange>
      </w:pPr>
    </w:p>
    <w:p w14:paraId="4AA44D42" w14:textId="77777777" w:rsidR="00A25963" w:rsidDel="00282956" w:rsidRDefault="00A25963">
      <w:pPr>
        <w:rPr>
          <w:del w:id="900" w:author="Lujan, Alan" w:date="2021-12-15T11:09:00Z"/>
        </w:rPr>
        <w:pPrChange w:id="901" w:author="Lujan, Alan" w:date="2021-12-15T11:10:00Z">
          <w:pPr>
            <w:pBdr>
              <w:top w:val="nil"/>
              <w:left w:val="nil"/>
              <w:bottom w:val="nil"/>
              <w:right w:val="nil"/>
              <w:between w:val="nil"/>
            </w:pBdr>
            <w:tabs>
              <w:tab w:val="left" w:pos="426"/>
            </w:tabs>
            <w:spacing w:line="360" w:lineRule="auto"/>
          </w:pPr>
        </w:pPrChange>
      </w:pPr>
    </w:p>
    <w:p w14:paraId="1C34C953" w14:textId="77777777" w:rsidR="00A25963" w:rsidDel="00282956" w:rsidRDefault="00A25963">
      <w:pPr>
        <w:rPr>
          <w:del w:id="902" w:author="Lujan, Alan" w:date="2021-12-15T11:09:00Z"/>
        </w:rPr>
        <w:pPrChange w:id="903" w:author="Lujan, Alan" w:date="2021-12-15T11:10:00Z">
          <w:pPr>
            <w:pBdr>
              <w:top w:val="nil"/>
              <w:left w:val="nil"/>
              <w:bottom w:val="nil"/>
              <w:right w:val="nil"/>
              <w:between w:val="nil"/>
            </w:pBdr>
            <w:tabs>
              <w:tab w:val="left" w:pos="426"/>
            </w:tabs>
            <w:spacing w:line="360" w:lineRule="auto"/>
          </w:pPr>
        </w:pPrChange>
      </w:pPr>
    </w:p>
    <w:p w14:paraId="301C41A8" w14:textId="77777777" w:rsidR="00A25963" w:rsidDel="00282956" w:rsidRDefault="00A25963">
      <w:pPr>
        <w:rPr>
          <w:del w:id="904" w:author="Lujan, Alan" w:date="2021-12-15T11:09:00Z"/>
        </w:rPr>
        <w:pPrChange w:id="905" w:author="Lujan, Alan" w:date="2021-12-15T11:10:00Z">
          <w:pPr>
            <w:pBdr>
              <w:top w:val="nil"/>
              <w:left w:val="nil"/>
              <w:bottom w:val="nil"/>
              <w:right w:val="nil"/>
              <w:between w:val="nil"/>
            </w:pBdr>
            <w:tabs>
              <w:tab w:val="left" w:pos="426"/>
            </w:tabs>
            <w:spacing w:line="360" w:lineRule="auto"/>
          </w:pPr>
        </w:pPrChange>
      </w:pPr>
    </w:p>
    <w:p w14:paraId="470F8EF7" w14:textId="77777777" w:rsidR="00A25963" w:rsidRDefault="00A25963">
      <w:pPr>
        <w:pPrChange w:id="906" w:author="Lujan, Alan" w:date="2021-12-15T11:10:00Z">
          <w:pPr>
            <w:pBdr>
              <w:top w:val="nil"/>
              <w:left w:val="nil"/>
              <w:bottom w:val="nil"/>
              <w:right w:val="nil"/>
              <w:between w:val="nil"/>
            </w:pBdr>
            <w:tabs>
              <w:tab w:val="left" w:pos="426"/>
            </w:tabs>
            <w:spacing w:line="360" w:lineRule="auto"/>
          </w:pPr>
        </w:pPrChange>
      </w:pPr>
    </w:p>
    <w:p w14:paraId="3AEC77C4" w14:textId="08B80259" w:rsidR="00A25963" w:rsidRDefault="00A25963" w:rsidP="00843F4B">
      <w:pPr>
        <w:pBdr>
          <w:top w:val="nil"/>
          <w:left w:val="nil"/>
          <w:bottom w:val="nil"/>
          <w:right w:val="nil"/>
          <w:between w:val="nil"/>
        </w:pBdr>
        <w:tabs>
          <w:tab w:val="left" w:pos="426"/>
        </w:tabs>
        <w:spacing w:line="360" w:lineRule="auto"/>
        <w:rPr>
          <w:rFonts w:cs="Arial"/>
          <w:b/>
          <w:color w:val="60A6DA"/>
          <w:sz w:val="18"/>
        </w:rPr>
      </w:pPr>
    </w:p>
    <w:p w14:paraId="1CBB7279" w14:textId="77777777" w:rsidR="00A25963" w:rsidRPr="000719D9" w:rsidRDefault="00A25963" w:rsidP="00843F4B">
      <w:pPr>
        <w:pBdr>
          <w:top w:val="nil"/>
          <w:left w:val="nil"/>
          <w:bottom w:val="nil"/>
          <w:right w:val="nil"/>
          <w:between w:val="nil"/>
        </w:pBdr>
        <w:tabs>
          <w:tab w:val="left" w:pos="426"/>
        </w:tabs>
        <w:spacing w:line="360" w:lineRule="auto"/>
        <w:rPr>
          <w:rFonts w:cs="Arial"/>
          <w:b/>
          <w:color w:val="60A6DA"/>
          <w:sz w:val="18"/>
        </w:rPr>
      </w:pPr>
    </w:p>
    <w:p w14:paraId="3C4D838F" w14:textId="77777777" w:rsidR="000A3B21" w:rsidRPr="000719D9" w:rsidRDefault="000A3B21" w:rsidP="00843F4B">
      <w:pPr>
        <w:pBdr>
          <w:top w:val="nil"/>
          <w:left w:val="nil"/>
          <w:bottom w:val="nil"/>
          <w:right w:val="nil"/>
          <w:between w:val="nil"/>
        </w:pBdr>
        <w:tabs>
          <w:tab w:val="left" w:pos="426"/>
        </w:tabs>
        <w:spacing w:line="360" w:lineRule="auto"/>
        <w:rPr>
          <w:rFonts w:cs="Arial"/>
          <w:b/>
          <w:color w:val="60A6DA"/>
          <w:sz w:val="18"/>
        </w:rPr>
      </w:pPr>
    </w:p>
    <w:p w14:paraId="570C2D96" w14:textId="77777777" w:rsidR="0007436A" w:rsidRPr="000719D9" w:rsidRDefault="0007436A" w:rsidP="00843F4B">
      <w:pPr>
        <w:pStyle w:val="ListParagraph"/>
        <w:autoSpaceDE w:val="0"/>
        <w:autoSpaceDN w:val="0"/>
        <w:adjustRightInd w:val="0"/>
        <w:spacing w:line="360" w:lineRule="auto"/>
        <w:ind w:left="1985" w:right="1984"/>
        <w:rPr>
          <w:rFonts w:cs="Arial"/>
          <w:b/>
          <w:color w:val="000000" w:themeColor="text1"/>
          <w:sz w:val="18"/>
          <w:szCs w:val="22"/>
          <w:lang w:val="en-US" w:eastAsia="en-GB"/>
        </w:rPr>
      </w:pPr>
      <w:r w:rsidRPr="000719D9">
        <w:rPr>
          <w:rFonts w:cs="Arial"/>
          <w:b/>
          <w:color w:val="000000" w:themeColor="text1"/>
          <w:sz w:val="18"/>
          <w:szCs w:val="22"/>
          <w:lang w:val="en-US" w:eastAsia="en-GB"/>
        </w:rPr>
        <w:t xml:space="preserve">The authors </w:t>
      </w:r>
    </w:p>
    <w:p w14:paraId="093DC011" w14:textId="77777777" w:rsidR="00E50F5F" w:rsidRPr="000719D9" w:rsidRDefault="00D23CA7" w:rsidP="00843F4B">
      <w:pPr>
        <w:pStyle w:val="ListParagraph"/>
        <w:autoSpaceDE w:val="0"/>
        <w:autoSpaceDN w:val="0"/>
        <w:adjustRightInd w:val="0"/>
        <w:spacing w:line="360" w:lineRule="auto"/>
        <w:ind w:left="1985" w:right="1984"/>
        <w:rPr>
          <w:rFonts w:cs="Arial"/>
          <w:color w:val="000000" w:themeColor="text1"/>
          <w:sz w:val="18"/>
          <w:szCs w:val="22"/>
          <w:lang w:val="en-US" w:eastAsia="en-GB"/>
        </w:rPr>
      </w:pPr>
      <w:r>
        <w:rPr>
          <w:rFonts w:cs="Arial"/>
          <w:noProof/>
          <w:color w:val="000000" w:themeColor="text1"/>
          <w:sz w:val="18"/>
          <w:szCs w:val="22"/>
          <w:lang w:val="nl-NL" w:eastAsia="nl-NL"/>
        </w:rPr>
        <mc:AlternateContent>
          <mc:Choice Requires="wps">
            <w:drawing>
              <wp:anchor distT="0" distB="0" distL="114300" distR="114300" simplePos="0" relativeHeight="251741184" behindDoc="1" locked="0" layoutInCell="1" allowOverlap="1" wp14:anchorId="6A71F830" wp14:editId="18A3FB94">
                <wp:simplePos x="0" y="0"/>
                <wp:positionH relativeFrom="column">
                  <wp:posOffset>1252855</wp:posOffset>
                </wp:positionH>
                <wp:positionV relativeFrom="paragraph">
                  <wp:posOffset>196215</wp:posOffset>
                </wp:positionV>
                <wp:extent cx="1322705" cy="1647825"/>
                <wp:effectExtent l="0" t="0" r="10795" b="28575"/>
                <wp:wrapTight wrapText="bothSides">
                  <wp:wrapPolygon edited="0">
                    <wp:start x="0" y="0"/>
                    <wp:lineTo x="0" y="21725"/>
                    <wp:lineTo x="21465" y="21725"/>
                    <wp:lineTo x="21465" y="0"/>
                    <wp:lineTo x="0" y="0"/>
                  </wp:wrapPolygon>
                </wp:wrapTight>
                <wp:docPr id="19" name="Rectangle 19"/>
                <wp:cNvGraphicFramePr/>
                <a:graphic xmlns:a="http://schemas.openxmlformats.org/drawingml/2006/main">
                  <a:graphicData uri="http://schemas.microsoft.com/office/word/2010/wordprocessingShape">
                    <wps:wsp>
                      <wps:cNvSpPr/>
                      <wps:spPr>
                        <a:xfrm>
                          <a:off x="0" y="0"/>
                          <a:ext cx="1322705" cy="164782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C1D8D" w14:textId="77777777" w:rsidR="00252155" w:rsidRPr="00D23CA7" w:rsidRDefault="00252155" w:rsidP="00D23CA7">
                            <w:pPr>
                              <w:jc w:val="center"/>
                              <w:rPr>
                                <w:b/>
                                <w:lang w:val="nl-NL"/>
                              </w:rPr>
                            </w:pPr>
                            <w:r w:rsidRPr="00D23CA7">
                              <w:rPr>
                                <w:b/>
                                <w:lang w:val="nl-NL"/>
                              </w:rPr>
                              <w:t>ADD PICTURE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1F830" id="Rectangle 19" o:spid="_x0000_s1443" style="position:absolute;left:0;text-align:left;margin-left:98.65pt;margin-top:15.45pt;width:104.15pt;height:129.75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" fillcolor="#538135 [2409]" strokecolor="#538135 [2409]" strokeweight="1pt">
                <v:textbox>
                  <w:txbxContent>
                    <w:p w14:paraId="207C1D8D" w14:textId="77777777" w:rsidR="00252155" w:rsidRPr="00D23CA7" w:rsidRDefault="00252155" w:rsidP="00D23CA7">
                      <w:pPr>
                        <w:jc w:val="center"/>
                        <w:rPr>
                          <w:b/>
                          <w:lang w:val="nl-NL"/>
                        </w:rPr>
                      </w:pPr>
                      <w:r w:rsidRPr="00D23CA7">
                        <w:rPr>
                          <w:b/>
                          <w:lang w:val="nl-NL"/>
                        </w:rPr>
                        <w:t>ADD PICTURE HERE</w:t>
                      </w:r>
                    </w:p>
                  </w:txbxContent>
                </v:textbox>
                <w10:wrap type="tight"/>
              </v:rect>
            </w:pict>
          </mc:Fallback>
        </mc:AlternateContent>
      </w:r>
    </w:p>
    <w:p w14:paraId="20FE0739" w14:textId="77777777" w:rsidR="0007436A" w:rsidRPr="000719D9" w:rsidRDefault="0007436A" w:rsidP="00843F4B">
      <w:pPr>
        <w:pStyle w:val="ListParagraph"/>
        <w:autoSpaceDE w:val="0"/>
        <w:autoSpaceDN w:val="0"/>
        <w:adjustRightInd w:val="0"/>
        <w:spacing w:line="360" w:lineRule="auto"/>
        <w:ind w:left="1985" w:right="1984"/>
        <w:rPr>
          <w:rFonts w:cs="Arial"/>
          <w:color w:val="000000" w:themeColor="text1"/>
          <w:sz w:val="10"/>
          <w:szCs w:val="10"/>
          <w:highlight w:val="yellow"/>
          <w:lang w:val="en-US" w:eastAsia="en-GB"/>
        </w:rPr>
      </w:pPr>
    </w:p>
    <w:p w14:paraId="4C67CE47" w14:textId="77777777" w:rsidR="00E50F5F" w:rsidRPr="000719D9" w:rsidRDefault="00E50F5F" w:rsidP="00843F4B">
      <w:pPr>
        <w:pStyle w:val="ListParagraph"/>
        <w:autoSpaceDE w:val="0"/>
        <w:autoSpaceDN w:val="0"/>
        <w:adjustRightInd w:val="0"/>
        <w:spacing w:line="360" w:lineRule="auto"/>
        <w:ind w:left="1985" w:right="1984"/>
        <w:rPr>
          <w:rFonts w:cs="Arial"/>
          <w:color w:val="000000" w:themeColor="text1"/>
          <w:sz w:val="18"/>
          <w:szCs w:val="22"/>
          <w:lang w:val="en-US" w:eastAsia="en-GB"/>
        </w:rPr>
      </w:pPr>
    </w:p>
    <w:p w14:paraId="456158F4" w14:textId="77777777" w:rsidR="0007436A" w:rsidRPr="000719D9" w:rsidRDefault="00D23CA7" w:rsidP="00843F4B">
      <w:pPr>
        <w:pStyle w:val="ListParagraph"/>
        <w:autoSpaceDE w:val="0"/>
        <w:autoSpaceDN w:val="0"/>
        <w:adjustRightInd w:val="0"/>
        <w:spacing w:line="360" w:lineRule="auto"/>
        <w:ind w:left="1985" w:right="1984"/>
        <w:rPr>
          <w:rFonts w:cs="Arial"/>
          <w:color w:val="000000" w:themeColor="text1"/>
          <w:sz w:val="18"/>
          <w:szCs w:val="22"/>
          <w:lang w:eastAsia="en-GB"/>
        </w:rPr>
      </w:pPr>
      <w:r>
        <w:rPr>
          <w:rFonts w:cs="Arial"/>
          <w:color w:val="000000" w:themeColor="text1"/>
          <w:sz w:val="18"/>
          <w:szCs w:val="22"/>
          <w:lang w:val="en-US" w:eastAsia="en-GB"/>
        </w:rPr>
        <w:t xml:space="preserve">First name and surname, position / affiliation. </w:t>
      </w:r>
    </w:p>
    <w:p w14:paraId="429E5657" w14:textId="77777777" w:rsidR="0007436A" w:rsidRPr="00252155" w:rsidRDefault="0007436A" w:rsidP="00843F4B">
      <w:pPr>
        <w:pStyle w:val="ListParagraph"/>
        <w:autoSpaceDE w:val="0"/>
        <w:autoSpaceDN w:val="0"/>
        <w:adjustRightInd w:val="0"/>
        <w:spacing w:line="360" w:lineRule="auto"/>
        <w:ind w:left="1985" w:right="1984"/>
        <w:rPr>
          <w:rFonts w:cs="Arial"/>
          <w:color w:val="000000" w:themeColor="text1"/>
          <w:sz w:val="18"/>
          <w:szCs w:val="22"/>
          <w:lang w:eastAsia="en-GB"/>
        </w:rPr>
      </w:pPr>
      <w:r w:rsidRPr="00252155">
        <w:rPr>
          <w:rFonts w:cs="Arial"/>
          <w:color w:val="000000" w:themeColor="text1"/>
          <w:sz w:val="18"/>
          <w:szCs w:val="22"/>
          <w:lang w:eastAsia="en-GB"/>
        </w:rPr>
        <w:t xml:space="preserve">E-mail: </w:t>
      </w:r>
      <w:r w:rsidR="00D23CA7" w:rsidRPr="00252155">
        <w:rPr>
          <w:rStyle w:val="Hyperlink"/>
          <w:rFonts w:cs="Arial"/>
          <w:sz w:val="18"/>
          <w:szCs w:val="22"/>
          <w:lang w:eastAsia="en-GB"/>
        </w:rPr>
        <w:t>including hyperlink</w:t>
      </w:r>
      <w:hyperlink r:id="rId14" w:history="1"/>
    </w:p>
    <w:p w14:paraId="4F632F4E" w14:textId="77777777" w:rsidR="00E50F5F" w:rsidRPr="00252155" w:rsidRDefault="00E50F5F" w:rsidP="00843F4B">
      <w:pPr>
        <w:pStyle w:val="ListParagraph"/>
        <w:autoSpaceDE w:val="0"/>
        <w:autoSpaceDN w:val="0"/>
        <w:adjustRightInd w:val="0"/>
        <w:spacing w:line="360" w:lineRule="auto"/>
        <w:ind w:left="1985" w:right="1984"/>
        <w:rPr>
          <w:rFonts w:cs="Arial"/>
          <w:color w:val="000000" w:themeColor="text1"/>
          <w:sz w:val="18"/>
          <w:szCs w:val="22"/>
          <w:lang w:eastAsia="en-GB"/>
        </w:rPr>
      </w:pPr>
    </w:p>
    <w:p w14:paraId="2B1AAC2A" w14:textId="77777777" w:rsidR="00E50F5F" w:rsidRPr="00252155" w:rsidRDefault="00E50F5F" w:rsidP="00843F4B">
      <w:pPr>
        <w:pStyle w:val="ListParagraph"/>
        <w:autoSpaceDE w:val="0"/>
        <w:autoSpaceDN w:val="0"/>
        <w:adjustRightInd w:val="0"/>
        <w:spacing w:line="360" w:lineRule="auto"/>
        <w:ind w:left="1985" w:right="1984"/>
        <w:rPr>
          <w:rFonts w:cs="Arial"/>
          <w:color w:val="000000" w:themeColor="text1"/>
          <w:sz w:val="18"/>
          <w:szCs w:val="22"/>
          <w:lang w:eastAsia="en-GB"/>
        </w:rPr>
      </w:pPr>
    </w:p>
    <w:p w14:paraId="394B7F28" w14:textId="77777777" w:rsidR="00E50F5F" w:rsidRPr="00252155" w:rsidRDefault="00E50F5F" w:rsidP="00843F4B">
      <w:pPr>
        <w:pStyle w:val="ListParagraph"/>
        <w:autoSpaceDE w:val="0"/>
        <w:autoSpaceDN w:val="0"/>
        <w:adjustRightInd w:val="0"/>
        <w:spacing w:line="360" w:lineRule="auto"/>
        <w:ind w:left="1985" w:right="1984"/>
        <w:rPr>
          <w:rFonts w:cs="Arial"/>
          <w:color w:val="000000" w:themeColor="text1"/>
          <w:sz w:val="18"/>
          <w:szCs w:val="22"/>
          <w:highlight w:val="yellow"/>
          <w:lang w:eastAsia="en-GB"/>
        </w:rPr>
      </w:pPr>
    </w:p>
    <w:p w14:paraId="2059E857" w14:textId="77777777" w:rsidR="00D23CA7" w:rsidRPr="00252155" w:rsidRDefault="00D23CA7" w:rsidP="00843F4B">
      <w:pPr>
        <w:pStyle w:val="ListParagraph"/>
        <w:autoSpaceDE w:val="0"/>
        <w:autoSpaceDN w:val="0"/>
        <w:adjustRightInd w:val="0"/>
        <w:spacing w:line="360" w:lineRule="auto"/>
        <w:ind w:left="1985" w:right="1984"/>
        <w:rPr>
          <w:rFonts w:cs="Arial"/>
          <w:color w:val="000000" w:themeColor="text1"/>
          <w:sz w:val="18"/>
          <w:szCs w:val="22"/>
          <w:highlight w:val="yellow"/>
          <w:lang w:eastAsia="en-GB"/>
        </w:rPr>
      </w:pPr>
    </w:p>
    <w:p w14:paraId="34331E09" w14:textId="77777777" w:rsidR="00D23CA7" w:rsidRPr="00252155" w:rsidRDefault="00D23CA7" w:rsidP="00843F4B">
      <w:pPr>
        <w:pStyle w:val="ListParagraph"/>
        <w:autoSpaceDE w:val="0"/>
        <w:autoSpaceDN w:val="0"/>
        <w:adjustRightInd w:val="0"/>
        <w:spacing w:line="360" w:lineRule="auto"/>
        <w:ind w:left="1985" w:right="1984"/>
        <w:rPr>
          <w:rFonts w:cs="Arial"/>
          <w:color w:val="000000" w:themeColor="text1"/>
          <w:sz w:val="18"/>
          <w:szCs w:val="22"/>
          <w:highlight w:val="yellow"/>
          <w:lang w:eastAsia="en-GB"/>
        </w:rPr>
      </w:pPr>
    </w:p>
    <w:p w14:paraId="2813FD3D" w14:textId="77777777" w:rsidR="00E50F5F" w:rsidRPr="00252155" w:rsidRDefault="00D23CA7" w:rsidP="00843F4B">
      <w:pPr>
        <w:pStyle w:val="ListParagraph"/>
        <w:autoSpaceDE w:val="0"/>
        <w:autoSpaceDN w:val="0"/>
        <w:adjustRightInd w:val="0"/>
        <w:spacing w:line="360" w:lineRule="auto"/>
        <w:ind w:left="1985" w:right="1984"/>
        <w:rPr>
          <w:rFonts w:cs="Arial"/>
          <w:color w:val="000000" w:themeColor="text1"/>
          <w:sz w:val="18"/>
          <w:szCs w:val="22"/>
          <w:highlight w:val="yellow"/>
          <w:lang w:eastAsia="en-GB"/>
        </w:rPr>
      </w:pPr>
      <w:r>
        <w:rPr>
          <w:rFonts w:cs="Arial"/>
          <w:noProof/>
          <w:color w:val="000000" w:themeColor="text1"/>
          <w:sz w:val="18"/>
          <w:szCs w:val="22"/>
          <w:lang w:val="nl-NL" w:eastAsia="nl-NL"/>
        </w:rPr>
        <mc:AlternateContent>
          <mc:Choice Requires="wps">
            <w:drawing>
              <wp:anchor distT="0" distB="0" distL="114300" distR="114300" simplePos="0" relativeHeight="251743232" behindDoc="1" locked="0" layoutInCell="1" allowOverlap="1" wp14:anchorId="2C839639" wp14:editId="566FBB91">
                <wp:simplePos x="0" y="0"/>
                <wp:positionH relativeFrom="column">
                  <wp:posOffset>1257300</wp:posOffset>
                </wp:positionH>
                <wp:positionV relativeFrom="paragraph">
                  <wp:posOffset>76200</wp:posOffset>
                </wp:positionV>
                <wp:extent cx="1322705" cy="1647825"/>
                <wp:effectExtent l="0" t="0" r="10795" b="28575"/>
                <wp:wrapTight wrapText="bothSides">
                  <wp:wrapPolygon edited="0">
                    <wp:start x="0" y="0"/>
                    <wp:lineTo x="0" y="21725"/>
                    <wp:lineTo x="21465" y="21725"/>
                    <wp:lineTo x="21465" y="0"/>
                    <wp:lineTo x="0" y="0"/>
                  </wp:wrapPolygon>
                </wp:wrapTight>
                <wp:docPr id="20" name="Rectangle 20"/>
                <wp:cNvGraphicFramePr/>
                <a:graphic xmlns:a="http://schemas.openxmlformats.org/drawingml/2006/main">
                  <a:graphicData uri="http://schemas.microsoft.com/office/word/2010/wordprocessingShape">
                    <wps:wsp>
                      <wps:cNvSpPr/>
                      <wps:spPr>
                        <a:xfrm>
                          <a:off x="0" y="0"/>
                          <a:ext cx="1322705" cy="164782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46ECA" w14:textId="77777777" w:rsidR="00252155" w:rsidRPr="00D23CA7" w:rsidRDefault="00252155" w:rsidP="00D23CA7">
                            <w:pPr>
                              <w:jc w:val="center"/>
                              <w:rPr>
                                <w:b/>
                                <w:lang w:val="nl-NL"/>
                              </w:rPr>
                            </w:pPr>
                            <w:r w:rsidRPr="00D23CA7">
                              <w:rPr>
                                <w:b/>
                                <w:lang w:val="nl-NL"/>
                              </w:rPr>
                              <w:t>ADD PICTURE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39639" id="Rectangle 20" o:spid="_x0000_s1444" style="position:absolute;left:0;text-align:left;margin-left:99pt;margin-top:6pt;width:104.15pt;height:129.75pt;z-index:-25157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" fillcolor="#538135 [2409]" strokecolor="#538135 [2409]" strokeweight="1pt">
                <v:textbox>
                  <w:txbxContent>
                    <w:p w14:paraId="44746ECA" w14:textId="77777777" w:rsidR="00252155" w:rsidRPr="00D23CA7" w:rsidRDefault="00252155" w:rsidP="00D23CA7">
                      <w:pPr>
                        <w:jc w:val="center"/>
                        <w:rPr>
                          <w:b/>
                          <w:lang w:val="nl-NL"/>
                        </w:rPr>
                      </w:pPr>
                      <w:r w:rsidRPr="00D23CA7">
                        <w:rPr>
                          <w:b/>
                          <w:lang w:val="nl-NL"/>
                        </w:rPr>
                        <w:t>ADD PICTURE HERE</w:t>
                      </w:r>
                    </w:p>
                  </w:txbxContent>
                </v:textbox>
                <w10:wrap type="tight"/>
              </v:rect>
            </w:pict>
          </mc:Fallback>
        </mc:AlternateContent>
      </w:r>
    </w:p>
    <w:p w14:paraId="21E6C8F5" w14:textId="77777777" w:rsidR="00D23CA7" w:rsidRDefault="00D23CA7" w:rsidP="00843F4B">
      <w:pPr>
        <w:pStyle w:val="ListParagraph"/>
        <w:autoSpaceDE w:val="0"/>
        <w:autoSpaceDN w:val="0"/>
        <w:adjustRightInd w:val="0"/>
        <w:spacing w:line="360" w:lineRule="auto"/>
        <w:ind w:left="1985" w:right="1984"/>
        <w:rPr>
          <w:rFonts w:cs="Arial"/>
          <w:color w:val="000000" w:themeColor="text1"/>
          <w:sz w:val="18"/>
          <w:szCs w:val="22"/>
          <w:lang w:val="en-US" w:eastAsia="en-GB"/>
        </w:rPr>
      </w:pPr>
    </w:p>
    <w:p w14:paraId="2DB81088" w14:textId="77777777" w:rsidR="00D23CA7" w:rsidRPr="000719D9" w:rsidRDefault="00D23CA7" w:rsidP="00843F4B">
      <w:pPr>
        <w:pStyle w:val="ListParagraph"/>
        <w:autoSpaceDE w:val="0"/>
        <w:autoSpaceDN w:val="0"/>
        <w:adjustRightInd w:val="0"/>
        <w:spacing w:line="360" w:lineRule="auto"/>
        <w:ind w:left="1985" w:right="1984"/>
        <w:rPr>
          <w:rFonts w:cs="Arial"/>
          <w:color w:val="000000" w:themeColor="text1"/>
          <w:sz w:val="18"/>
          <w:szCs w:val="22"/>
          <w:lang w:eastAsia="en-GB"/>
        </w:rPr>
      </w:pPr>
      <w:r>
        <w:rPr>
          <w:rFonts w:cs="Arial"/>
          <w:color w:val="000000" w:themeColor="text1"/>
          <w:sz w:val="18"/>
          <w:szCs w:val="22"/>
          <w:lang w:val="en-US" w:eastAsia="en-GB"/>
        </w:rPr>
        <w:t xml:space="preserve">First name and surname, position / affiliation. </w:t>
      </w:r>
    </w:p>
    <w:p w14:paraId="095F0DB9" w14:textId="77777777" w:rsidR="00D23CA7" w:rsidRPr="00D23CA7" w:rsidRDefault="00D23CA7" w:rsidP="00843F4B">
      <w:pPr>
        <w:pStyle w:val="ListParagraph"/>
        <w:autoSpaceDE w:val="0"/>
        <w:autoSpaceDN w:val="0"/>
        <w:adjustRightInd w:val="0"/>
        <w:spacing w:line="360" w:lineRule="auto"/>
        <w:ind w:left="1985" w:right="1984"/>
        <w:rPr>
          <w:rFonts w:cs="Arial"/>
          <w:color w:val="000000" w:themeColor="text1"/>
          <w:sz w:val="18"/>
          <w:szCs w:val="22"/>
          <w:lang w:eastAsia="en-GB"/>
        </w:rPr>
      </w:pPr>
      <w:r w:rsidRPr="00D23CA7">
        <w:rPr>
          <w:rFonts w:cs="Arial"/>
          <w:color w:val="000000" w:themeColor="text1"/>
          <w:sz w:val="18"/>
          <w:szCs w:val="22"/>
          <w:lang w:eastAsia="en-GB"/>
        </w:rPr>
        <w:t xml:space="preserve">E-mail: </w:t>
      </w:r>
      <w:r w:rsidRPr="00D23CA7">
        <w:rPr>
          <w:rStyle w:val="Hyperlink"/>
          <w:rFonts w:cs="Arial"/>
          <w:sz w:val="18"/>
          <w:szCs w:val="22"/>
          <w:lang w:eastAsia="en-GB"/>
        </w:rPr>
        <w:t>including hyperlink</w:t>
      </w:r>
      <w:hyperlink r:id="rId15" w:history="1"/>
    </w:p>
    <w:p w14:paraId="1E9E1D4B" w14:textId="77777777" w:rsidR="0007436A" w:rsidRPr="00D23CA7" w:rsidRDefault="0007436A" w:rsidP="00843F4B">
      <w:pPr>
        <w:autoSpaceDE w:val="0"/>
        <w:autoSpaceDN w:val="0"/>
        <w:adjustRightInd w:val="0"/>
        <w:spacing w:line="360" w:lineRule="auto"/>
        <w:ind w:left="1985" w:right="1984"/>
        <w:rPr>
          <w:rFonts w:cs="Arial"/>
        </w:rPr>
      </w:pPr>
    </w:p>
    <w:p w14:paraId="32D68ABB" w14:textId="77777777" w:rsidR="0007436A" w:rsidRPr="00D23CA7" w:rsidRDefault="0007436A" w:rsidP="00843F4B">
      <w:pPr>
        <w:pStyle w:val="ListParagraph"/>
        <w:autoSpaceDE w:val="0"/>
        <w:autoSpaceDN w:val="0"/>
        <w:adjustRightInd w:val="0"/>
        <w:spacing w:line="360" w:lineRule="auto"/>
        <w:ind w:left="1985" w:right="1984"/>
        <w:rPr>
          <w:rFonts w:cs="Arial"/>
          <w:b/>
          <w:color w:val="000000" w:themeColor="text1"/>
          <w:sz w:val="18"/>
          <w:szCs w:val="22"/>
          <w:lang w:eastAsia="en-GB"/>
        </w:rPr>
      </w:pPr>
    </w:p>
    <w:p w14:paraId="6B950285" w14:textId="77777777" w:rsidR="0007436A" w:rsidRPr="00D23CA7" w:rsidRDefault="0007436A" w:rsidP="00843F4B">
      <w:pPr>
        <w:pStyle w:val="ListParagraph"/>
        <w:autoSpaceDE w:val="0"/>
        <w:autoSpaceDN w:val="0"/>
        <w:adjustRightInd w:val="0"/>
        <w:spacing w:line="276" w:lineRule="auto"/>
        <w:ind w:left="1985" w:right="1984"/>
        <w:rPr>
          <w:rFonts w:cs="Arial"/>
          <w:b/>
          <w:color w:val="000000" w:themeColor="text1"/>
          <w:sz w:val="16"/>
          <w:szCs w:val="16"/>
          <w:lang w:eastAsia="en-GB"/>
        </w:rPr>
      </w:pPr>
    </w:p>
    <w:p w14:paraId="4E8E994F" w14:textId="77777777" w:rsidR="00A96AEE" w:rsidRPr="00D23CA7" w:rsidRDefault="00A96AEE" w:rsidP="00843F4B">
      <w:pPr>
        <w:pStyle w:val="ListParagraph"/>
        <w:autoSpaceDE w:val="0"/>
        <w:autoSpaceDN w:val="0"/>
        <w:adjustRightInd w:val="0"/>
        <w:spacing w:line="276" w:lineRule="auto"/>
        <w:ind w:left="1985" w:right="1984"/>
        <w:rPr>
          <w:rFonts w:cs="Arial"/>
          <w:b/>
          <w:color w:val="000000" w:themeColor="text1"/>
          <w:sz w:val="16"/>
          <w:szCs w:val="16"/>
          <w:lang w:eastAsia="en-GB"/>
        </w:rPr>
      </w:pPr>
    </w:p>
    <w:p w14:paraId="4F9C423E" w14:textId="77777777" w:rsidR="00D23CA7" w:rsidRPr="00252155" w:rsidRDefault="00D23CA7" w:rsidP="00843F4B">
      <w:pPr>
        <w:pStyle w:val="ListParagraph"/>
        <w:autoSpaceDE w:val="0"/>
        <w:autoSpaceDN w:val="0"/>
        <w:adjustRightInd w:val="0"/>
        <w:spacing w:line="360" w:lineRule="auto"/>
        <w:ind w:left="1985" w:right="1984"/>
        <w:rPr>
          <w:rFonts w:cs="Arial"/>
          <w:noProof/>
          <w:color w:val="000000" w:themeColor="text1"/>
          <w:sz w:val="18"/>
          <w:szCs w:val="22"/>
          <w:lang w:eastAsia="nl-NL"/>
        </w:rPr>
      </w:pPr>
    </w:p>
    <w:p w14:paraId="38A6167F" w14:textId="77777777" w:rsidR="00A96AEE" w:rsidRPr="00D23CA7" w:rsidRDefault="00D23CA7" w:rsidP="00843F4B">
      <w:pPr>
        <w:pStyle w:val="ListParagraph"/>
        <w:autoSpaceDE w:val="0"/>
        <w:autoSpaceDN w:val="0"/>
        <w:adjustRightInd w:val="0"/>
        <w:spacing w:line="360" w:lineRule="auto"/>
        <w:ind w:left="1985" w:right="1984"/>
        <w:rPr>
          <w:rFonts w:cs="Arial"/>
          <w:color w:val="000000" w:themeColor="text1"/>
          <w:sz w:val="18"/>
          <w:szCs w:val="22"/>
          <w:highlight w:val="yellow"/>
          <w:lang w:eastAsia="en-GB"/>
        </w:rPr>
      </w:pPr>
      <w:r>
        <w:rPr>
          <w:rFonts w:cs="Arial"/>
          <w:noProof/>
          <w:color w:val="000000" w:themeColor="text1"/>
          <w:sz w:val="18"/>
          <w:szCs w:val="22"/>
          <w:lang w:val="nl-NL" w:eastAsia="nl-NL"/>
        </w:rPr>
        <w:lastRenderedPageBreak/>
        <mc:AlternateContent>
          <mc:Choice Requires="wps">
            <w:drawing>
              <wp:anchor distT="0" distB="0" distL="114300" distR="114300" simplePos="0" relativeHeight="251745280" behindDoc="1" locked="0" layoutInCell="1" allowOverlap="1" wp14:anchorId="1EFF46DD" wp14:editId="7BE0C90C">
                <wp:simplePos x="0" y="0"/>
                <wp:positionH relativeFrom="column">
                  <wp:posOffset>1265555</wp:posOffset>
                </wp:positionH>
                <wp:positionV relativeFrom="paragraph">
                  <wp:posOffset>113665</wp:posOffset>
                </wp:positionV>
                <wp:extent cx="1322705" cy="1647825"/>
                <wp:effectExtent l="0" t="0" r="10795" b="28575"/>
                <wp:wrapTight wrapText="bothSides">
                  <wp:wrapPolygon edited="0">
                    <wp:start x="0" y="0"/>
                    <wp:lineTo x="0" y="21725"/>
                    <wp:lineTo x="21465" y="21725"/>
                    <wp:lineTo x="21465" y="0"/>
                    <wp:lineTo x="0" y="0"/>
                  </wp:wrapPolygon>
                </wp:wrapTight>
                <wp:docPr id="25" name="Rectangle 25"/>
                <wp:cNvGraphicFramePr/>
                <a:graphic xmlns:a="http://schemas.openxmlformats.org/drawingml/2006/main">
                  <a:graphicData uri="http://schemas.microsoft.com/office/word/2010/wordprocessingShape">
                    <wps:wsp>
                      <wps:cNvSpPr/>
                      <wps:spPr>
                        <a:xfrm>
                          <a:off x="0" y="0"/>
                          <a:ext cx="1322705" cy="164782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8C88F" w14:textId="77777777" w:rsidR="00252155" w:rsidRPr="00D23CA7" w:rsidRDefault="00252155" w:rsidP="00D23CA7">
                            <w:pPr>
                              <w:jc w:val="center"/>
                              <w:rPr>
                                <w:b/>
                                <w:lang w:val="nl-NL"/>
                              </w:rPr>
                            </w:pPr>
                            <w:r w:rsidRPr="00D23CA7">
                              <w:rPr>
                                <w:b/>
                                <w:lang w:val="nl-NL"/>
                              </w:rPr>
                              <w:t>ADD PICTURE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F46DD" id="Rectangle 25" o:spid="_x0000_s1445" style="position:absolute;left:0;text-align:left;margin-left:99.65pt;margin-top:8.95pt;width:104.15pt;height:129.75pt;z-index:-25157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" fillcolor="#538135 [2409]" strokecolor="#538135 [2409]" strokeweight="1pt">
                <v:textbox>
                  <w:txbxContent>
                    <w:p w14:paraId="28C8C88F" w14:textId="77777777" w:rsidR="00252155" w:rsidRPr="00D23CA7" w:rsidRDefault="00252155" w:rsidP="00D23CA7">
                      <w:pPr>
                        <w:jc w:val="center"/>
                        <w:rPr>
                          <w:b/>
                          <w:lang w:val="nl-NL"/>
                        </w:rPr>
                      </w:pPr>
                      <w:r w:rsidRPr="00D23CA7">
                        <w:rPr>
                          <w:b/>
                          <w:lang w:val="nl-NL"/>
                        </w:rPr>
                        <w:t>ADD PICTURE HERE</w:t>
                      </w:r>
                    </w:p>
                  </w:txbxContent>
                </v:textbox>
                <w10:wrap type="tight"/>
              </v:rect>
            </w:pict>
          </mc:Fallback>
        </mc:AlternateContent>
      </w:r>
      <w:r w:rsidR="001473C0" w:rsidRPr="00D23CA7">
        <w:rPr>
          <w:rFonts w:cs="Arial"/>
          <w:noProof/>
          <w:color w:val="000000" w:themeColor="text1"/>
          <w:sz w:val="18"/>
          <w:szCs w:val="22"/>
          <w:highlight w:val="yellow"/>
          <w:lang w:eastAsia="nl-NL"/>
        </w:rPr>
        <w:t xml:space="preserve"> </w:t>
      </w:r>
    </w:p>
    <w:p w14:paraId="56B9D509" w14:textId="77777777" w:rsidR="00A96AEE" w:rsidRPr="00D23CA7" w:rsidRDefault="00A96AEE" w:rsidP="00843F4B">
      <w:pPr>
        <w:pStyle w:val="ListParagraph"/>
        <w:autoSpaceDE w:val="0"/>
        <w:autoSpaceDN w:val="0"/>
        <w:adjustRightInd w:val="0"/>
        <w:spacing w:line="360" w:lineRule="auto"/>
        <w:ind w:left="1985" w:right="1984"/>
        <w:rPr>
          <w:rFonts w:cs="Arial"/>
          <w:color w:val="000000" w:themeColor="text1"/>
          <w:sz w:val="18"/>
          <w:szCs w:val="22"/>
          <w:lang w:eastAsia="en-GB"/>
        </w:rPr>
      </w:pPr>
    </w:p>
    <w:p w14:paraId="322E9E60" w14:textId="77777777" w:rsidR="00D23CA7" w:rsidRPr="000719D9" w:rsidRDefault="00D23CA7" w:rsidP="00843F4B">
      <w:pPr>
        <w:pStyle w:val="ListParagraph"/>
        <w:autoSpaceDE w:val="0"/>
        <w:autoSpaceDN w:val="0"/>
        <w:adjustRightInd w:val="0"/>
        <w:spacing w:line="360" w:lineRule="auto"/>
        <w:ind w:left="1985" w:right="1984"/>
        <w:rPr>
          <w:rFonts w:cs="Arial"/>
          <w:color w:val="000000" w:themeColor="text1"/>
          <w:sz w:val="18"/>
          <w:szCs w:val="22"/>
          <w:lang w:eastAsia="en-GB"/>
        </w:rPr>
      </w:pPr>
      <w:r>
        <w:rPr>
          <w:rFonts w:cs="Arial"/>
          <w:color w:val="000000" w:themeColor="text1"/>
          <w:sz w:val="18"/>
          <w:szCs w:val="22"/>
          <w:lang w:val="en-US" w:eastAsia="en-GB"/>
        </w:rPr>
        <w:t xml:space="preserve">First name and surname, position / affiliation. </w:t>
      </w:r>
    </w:p>
    <w:p w14:paraId="417E9620" w14:textId="77777777" w:rsidR="00D23CA7" w:rsidRPr="00D23CA7" w:rsidRDefault="00D23CA7" w:rsidP="00843F4B">
      <w:pPr>
        <w:pStyle w:val="ListParagraph"/>
        <w:autoSpaceDE w:val="0"/>
        <w:autoSpaceDN w:val="0"/>
        <w:adjustRightInd w:val="0"/>
        <w:spacing w:line="360" w:lineRule="auto"/>
        <w:ind w:left="1985" w:right="1984"/>
        <w:rPr>
          <w:rFonts w:cs="Arial"/>
          <w:color w:val="000000" w:themeColor="text1"/>
          <w:sz w:val="18"/>
          <w:szCs w:val="22"/>
          <w:lang w:eastAsia="en-GB"/>
        </w:rPr>
      </w:pPr>
      <w:r w:rsidRPr="00D23CA7">
        <w:rPr>
          <w:rFonts w:cs="Arial"/>
          <w:color w:val="000000" w:themeColor="text1"/>
          <w:sz w:val="18"/>
          <w:szCs w:val="22"/>
          <w:lang w:eastAsia="en-GB"/>
        </w:rPr>
        <w:t xml:space="preserve">E-mail: </w:t>
      </w:r>
      <w:r w:rsidRPr="00D23CA7">
        <w:rPr>
          <w:rStyle w:val="Hyperlink"/>
          <w:rFonts w:cs="Arial"/>
          <w:sz w:val="18"/>
          <w:szCs w:val="22"/>
          <w:lang w:eastAsia="en-GB"/>
        </w:rPr>
        <w:t>including hyperlink</w:t>
      </w:r>
      <w:hyperlink r:id="rId16" w:history="1"/>
    </w:p>
    <w:p w14:paraId="30522DE1" w14:textId="77777777" w:rsidR="00A96AEE" w:rsidRPr="00252155" w:rsidRDefault="00A96AEE" w:rsidP="00843F4B">
      <w:pPr>
        <w:autoSpaceDE w:val="0"/>
        <w:autoSpaceDN w:val="0"/>
        <w:adjustRightInd w:val="0"/>
        <w:spacing w:line="360" w:lineRule="auto"/>
        <w:ind w:left="1985" w:right="1984"/>
        <w:rPr>
          <w:rFonts w:cs="Arial"/>
        </w:rPr>
      </w:pPr>
    </w:p>
    <w:p w14:paraId="5BB6EBED" w14:textId="77777777" w:rsidR="0007436A" w:rsidRPr="00252155" w:rsidRDefault="0007436A" w:rsidP="00843F4B">
      <w:pPr>
        <w:autoSpaceDE w:val="0"/>
        <w:autoSpaceDN w:val="0"/>
        <w:adjustRightInd w:val="0"/>
        <w:spacing w:line="276" w:lineRule="auto"/>
        <w:ind w:right="1984"/>
        <w:rPr>
          <w:rFonts w:cs="Arial"/>
          <w:b/>
          <w:color w:val="000000" w:themeColor="text1"/>
          <w:sz w:val="18"/>
          <w:szCs w:val="22"/>
          <w:lang w:eastAsia="en-GB"/>
        </w:rPr>
      </w:pPr>
    </w:p>
    <w:p w14:paraId="1385BF1D" w14:textId="77777777" w:rsidR="001473C0" w:rsidRPr="00252155" w:rsidRDefault="001473C0" w:rsidP="00843F4B">
      <w:pPr>
        <w:autoSpaceDE w:val="0"/>
        <w:autoSpaceDN w:val="0"/>
        <w:adjustRightInd w:val="0"/>
        <w:spacing w:line="276" w:lineRule="auto"/>
        <w:ind w:right="1984"/>
        <w:rPr>
          <w:rFonts w:cs="Arial"/>
          <w:b/>
          <w:color w:val="000000" w:themeColor="text1"/>
          <w:sz w:val="18"/>
          <w:szCs w:val="22"/>
          <w:lang w:eastAsia="en-GB"/>
        </w:rPr>
      </w:pPr>
    </w:p>
    <w:p w14:paraId="0D01711D" w14:textId="77777777" w:rsidR="001473C0" w:rsidRPr="00252155" w:rsidRDefault="001473C0" w:rsidP="00843F4B">
      <w:pPr>
        <w:autoSpaceDE w:val="0"/>
        <w:autoSpaceDN w:val="0"/>
        <w:adjustRightInd w:val="0"/>
        <w:spacing w:line="276" w:lineRule="auto"/>
        <w:ind w:right="1984"/>
        <w:rPr>
          <w:rFonts w:cs="Arial"/>
          <w:b/>
          <w:color w:val="000000" w:themeColor="text1"/>
          <w:sz w:val="18"/>
          <w:szCs w:val="22"/>
          <w:lang w:eastAsia="en-GB"/>
        </w:rPr>
      </w:pPr>
    </w:p>
    <w:p w14:paraId="0B5D1425" w14:textId="77777777" w:rsidR="001473C0" w:rsidRPr="00252155" w:rsidRDefault="001473C0" w:rsidP="00843F4B">
      <w:pPr>
        <w:autoSpaceDE w:val="0"/>
        <w:autoSpaceDN w:val="0"/>
        <w:adjustRightInd w:val="0"/>
        <w:spacing w:line="276" w:lineRule="auto"/>
        <w:ind w:right="1984"/>
        <w:rPr>
          <w:rFonts w:cs="Arial"/>
          <w:b/>
          <w:color w:val="000000" w:themeColor="text1"/>
          <w:sz w:val="18"/>
          <w:szCs w:val="22"/>
          <w:lang w:eastAsia="en-GB"/>
        </w:rPr>
      </w:pPr>
    </w:p>
    <w:p w14:paraId="0CDA822C" w14:textId="77777777" w:rsidR="001473C0" w:rsidRPr="00252155" w:rsidRDefault="001473C0" w:rsidP="00843F4B">
      <w:pPr>
        <w:autoSpaceDE w:val="0"/>
        <w:autoSpaceDN w:val="0"/>
        <w:adjustRightInd w:val="0"/>
        <w:spacing w:line="276" w:lineRule="auto"/>
        <w:ind w:right="1984"/>
        <w:rPr>
          <w:rFonts w:cs="Arial"/>
          <w:b/>
          <w:color w:val="000000" w:themeColor="text1"/>
          <w:sz w:val="18"/>
          <w:szCs w:val="22"/>
          <w:lang w:eastAsia="en-GB"/>
        </w:rPr>
      </w:pPr>
    </w:p>
    <w:p w14:paraId="35C08456" w14:textId="77777777" w:rsidR="001473C0" w:rsidRPr="00252155" w:rsidRDefault="001473C0" w:rsidP="00843F4B">
      <w:pPr>
        <w:autoSpaceDE w:val="0"/>
        <w:autoSpaceDN w:val="0"/>
        <w:adjustRightInd w:val="0"/>
        <w:spacing w:line="276" w:lineRule="auto"/>
        <w:ind w:right="1984"/>
        <w:rPr>
          <w:rFonts w:cs="Arial"/>
          <w:b/>
          <w:color w:val="000000" w:themeColor="text1"/>
          <w:sz w:val="16"/>
          <w:szCs w:val="16"/>
          <w:lang w:eastAsia="en-GB"/>
        </w:rPr>
      </w:pPr>
    </w:p>
    <w:p w14:paraId="35A1B37B" w14:textId="77777777" w:rsidR="0007436A" w:rsidRPr="000719D9" w:rsidRDefault="0007436A" w:rsidP="00843F4B">
      <w:pPr>
        <w:pStyle w:val="ListParagraph"/>
        <w:autoSpaceDE w:val="0"/>
        <w:autoSpaceDN w:val="0"/>
        <w:adjustRightInd w:val="0"/>
        <w:spacing w:line="276" w:lineRule="auto"/>
        <w:ind w:left="1985" w:right="1984"/>
        <w:rPr>
          <w:rFonts w:cs="Arial"/>
          <w:b/>
          <w:color w:val="000000" w:themeColor="text1"/>
          <w:sz w:val="16"/>
          <w:szCs w:val="16"/>
          <w:lang w:eastAsia="en-GB"/>
        </w:rPr>
      </w:pPr>
      <w:r w:rsidRPr="000719D9">
        <w:rPr>
          <w:rFonts w:cs="Arial"/>
          <w:b/>
          <w:color w:val="000000" w:themeColor="text1"/>
          <w:sz w:val="16"/>
          <w:szCs w:val="16"/>
          <w:lang w:eastAsia="en-GB"/>
        </w:rPr>
        <w:t xml:space="preserve">Disclaimer </w:t>
      </w:r>
    </w:p>
    <w:p w14:paraId="0BF037D5" w14:textId="349AE02F" w:rsidR="00F84090" w:rsidRPr="00F84090" w:rsidRDefault="00F84090" w:rsidP="00843F4B">
      <w:pPr>
        <w:pBdr>
          <w:top w:val="nil"/>
          <w:left w:val="nil"/>
          <w:bottom w:val="nil"/>
          <w:right w:val="nil"/>
          <w:between w:val="nil"/>
        </w:pBdr>
        <w:spacing w:line="360" w:lineRule="auto"/>
        <w:ind w:left="1985" w:right="1701"/>
        <w:rPr>
          <w:rFonts w:cs="Arial"/>
          <w:color w:val="000000" w:themeColor="text1"/>
          <w:sz w:val="16"/>
          <w:szCs w:val="16"/>
          <w:lang w:eastAsia="en-GB"/>
        </w:rPr>
      </w:pPr>
      <w:r w:rsidRPr="00F84090">
        <w:rPr>
          <w:rFonts w:cs="Arial"/>
          <w:color w:val="000000" w:themeColor="text1"/>
          <w:sz w:val="16"/>
          <w:szCs w:val="16"/>
          <w:lang w:eastAsia="en-GB"/>
        </w:rPr>
        <w:t>The views and opinions expressed in this report are solely those of the author(s)</w:t>
      </w:r>
      <w:r w:rsidR="00297744">
        <w:rPr>
          <w:rFonts w:cs="Arial"/>
          <w:color w:val="000000" w:themeColor="text1"/>
          <w:sz w:val="16"/>
          <w:szCs w:val="16"/>
          <w:lang w:eastAsia="en-GB"/>
        </w:rPr>
        <w:t>.</w:t>
      </w:r>
      <w:r w:rsidRPr="00F84090">
        <w:rPr>
          <w:rFonts w:cs="Arial"/>
          <w:color w:val="000000" w:themeColor="text1"/>
          <w:sz w:val="16"/>
          <w:szCs w:val="16"/>
          <w:lang w:eastAsia="en-GB"/>
        </w:rPr>
        <w:t xml:space="preserve"> Responsibility for the information, data and content in this report lies entirely with the author(s). </w:t>
      </w:r>
      <w:r w:rsidR="00297744">
        <w:rPr>
          <w:rFonts w:cs="Arial"/>
          <w:color w:val="000000" w:themeColor="text1"/>
          <w:sz w:val="16"/>
          <w:szCs w:val="16"/>
          <w:lang w:eastAsia="en-GB"/>
        </w:rPr>
        <w:t>The information in this report</w:t>
      </w:r>
      <w:r w:rsidRPr="00F84090">
        <w:rPr>
          <w:rFonts w:cs="Arial"/>
          <w:color w:val="000000" w:themeColor="text1"/>
          <w:sz w:val="16"/>
          <w:szCs w:val="16"/>
          <w:lang w:eastAsia="en-GB"/>
        </w:rPr>
        <w:t xml:space="preserve"> does not constitute any financial advice or service offer.</w:t>
      </w:r>
    </w:p>
    <w:p w14:paraId="21FD53DE" w14:textId="77777777" w:rsidR="0007436A" w:rsidRPr="00F84090" w:rsidRDefault="0007436A" w:rsidP="00843F4B">
      <w:pPr>
        <w:pBdr>
          <w:top w:val="nil"/>
          <w:left w:val="nil"/>
          <w:bottom w:val="nil"/>
          <w:right w:val="nil"/>
          <w:between w:val="nil"/>
        </w:pBdr>
        <w:spacing w:line="360" w:lineRule="auto"/>
        <w:rPr>
          <w:rFonts w:cs="Arial"/>
          <w:b/>
          <w:color w:val="60A6DA"/>
          <w:sz w:val="18"/>
        </w:rPr>
      </w:pPr>
    </w:p>
    <w:sectPr w:rsidR="0007436A" w:rsidRPr="00F84090" w:rsidSect="00936926">
      <w:type w:val="continuous"/>
      <w:pgSz w:w="11906" w:h="16838"/>
      <w:pgMar w:top="1560" w:right="1417" w:bottom="1417" w:left="1417" w:header="70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6050F" w14:textId="77777777" w:rsidR="00583928" w:rsidRDefault="00583928" w:rsidP="00D63AF1">
      <w:r>
        <w:separator/>
      </w:r>
    </w:p>
  </w:endnote>
  <w:endnote w:type="continuationSeparator" w:id="0">
    <w:p w14:paraId="30D90A9A" w14:textId="77777777" w:rsidR="00583928" w:rsidRDefault="00583928" w:rsidP="00D63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ING Me">
    <w:altName w:val="Calibri"/>
    <w:charset w:val="00"/>
    <w:family w:val="auto"/>
    <w:pitch w:val="variable"/>
    <w:sig w:usb0="A10002AF" w:usb1="5000607A"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Javanese Text">
    <w:panose1 w:val="02000000000000000000"/>
    <w:charset w:val="00"/>
    <w:family w:val="auto"/>
    <w:pitch w:val="variable"/>
    <w:sig w:usb0="80000003" w:usb1="00002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DC58" w14:textId="77777777" w:rsidR="00252155" w:rsidRDefault="00252155">
    <w:pPr>
      <w:framePr w:wrap="around" w:vAnchor="text" w:hAnchor="margin" w:xAlign="center" w:y="1"/>
    </w:pPr>
    <w:r>
      <w:fldChar w:fldCharType="begin"/>
    </w:r>
    <w:r>
      <w:instrText xml:space="preserve">PAGE  </w:instrText>
    </w:r>
    <w:r>
      <w:fldChar w:fldCharType="separate"/>
    </w:r>
    <w:r>
      <w:rPr>
        <w:noProof/>
      </w:rPr>
      <w:t>0</w:t>
    </w:r>
    <w:r>
      <w:fldChar w:fldCharType="end"/>
    </w:r>
  </w:p>
  <w:p w14:paraId="66CAE52D" w14:textId="77777777" w:rsidR="00252155" w:rsidRDefault="0025215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414868"/>
      <w:docPartObj>
        <w:docPartGallery w:val="Page Numbers (Bottom of Page)"/>
        <w:docPartUnique/>
      </w:docPartObj>
    </w:sdtPr>
    <w:sdtEndPr/>
    <w:sdtContent>
      <w:p w14:paraId="357D03F9" w14:textId="77777777" w:rsidR="00252155" w:rsidRDefault="00252155">
        <w:pPr>
          <w:pStyle w:val="Footer"/>
          <w:jc w:val="center"/>
        </w:pPr>
        <w:r w:rsidRPr="00C2588B">
          <w:rPr>
            <w:rFonts w:ascii="ING Me" w:hAnsi="ING Me"/>
            <w:sz w:val="18"/>
          </w:rPr>
          <w:fldChar w:fldCharType="begin"/>
        </w:r>
        <w:r w:rsidRPr="00C2588B">
          <w:rPr>
            <w:rFonts w:ascii="ING Me" w:hAnsi="ING Me"/>
            <w:sz w:val="18"/>
          </w:rPr>
          <w:instrText>PAGE   \* MERGEFORMAT</w:instrText>
        </w:r>
        <w:r w:rsidRPr="00C2588B">
          <w:rPr>
            <w:rFonts w:ascii="ING Me" w:hAnsi="ING Me"/>
            <w:sz w:val="18"/>
          </w:rPr>
          <w:fldChar w:fldCharType="separate"/>
        </w:r>
        <w:r w:rsidR="00724EA9" w:rsidRPr="00724EA9">
          <w:rPr>
            <w:rFonts w:ascii="ING Me" w:hAnsi="ING Me"/>
            <w:noProof/>
            <w:sz w:val="18"/>
            <w:lang w:val="nl-NL"/>
          </w:rPr>
          <w:t>8</w:t>
        </w:r>
        <w:r w:rsidRPr="00C2588B">
          <w:rPr>
            <w:rFonts w:ascii="ING Me" w:hAnsi="ING Me"/>
            <w:sz w:val="18"/>
          </w:rPr>
          <w:fldChar w:fldCharType="end"/>
        </w:r>
      </w:p>
    </w:sdtContent>
  </w:sdt>
  <w:p w14:paraId="180E3011" w14:textId="77777777" w:rsidR="00252155" w:rsidRPr="003357DA" w:rsidRDefault="00252155" w:rsidP="000A3B21">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BCAB1" w14:textId="77777777" w:rsidR="00252155" w:rsidRDefault="0025215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9E599" w14:textId="77777777" w:rsidR="00583928" w:rsidRDefault="00583928" w:rsidP="00D63AF1">
      <w:r>
        <w:separator/>
      </w:r>
    </w:p>
  </w:footnote>
  <w:footnote w:type="continuationSeparator" w:id="0">
    <w:p w14:paraId="296C086E" w14:textId="77777777" w:rsidR="00583928" w:rsidRDefault="00583928" w:rsidP="00D63AF1">
      <w:r>
        <w:continuationSeparator/>
      </w:r>
    </w:p>
  </w:footnote>
  <w:footnote w:id="1">
    <w:p w14:paraId="0568D56D" w14:textId="2EEB8280" w:rsidR="00252155" w:rsidRPr="000719D9" w:rsidDel="00E86B03" w:rsidRDefault="00FF5868" w:rsidP="00781819">
      <w:pPr>
        <w:pStyle w:val="FootnoteText"/>
        <w:rPr>
          <w:del w:id="14" w:author="Lujan, Alan" w:date="2021-12-15T09:36:00Z"/>
          <w:rFonts w:cs="Arial"/>
          <w:lang w:val="en-US"/>
        </w:rPr>
      </w:pPr>
      <w:del w:id="15" w:author="Lujan, Alan" w:date="2021-12-15T09:36:00Z">
        <w:r w:rsidDel="00E86B03">
          <w:rPr>
            <w:rStyle w:val="FootnoteReference"/>
            <w:rFonts w:cs="Arial"/>
            <w:sz w:val="16"/>
            <w:szCs w:val="16"/>
          </w:rPr>
          <w:delText>*</w:delText>
        </w:r>
        <w:r w:rsidR="00252155" w:rsidRPr="00781819" w:rsidDel="00E86B03">
          <w:rPr>
            <w:rFonts w:cs="Arial"/>
            <w:sz w:val="16"/>
            <w:szCs w:val="16"/>
          </w:rPr>
          <w:delText xml:space="preserve"> C</w:delText>
        </w:r>
        <w:r w:rsidR="00252155" w:rsidDel="00E86B03">
          <w:rPr>
            <w:rFonts w:cs="Arial"/>
            <w:sz w:val="16"/>
            <w:szCs w:val="16"/>
          </w:rPr>
          <w:delText xml:space="preserve">ontact details of all researchers: Name, Affiliation, Email address. </w:delText>
        </w:r>
      </w:del>
    </w:p>
    <w:p w14:paraId="21D05791" w14:textId="77777777" w:rsidR="00252155" w:rsidRPr="000719D9" w:rsidDel="00E86B03" w:rsidRDefault="00252155" w:rsidP="00790F09">
      <w:pPr>
        <w:pStyle w:val="FootnoteText"/>
        <w:ind w:left="142" w:hanging="142"/>
        <w:rPr>
          <w:del w:id="16" w:author="Lujan, Alan" w:date="2021-12-15T09:36:00Z"/>
          <w:rFonts w:cs="Arial"/>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B29C7" w14:textId="77777777" w:rsidR="00252155" w:rsidRPr="001F5EC0" w:rsidRDefault="00252155" w:rsidP="000A3B21">
    <w:pPr>
      <w:pStyle w:val="Header"/>
      <w:tabs>
        <w:tab w:val="right" w:pos="9639"/>
      </w:tabs>
      <w:jc w:val="left"/>
      <w:rPr>
        <w:rFonts w:ascii="Tahoma" w:hAnsi="Tahoma" w:cs="Tahoma"/>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0CC"/>
    <w:multiLevelType w:val="hybridMultilevel"/>
    <w:tmpl w:val="678A7ED0"/>
    <w:lvl w:ilvl="0" w:tplc="1F60FCDE">
      <w:start w:val="1"/>
      <w:numFmt w:val="upperRoman"/>
      <w:lvlText w:val="%1."/>
      <w:lvlJc w:val="left"/>
      <w:pPr>
        <w:ind w:left="153" w:hanging="720"/>
      </w:pPr>
      <w:rPr>
        <w:rFonts w:hint="default"/>
      </w:rPr>
    </w:lvl>
    <w:lvl w:ilvl="1" w:tplc="04130019" w:tentative="1">
      <w:start w:val="1"/>
      <w:numFmt w:val="lowerLetter"/>
      <w:lvlText w:val="%2."/>
      <w:lvlJc w:val="left"/>
      <w:pPr>
        <w:ind w:left="513" w:hanging="360"/>
      </w:pPr>
    </w:lvl>
    <w:lvl w:ilvl="2" w:tplc="0413001B" w:tentative="1">
      <w:start w:val="1"/>
      <w:numFmt w:val="lowerRoman"/>
      <w:lvlText w:val="%3."/>
      <w:lvlJc w:val="right"/>
      <w:pPr>
        <w:ind w:left="1233" w:hanging="180"/>
      </w:pPr>
    </w:lvl>
    <w:lvl w:ilvl="3" w:tplc="0413000F" w:tentative="1">
      <w:start w:val="1"/>
      <w:numFmt w:val="decimal"/>
      <w:lvlText w:val="%4."/>
      <w:lvlJc w:val="left"/>
      <w:pPr>
        <w:ind w:left="1953" w:hanging="360"/>
      </w:pPr>
    </w:lvl>
    <w:lvl w:ilvl="4" w:tplc="04130019" w:tentative="1">
      <w:start w:val="1"/>
      <w:numFmt w:val="lowerLetter"/>
      <w:lvlText w:val="%5."/>
      <w:lvlJc w:val="left"/>
      <w:pPr>
        <w:ind w:left="2673" w:hanging="360"/>
      </w:pPr>
    </w:lvl>
    <w:lvl w:ilvl="5" w:tplc="0413001B" w:tentative="1">
      <w:start w:val="1"/>
      <w:numFmt w:val="lowerRoman"/>
      <w:lvlText w:val="%6."/>
      <w:lvlJc w:val="right"/>
      <w:pPr>
        <w:ind w:left="3393" w:hanging="180"/>
      </w:pPr>
    </w:lvl>
    <w:lvl w:ilvl="6" w:tplc="0413000F" w:tentative="1">
      <w:start w:val="1"/>
      <w:numFmt w:val="decimal"/>
      <w:lvlText w:val="%7."/>
      <w:lvlJc w:val="left"/>
      <w:pPr>
        <w:ind w:left="4113" w:hanging="360"/>
      </w:pPr>
    </w:lvl>
    <w:lvl w:ilvl="7" w:tplc="04130019" w:tentative="1">
      <w:start w:val="1"/>
      <w:numFmt w:val="lowerLetter"/>
      <w:lvlText w:val="%8."/>
      <w:lvlJc w:val="left"/>
      <w:pPr>
        <w:ind w:left="4833" w:hanging="360"/>
      </w:pPr>
    </w:lvl>
    <w:lvl w:ilvl="8" w:tplc="0413001B" w:tentative="1">
      <w:start w:val="1"/>
      <w:numFmt w:val="lowerRoman"/>
      <w:lvlText w:val="%9."/>
      <w:lvlJc w:val="right"/>
      <w:pPr>
        <w:ind w:left="5553" w:hanging="180"/>
      </w:pPr>
    </w:lvl>
  </w:abstractNum>
  <w:abstractNum w:abstractNumId="1" w15:restartNumberingAfterBreak="0">
    <w:nsid w:val="0A370D58"/>
    <w:multiLevelType w:val="multilevel"/>
    <w:tmpl w:val="23D283D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72472E"/>
    <w:multiLevelType w:val="multilevel"/>
    <w:tmpl w:val="082A74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A62548"/>
    <w:multiLevelType w:val="hybridMultilevel"/>
    <w:tmpl w:val="D23E3EE8"/>
    <w:lvl w:ilvl="0" w:tplc="7FB25664">
      <w:start w:val="1"/>
      <w:numFmt w:val="decimal"/>
      <w:lvlText w:val="%1."/>
      <w:lvlJc w:val="left"/>
      <w:pPr>
        <w:ind w:left="1280" w:hanging="5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0FE07B7"/>
    <w:multiLevelType w:val="multilevel"/>
    <w:tmpl w:val="B8307F3A"/>
    <w:lvl w:ilvl="0">
      <w:start w:val="1"/>
      <w:numFmt w:val="decimal"/>
      <w:lvlText w:val="%1"/>
      <w:lvlJc w:val="left"/>
      <w:pPr>
        <w:ind w:left="479" w:hanging="372"/>
      </w:pPr>
      <w:rPr>
        <w:rFonts w:ascii="Book Antiqua" w:eastAsia="Book Antiqua" w:hAnsi="Book Antiqua" w:cs="Book Antiqua" w:hint="default"/>
        <w:b/>
        <w:bCs/>
        <w:i w:val="0"/>
        <w:iCs w:val="0"/>
        <w:w w:val="109"/>
        <w:sz w:val="34"/>
        <w:szCs w:val="34"/>
      </w:rPr>
    </w:lvl>
    <w:lvl w:ilvl="1">
      <w:start w:val="1"/>
      <w:numFmt w:val="decimal"/>
      <w:lvlText w:val="%1.%2"/>
      <w:lvlJc w:val="left"/>
      <w:pPr>
        <w:ind w:left="593" w:hanging="486"/>
      </w:pPr>
      <w:rPr>
        <w:rFonts w:ascii="Book Antiqua" w:eastAsia="Book Antiqua" w:hAnsi="Book Antiqua" w:cs="Book Antiqua" w:hint="default"/>
        <w:b w:val="0"/>
        <w:bCs w:val="0"/>
        <w:i w:val="0"/>
        <w:iCs w:val="0"/>
        <w:spacing w:val="-1"/>
        <w:w w:val="99"/>
        <w:sz w:val="28"/>
        <w:szCs w:val="28"/>
      </w:rPr>
    </w:lvl>
    <w:lvl w:ilvl="2">
      <w:numFmt w:val="bullet"/>
      <w:lvlText w:val="•"/>
      <w:lvlJc w:val="left"/>
      <w:pPr>
        <w:ind w:left="693" w:hanging="235"/>
      </w:pPr>
      <w:rPr>
        <w:rFonts w:ascii="Calibri" w:eastAsia="Calibri" w:hAnsi="Calibri" w:cs="Calibri" w:hint="default"/>
        <w:b w:val="0"/>
        <w:bCs w:val="0"/>
        <w:i w:val="0"/>
        <w:iCs w:val="0"/>
        <w:w w:val="97"/>
        <w:sz w:val="24"/>
        <w:szCs w:val="24"/>
      </w:rPr>
    </w:lvl>
    <w:lvl w:ilvl="3">
      <w:numFmt w:val="bullet"/>
      <w:lvlText w:val="•"/>
      <w:lvlJc w:val="left"/>
      <w:pPr>
        <w:ind w:left="1755" w:hanging="235"/>
      </w:pPr>
      <w:rPr>
        <w:rFonts w:hint="default"/>
      </w:rPr>
    </w:lvl>
    <w:lvl w:ilvl="4">
      <w:numFmt w:val="bullet"/>
      <w:lvlText w:val="•"/>
      <w:lvlJc w:val="left"/>
      <w:pPr>
        <w:ind w:left="2811" w:hanging="235"/>
      </w:pPr>
      <w:rPr>
        <w:rFonts w:hint="default"/>
      </w:rPr>
    </w:lvl>
    <w:lvl w:ilvl="5">
      <w:numFmt w:val="bullet"/>
      <w:lvlText w:val="•"/>
      <w:lvlJc w:val="left"/>
      <w:pPr>
        <w:ind w:left="3867" w:hanging="235"/>
      </w:pPr>
      <w:rPr>
        <w:rFonts w:hint="default"/>
      </w:rPr>
    </w:lvl>
    <w:lvl w:ilvl="6">
      <w:numFmt w:val="bullet"/>
      <w:lvlText w:val="•"/>
      <w:lvlJc w:val="left"/>
      <w:pPr>
        <w:ind w:left="4922" w:hanging="235"/>
      </w:pPr>
      <w:rPr>
        <w:rFonts w:hint="default"/>
      </w:rPr>
    </w:lvl>
    <w:lvl w:ilvl="7">
      <w:numFmt w:val="bullet"/>
      <w:lvlText w:val="•"/>
      <w:lvlJc w:val="left"/>
      <w:pPr>
        <w:ind w:left="5978" w:hanging="235"/>
      </w:pPr>
      <w:rPr>
        <w:rFonts w:hint="default"/>
      </w:rPr>
    </w:lvl>
    <w:lvl w:ilvl="8">
      <w:numFmt w:val="bullet"/>
      <w:lvlText w:val="•"/>
      <w:lvlJc w:val="left"/>
      <w:pPr>
        <w:ind w:left="7034" w:hanging="235"/>
      </w:pPr>
      <w:rPr>
        <w:rFonts w:hint="default"/>
      </w:rPr>
    </w:lvl>
  </w:abstractNum>
  <w:abstractNum w:abstractNumId="5" w15:restartNumberingAfterBreak="0">
    <w:nsid w:val="13696686"/>
    <w:multiLevelType w:val="hybridMultilevel"/>
    <w:tmpl w:val="682CC1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B1F33CF"/>
    <w:multiLevelType w:val="hybridMultilevel"/>
    <w:tmpl w:val="A0848A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A46A03"/>
    <w:multiLevelType w:val="hybridMultilevel"/>
    <w:tmpl w:val="62164EF4"/>
    <w:lvl w:ilvl="0" w:tplc="45CC0FAA">
      <w:start w:val="1"/>
      <w:numFmt w:val="decimal"/>
      <w:lvlText w:val="%1."/>
      <w:lvlJc w:val="left"/>
      <w:pPr>
        <w:ind w:left="720" w:hanging="360"/>
      </w:pPr>
    </w:lvl>
    <w:lvl w:ilvl="1" w:tplc="2EF03BCC">
      <w:start w:val="1"/>
      <w:numFmt w:val="lowerLetter"/>
      <w:lvlText w:val="%2."/>
      <w:lvlJc w:val="left"/>
      <w:pPr>
        <w:ind w:left="1440" w:hanging="360"/>
      </w:pPr>
    </w:lvl>
    <w:lvl w:ilvl="2" w:tplc="7908B0F2">
      <w:start w:val="1"/>
      <w:numFmt w:val="lowerRoman"/>
      <w:lvlText w:val="%3."/>
      <w:lvlJc w:val="right"/>
      <w:pPr>
        <w:ind w:left="2160" w:hanging="180"/>
      </w:pPr>
    </w:lvl>
    <w:lvl w:ilvl="3" w:tplc="E5A45418">
      <w:start w:val="1"/>
      <w:numFmt w:val="decimal"/>
      <w:lvlText w:val="%4."/>
      <w:lvlJc w:val="left"/>
      <w:pPr>
        <w:ind w:left="2880" w:hanging="360"/>
      </w:pPr>
    </w:lvl>
    <w:lvl w:ilvl="4" w:tplc="7F0C66CE">
      <w:start w:val="1"/>
      <w:numFmt w:val="lowerLetter"/>
      <w:lvlText w:val="%5."/>
      <w:lvlJc w:val="left"/>
      <w:pPr>
        <w:ind w:left="3600" w:hanging="360"/>
      </w:pPr>
    </w:lvl>
    <w:lvl w:ilvl="5" w:tplc="723602E0">
      <w:start w:val="1"/>
      <w:numFmt w:val="lowerRoman"/>
      <w:lvlText w:val="%6."/>
      <w:lvlJc w:val="right"/>
      <w:pPr>
        <w:ind w:left="4320" w:hanging="180"/>
      </w:pPr>
    </w:lvl>
    <w:lvl w:ilvl="6" w:tplc="BAD4F66A">
      <w:start w:val="1"/>
      <w:numFmt w:val="decimal"/>
      <w:lvlText w:val="%7."/>
      <w:lvlJc w:val="left"/>
      <w:pPr>
        <w:ind w:left="5040" w:hanging="360"/>
      </w:pPr>
    </w:lvl>
    <w:lvl w:ilvl="7" w:tplc="0D2A483E">
      <w:start w:val="1"/>
      <w:numFmt w:val="lowerLetter"/>
      <w:lvlText w:val="%8."/>
      <w:lvlJc w:val="left"/>
      <w:pPr>
        <w:ind w:left="5760" w:hanging="360"/>
      </w:pPr>
    </w:lvl>
    <w:lvl w:ilvl="8" w:tplc="D07E2454">
      <w:start w:val="1"/>
      <w:numFmt w:val="lowerRoman"/>
      <w:lvlText w:val="%9."/>
      <w:lvlJc w:val="right"/>
      <w:pPr>
        <w:ind w:left="6480" w:hanging="180"/>
      </w:pPr>
    </w:lvl>
  </w:abstractNum>
  <w:abstractNum w:abstractNumId="8" w15:restartNumberingAfterBreak="0">
    <w:nsid w:val="1F3A2BF4"/>
    <w:multiLevelType w:val="multilevel"/>
    <w:tmpl w:val="B8307F3A"/>
    <w:lvl w:ilvl="0">
      <w:start w:val="1"/>
      <w:numFmt w:val="decimal"/>
      <w:lvlText w:val="%1"/>
      <w:lvlJc w:val="left"/>
      <w:pPr>
        <w:ind w:left="479" w:hanging="372"/>
      </w:pPr>
      <w:rPr>
        <w:rFonts w:ascii="Book Antiqua" w:eastAsia="Book Antiqua" w:hAnsi="Book Antiqua" w:cs="Book Antiqua" w:hint="default"/>
        <w:b/>
        <w:bCs/>
        <w:i w:val="0"/>
        <w:iCs w:val="0"/>
        <w:w w:val="109"/>
        <w:sz w:val="34"/>
        <w:szCs w:val="34"/>
      </w:rPr>
    </w:lvl>
    <w:lvl w:ilvl="1">
      <w:start w:val="1"/>
      <w:numFmt w:val="decimal"/>
      <w:lvlText w:val="%1.%2"/>
      <w:lvlJc w:val="left"/>
      <w:pPr>
        <w:ind w:left="593" w:hanging="486"/>
      </w:pPr>
      <w:rPr>
        <w:rFonts w:ascii="Book Antiqua" w:eastAsia="Book Antiqua" w:hAnsi="Book Antiqua" w:cs="Book Antiqua" w:hint="default"/>
        <w:b w:val="0"/>
        <w:bCs w:val="0"/>
        <w:i w:val="0"/>
        <w:iCs w:val="0"/>
        <w:spacing w:val="-1"/>
        <w:w w:val="99"/>
        <w:sz w:val="28"/>
        <w:szCs w:val="28"/>
      </w:rPr>
    </w:lvl>
    <w:lvl w:ilvl="2">
      <w:numFmt w:val="bullet"/>
      <w:lvlText w:val="•"/>
      <w:lvlJc w:val="left"/>
      <w:pPr>
        <w:ind w:left="693" w:hanging="235"/>
      </w:pPr>
      <w:rPr>
        <w:rFonts w:ascii="Calibri" w:eastAsia="Calibri" w:hAnsi="Calibri" w:cs="Calibri" w:hint="default"/>
        <w:b w:val="0"/>
        <w:bCs w:val="0"/>
        <w:i w:val="0"/>
        <w:iCs w:val="0"/>
        <w:w w:val="97"/>
        <w:sz w:val="24"/>
        <w:szCs w:val="24"/>
      </w:rPr>
    </w:lvl>
    <w:lvl w:ilvl="3">
      <w:numFmt w:val="bullet"/>
      <w:lvlText w:val="•"/>
      <w:lvlJc w:val="left"/>
      <w:pPr>
        <w:ind w:left="1755" w:hanging="235"/>
      </w:pPr>
      <w:rPr>
        <w:rFonts w:hint="default"/>
      </w:rPr>
    </w:lvl>
    <w:lvl w:ilvl="4">
      <w:numFmt w:val="bullet"/>
      <w:lvlText w:val="•"/>
      <w:lvlJc w:val="left"/>
      <w:pPr>
        <w:ind w:left="2811" w:hanging="235"/>
      </w:pPr>
      <w:rPr>
        <w:rFonts w:hint="default"/>
      </w:rPr>
    </w:lvl>
    <w:lvl w:ilvl="5">
      <w:numFmt w:val="bullet"/>
      <w:lvlText w:val="•"/>
      <w:lvlJc w:val="left"/>
      <w:pPr>
        <w:ind w:left="3867" w:hanging="235"/>
      </w:pPr>
      <w:rPr>
        <w:rFonts w:hint="default"/>
      </w:rPr>
    </w:lvl>
    <w:lvl w:ilvl="6">
      <w:numFmt w:val="bullet"/>
      <w:lvlText w:val="•"/>
      <w:lvlJc w:val="left"/>
      <w:pPr>
        <w:ind w:left="4922" w:hanging="235"/>
      </w:pPr>
      <w:rPr>
        <w:rFonts w:hint="default"/>
      </w:rPr>
    </w:lvl>
    <w:lvl w:ilvl="7">
      <w:numFmt w:val="bullet"/>
      <w:lvlText w:val="•"/>
      <w:lvlJc w:val="left"/>
      <w:pPr>
        <w:ind w:left="5978" w:hanging="235"/>
      </w:pPr>
      <w:rPr>
        <w:rFonts w:hint="default"/>
      </w:rPr>
    </w:lvl>
    <w:lvl w:ilvl="8">
      <w:numFmt w:val="bullet"/>
      <w:lvlText w:val="•"/>
      <w:lvlJc w:val="left"/>
      <w:pPr>
        <w:ind w:left="7034" w:hanging="235"/>
      </w:pPr>
      <w:rPr>
        <w:rFonts w:hint="default"/>
      </w:rPr>
    </w:lvl>
  </w:abstractNum>
  <w:abstractNum w:abstractNumId="9" w15:restartNumberingAfterBreak="0">
    <w:nsid w:val="26956194"/>
    <w:multiLevelType w:val="multilevel"/>
    <w:tmpl w:val="85B26DE0"/>
    <w:lvl w:ilvl="0">
      <w:start w:val="4"/>
      <w:numFmt w:val="decimal"/>
      <w:lvlText w:val="%1"/>
      <w:lvlJc w:val="left"/>
      <w:pPr>
        <w:ind w:left="360" w:hanging="360"/>
      </w:pPr>
      <w:rPr>
        <w:rFonts w:hint="default"/>
        <w:w w:val="90"/>
      </w:rPr>
    </w:lvl>
    <w:lvl w:ilvl="1">
      <w:start w:val="1"/>
      <w:numFmt w:val="decimal"/>
      <w:lvlText w:val="%1.%2"/>
      <w:lvlJc w:val="left"/>
      <w:pPr>
        <w:ind w:left="467" w:hanging="360"/>
      </w:pPr>
      <w:rPr>
        <w:rFonts w:hint="default"/>
        <w:w w:val="90"/>
      </w:rPr>
    </w:lvl>
    <w:lvl w:ilvl="2">
      <w:start w:val="1"/>
      <w:numFmt w:val="decimal"/>
      <w:lvlText w:val="%1.%2.%3"/>
      <w:lvlJc w:val="left"/>
      <w:pPr>
        <w:ind w:left="934" w:hanging="720"/>
      </w:pPr>
      <w:rPr>
        <w:rFonts w:hint="default"/>
        <w:w w:val="90"/>
      </w:rPr>
    </w:lvl>
    <w:lvl w:ilvl="3">
      <w:start w:val="1"/>
      <w:numFmt w:val="decimal"/>
      <w:lvlText w:val="%1.%2.%3.%4"/>
      <w:lvlJc w:val="left"/>
      <w:pPr>
        <w:ind w:left="1041" w:hanging="720"/>
      </w:pPr>
      <w:rPr>
        <w:rFonts w:hint="default"/>
        <w:w w:val="90"/>
      </w:rPr>
    </w:lvl>
    <w:lvl w:ilvl="4">
      <w:start w:val="1"/>
      <w:numFmt w:val="decimal"/>
      <w:lvlText w:val="%1.%2.%3.%4.%5"/>
      <w:lvlJc w:val="left"/>
      <w:pPr>
        <w:ind w:left="1508" w:hanging="1080"/>
      </w:pPr>
      <w:rPr>
        <w:rFonts w:hint="default"/>
        <w:w w:val="90"/>
      </w:rPr>
    </w:lvl>
    <w:lvl w:ilvl="5">
      <w:start w:val="1"/>
      <w:numFmt w:val="decimal"/>
      <w:lvlText w:val="%1.%2.%3.%4.%5.%6"/>
      <w:lvlJc w:val="left"/>
      <w:pPr>
        <w:ind w:left="1975" w:hanging="1440"/>
      </w:pPr>
      <w:rPr>
        <w:rFonts w:hint="default"/>
        <w:w w:val="90"/>
      </w:rPr>
    </w:lvl>
    <w:lvl w:ilvl="6">
      <w:start w:val="1"/>
      <w:numFmt w:val="decimal"/>
      <w:lvlText w:val="%1.%2.%3.%4.%5.%6.%7"/>
      <w:lvlJc w:val="left"/>
      <w:pPr>
        <w:ind w:left="2082" w:hanging="1440"/>
      </w:pPr>
      <w:rPr>
        <w:rFonts w:hint="default"/>
        <w:w w:val="90"/>
      </w:rPr>
    </w:lvl>
    <w:lvl w:ilvl="7">
      <w:start w:val="1"/>
      <w:numFmt w:val="decimal"/>
      <w:lvlText w:val="%1.%2.%3.%4.%5.%6.%7.%8"/>
      <w:lvlJc w:val="left"/>
      <w:pPr>
        <w:ind w:left="2549" w:hanging="1800"/>
      </w:pPr>
      <w:rPr>
        <w:rFonts w:hint="default"/>
        <w:w w:val="90"/>
      </w:rPr>
    </w:lvl>
    <w:lvl w:ilvl="8">
      <w:start w:val="1"/>
      <w:numFmt w:val="decimal"/>
      <w:lvlText w:val="%1.%2.%3.%4.%5.%6.%7.%8.%9"/>
      <w:lvlJc w:val="left"/>
      <w:pPr>
        <w:ind w:left="2656" w:hanging="1800"/>
      </w:pPr>
      <w:rPr>
        <w:rFonts w:hint="default"/>
        <w:w w:val="90"/>
      </w:rPr>
    </w:lvl>
  </w:abstractNum>
  <w:abstractNum w:abstractNumId="10" w15:restartNumberingAfterBreak="0">
    <w:nsid w:val="282E39CA"/>
    <w:multiLevelType w:val="hybridMultilevel"/>
    <w:tmpl w:val="D4BCC46A"/>
    <w:lvl w:ilvl="0" w:tplc="E8B88788">
      <w:start w:val="4"/>
      <w:numFmt w:val="decimal"/>
      <w:lvlText w:val="%1."/>
      <w:lvlJc w:val="left"/>
      <w:pPr>
        <w:ind w:left="1632" w:hanging="360"/>
      </w:pPr>
      <w:rPr>
        <w:rFonts w:hint="default"/>
      </w:rPr>
    </w:lvl>
    <w:lvl w:ilvl="1" w:tplc="04130019" w:tentative="1">
      <w:start w:val="1"/>
      <w:numFmt w:val="lowerLetter"/>
      <w:lvlText w:val="%2."/>
      <w:lvlJc w:val="left"/>
      <w:pPr>
        <w:ind w:left="2352" w:hanging="360"/>
      </w:pPr>
    </w:lvl>
    <w:lvl w:ilvl="2" w:tplc="0413001B" w:tentative="1">
      <w:start w:val="1"/>
      <w:numFmt w:val="lowerRoman"/>
      <w:lvlText w:val="%3."/>
      <w:lvlJc w:val="right"/>
      <w:pPr>
        <w:ind w:left="3072" w:hanging="180"/>
      </w:pPr>
    </w:lvl>
    <w:lvl w:ilvl="3" w:tplc="0413000F" w:tentative="1">
      <w:start w:val="1"/>
      <w:numFmt w:val="decimal"/>
      <w:lvlText w:val="%4."/>
      <w:lvlJc w:val="left"/>
      <w:pPr>
        <w:ind w:left="3792" w:hanging="360"/>
      </w:pPr>
    </w:lvl>
    <w:lvl w:ilvl="4" w:tplc="04130019" w:tentative="1">
      <w:start w:val="1"/>
      <w:numFmt w:val="lowerLetter"/>
      <w:lvlText w:val="%5."/>
      <w:lvlJc w:val="left"/>
      <w:pPr>
        <w:ind w:left="4512" w:hanging="360"/>
      </w:pPr>
    </w:lvl>
    <w:lvl w:ilvl="5" w:tplc="0413001B" w:tentative="1">
      <w:start w:val="1"/>
      <w:numFmt w:val="lowerRoman"/>
      <w:lvlText w:val="%6."/>
      <w:lvlJc w:val="right"/>
      <w:pPr>
        <w:ind w:left="5232" w:hanging="180"/>
      </w:pPr>
    </w:lvl>
    <w:lvl w:ilvl="6" w:tplc="0413000F" w:tentative="1">
      <w:start w:val="1"/>
      <w:numFmt w:val="decimal"/>
      <w:lvlText w:val="%7."/>
      <w:lvlJc w:val="left"/>
      <w:pPr>
        <w:ind w:left="5952" w:hanging="360"/>
      </w:pPr>
    </w:lvl>
    <w:lvl w:ilvl="7" w:tplc="04130019" w:tentative="1">
      <w:start w:val="1"/>
      <w:numFmt w:val="lowerLetter"/>
      <w:lvlText w:val="%8."/>
      <w:lvlJc w:val="left"/>
      <w:pPr>
        <w:ind w:left="6672" w:hanging="360"/>
      </w:pPr>
    </w:lvl>
    <w:lvl w:ilvl="8" w:tplc="0413001B" w:tentative="1">
      <w:start w:val="1"/>
      <w:numFmt w:val="lowerRoman"/>
      <w:lvlText w:val="%9."/>
      <w:lvlJc w:val="right"/>
      <w:pPr>
        <w:ind w:left="7392" w:hanging="180"/>
      </w:pPr>
    </w:lvl>
  </w:abstractNum>
  <w:abstractNum w:abstractNumId="11" w15:restartNumberingAfterBreak="0">
    <w:nsid w:val="2AF12325"/>
    <w:multiLevelType w:val="multilevel"/>
    <w:tmpl w:val="B8307F3A"/>
    <w:lvl w:ilvl="0">
      <w:start w:val="1"/>
      <w:numFmt w:val="decimal"/>
      <w:lvlText w:val="%1"/>
      <w:lvlJc w:val="left"/>
      <w:pPr>
        <w:ind w:left="479" w:hanging="372"/>
      </w:pPr>
      <w:rPr>
        <w:rFonts w:ascii="Book Antiqua" w:eastAsia="Book Antiqua" w:hAnsi="Book Antiqua" w:cs="Book Antiqua" w:hint="default"/>
        <w:b/>
        <w:bCs/>
        <w:i w:val="0"/>
        <w:iCs w:val="0"/>
        <w:w w:val="109"/>
        <w:sz w:val="34"/>
        <w:szCs w:val="34"/>
      </w:rPr>
    </w:lvl>
    <w:lvl w:ilvl="1">
      <w:start w:val="1"/>
      <w:numFmt w:val="decimal"/>
      <w:lvlText w:val="%1.%2"/>
      <w:lvlJc w:val="left"/>
      <w:pPr>
        <w:ind w:left="593" w:hanging="486"/>
      </w:pPr>
      <w:rPr>
        <w:rFonts w:ascii="Book Antiqua" w:eastAsia="Book Antiqua" w:hAnsi="Book Antiqua" w:cs="Book Antiqua" w:hint="default"/>
        <w:b w:val="0"/>
        <w:bCs w:val="0"/>
        <w:i w:val="0"/>
        <w:iCs w:val="0"/>
        <w:spacing w:val="-1"/>
        <w:w w:val="99"/>
        <w:sz w:val="28"/>
        <w:szCs w:val="28"/>
      </w:rPr>
    </w:lvl>
    <w:lvl w:ilvl="2">
      <w:numFmt w:val="bullet"/>
      <w:lvlText w:val="•"/>
      <w:lvlJc w:val="left"/>
      <w:pPr>
        <w:ind w:left="693" w:hanging="235"/>
      </w:pPr>
      <w:rPr>
        <w:rFonts w:ascii="Calibri" w:eastAsia="Calibri" w:hAnsi="Calibri" w:cs="Calibri" w:hint="default"/>
        <w:b w:val="0"/>
        <w:bCs w:val="0"/>
        <w:i w:val="0"/>
        <w:iCs w:val="0"/>
        <w:w w:val="97"/>
        <w:sz w:val="24"/>
        <w:szCs w:val="24"/>
      </w:rPr>
    </w:lvl>
    <w:lvl w:ilvl="3">
      <w:numFmt w:val="bullet"/>
      <w:lvlText w:val="•"/>
      <w:lvlJc w:val="left"/>
      <w:pPr>
        <w:ind w:left="1755" w:hanging="235"/>
      </w:pPr>
      <w:rPr>
        <w:rFonts w:hint="default"/>
      </w:rPr>
    </w:lvl>
    <w:lvl w:ilvl="4">
      <w:numFmt w:val="bullet"/>
      <w:lvlText w:val="•"/>
      <w:lvlJc w:val="left"/>
      <w:pPr>
        <w:ind w:left="2811" w:hanging="235"/>
      </w:pPr>
      <w:rPr>
        <w:rFonts w:hint="default"/>
      </w:rPr>
    </w:lvl>
    <w:lvl w:ilvl="5">
      <w:numFmt w:val="bullet"/>
      <w:lvlText w:val="•"/>
      <w:lvlJc w:val="left"/>
      <w:pPr>
        <w:ind w:left="3867" w:hanging="235"/>
      </w:pPr>
      <w:rPr>
        <w:rFonts w:hint="default"/>
      </w:rPr>
    </w:lvl>
    <w:lvl w:ilvl="6">
      <w:numFmt w:val="bullet"/>
      <w:lvlText w:val="•"/>
      <w:lvlJc w:val="left"/>
      <w:pPr>
        <w:ind w:left="4922" w:hanging="235"/>
      </w:pPr>
      <w:rPr>
        <w:rFonts w:hint="default"/>
      </w:rPr>
    </w:lvl>
    <w:lvl w:ilvl="7">
      <w:numFmt w:val="bullet"/>
      <w:lvlText w:val="•"/>
      <w:lvlJc w:val="left"/>
      <w:pPr>
        <w:ind w:left="5978" w:hanging="235"/>
      </w:pPr>
      <w:rPr>
        <w:rFonts w:hint="default"/>
      </w:rPr>
    </w:lvl>
    <w:lvl w:ilvl="8">
      <w:numFmt w:val="bullet"/>
      <w:lvlText w:val="•"/>
      <w:lvlJc w:val="left"/>
      <w:pPr>
        <w:ind w:left="7034" w:hanging="235"/>
      </w:pPr>
      <w:rPr>
        <w:rFonts w:hint="default"/>
      </w:rPr>
    </w:lvl>
  </w:abstractNum>
  <w:abstractNum w:abstractNumId="12" w15:restartNumberingAfterBreak="0">
    <w:nsid w:val="2BAD3FD5"/>
    <w:multiLevelType w:val="hybridMultilevel"/>
    <w:tmpl w:val="281C3A16"/>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0E75987"/>
    <w:multiLevelType w:val="multilevel"/>
    <w:tmpl w:val="B8307F3A"/>
    <w:lvl w:ilvl="0">
      <w:start w:val="1"/>
      <w:numFmt w:val="decimal"/>
      <w:lvlText w:val="%1"/>
      <w:lvlJc w:val="left"/>
      <w:pPr>
        <w:ind w:left="479" w:hanging="372"/>
      </w:pPr>
      <w:rPr>
        <w:rFonts w:ascii="Book Antiqua" w:eastAsia="Book Antiqua" w:hAnsi="Book Antiqua" w:cs="Book Antiqua" w:hint="default"/>
        <w:b/>
        <w:bCs/>
        <w:i w:val="0"/>
        <w:iCs w:val="0"/>
        <w:w w:val="109"/>
        <w:sz w:val="34"/>
        <w:szCs w:val="34"/>
      </w:rPr>
    </w:lvl>
    <w:lvl w:ilvl="1">
      <w:start w:val="1"/>
      <w:numFmt w:val="decimal"/>
      <w:lvlText w:val="%1.%2"/>
      <w:lvlJc w:val="left"/>
      <w:pPr>
        <w:ind w:left="593" w:hanging="486"/>
      </w:pPr>
      <w:rPr>
        <w:rFonts w:ascii="Book Antiqua" w:eastAsia="Book Antiqua" w:hAnsi="Book Antiqua" w:cs="Book Antiqua" w:hint="default"/>
        <w:b w:val="0"/>
        <w:bCs w:val="0"/>
        <w:i w:val="0"/>
        <w:iCs w:val="0"/>
        <w:spacing w:val="-1"/>
        <w:w w:val="99"/>
        <w:sz w:val="28"/>
        <w:szCs w:val="28"/>
      </w:rPr>
    </w:lvl>
    <w:lvl w:ilvl="2">
      <w:numFmt w:val="bullet"/>
      <w:lvlText w:val="•"/>
      <w:lvlJc w:val="left"/>
      <w:pPr>
        <w:ind w:left="693" w:hanging="235"/>
      </w:pPr>
      <w:rPr>
        <w:rFonts w:ascii="Calibri" w:eastAsia="Calibri" w:hAnsi="Calibri" w:cs="Calibri" w:hint="default"/>
        <w:b w:val="0"/>
        <w:bCs w:val="0"/>
        <w:i w:val="0"/>
        <w:iCs w:val="0"/>
        <w:w w:val="97"/>
        <w:sz w:val="24"/>
        <w:szCs w:val="24"/>
      </w:rPr>
    </w:lvl>
    <w:lvl w:ilvl="3">
      <w:numFmt w:val="bullet"/>
      <w:lvlText w:val="•"/>
      <w:lvlJc w:val="left"/>
      <w:pPr>
        <w:ind w:left="1755" w:hanging="235"/>
      </w:pPr>
      <w:rPr>
        <w:rFonts w:hint="default"/>
      </w:rPr>
    </w:lvl>
    <w:lvl w:ilvl="4">
      <w:numFmt w:val="bullet"/>
      <w:lvlText w:val="•"/>
      <w:lvlJc w:val="left"/>
      <w:pPr>
        <w:ind w:left="2811" w:hanging="235"/>
      </w:pPr>
      <w:rPr>
        <w:rFonts w:hint="default"/>
      </w:rPr>
    </w:lvl>
    <w:lvl w:ilvl="5">
      <w:numFmt w:val="bullet"/>
      <w:lvlText w:val="•"/>
      <w:lvlJc w:val="left"/>
      <w:pPr>
        <w:ind w:left="3867" w:hanging="235"/>
      </w:pPr>
      <w:rPr>
        <w:rFonts w:hint="default"/>
      </w:rPr>
    </w:lvl>
    <w:lvl w:ilvl="6">
      <w:numFmt w:val="bullet"/>
      <w:lvlText w:val="•"/>
      <w:lvlJc w:val="left"/>
      <w:pPr>
        <w:ind w:left="4922" w:hanging="235"/>
      </w:pPr>
      <w:rPr>
        <w:rFonts w:hint="default"/>
      </w:rPr>
    </w:lvl>
    <w:lvl w:ilvl="7">
      <w:numFmt w:val="bullet"/>
      <w:lvlText w:val="•"/>
      <w:lvlJc w:val="left"/>
      <w:pPr>
        <w:ind w:left="5978" w:hanging="235"/>
      </w:pPr>
      <w:rPr>
        <w:rFonts w:hint="default"/>
      </w:rPr>
    </w:lvl>
    <w:lvl w:ilvl="8">
      <w:numFmt w:val="bullet"/>
      <w:lvlText w:val="•"/>
      <w:lvlJc w:val="left"/>
      <w:pPr>
        <w:ind w:left="7034" w:hanging="235"/>
      </w:pPr>
      <w:rPr>
        <w:rFonts w:hint="default"/>
      </w:rPr>
    </w:lvl>
  </w:abstractNum>
  <w:abstractNum w:abstractNumId="14" w15:restartNumberingAfterBreak="0">
    <w:nsid w:val="31500E8E"/>
    <w:multiLevelType w:val="multilevel"/>
    <w:tmpl w:val="0F22DDA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6F05064"/>
    <w:multiLevelType w:val="hybridMultilevel"/>
    <w:tmpl w:val="28FE012A"/>
    <w:lvl w:ilvl="0" w:tplc="AF6C5BB2">
      <w:start w:val="1"/>
      <w:numFmt w:val="lowerRoman"/>
      <w:lvlText w:val="(%1)"/>
      <w:lvlJc w:val="left"/>
      <w:pPr>
        <w:ind w:left="2352" w:hanging="720"/>
      </w:pPr>
      <w:rPr>
        <w:rFonts w:hint="default"/>
      </w:rPr>
    </w:lvl>
    <w:lvl w:ilvl="1" w:tplc="04130019" w:tentative="1">
      <w:start w:val="1"/>
      <w:numFmt w:val="lowerLetter"/>
      <w:lvlText w:val="%2."/>
      <w:lvlJc w:val="left"/>
      <w:pPr>
        <w:ind w:left="2712" w:hanging="360"/>
      </w:pPr>
    </w:lvl>
    <w:lvl w:ilvl="2" w:tplc="0413001B" w:tentative="1">
      <w:start w:val="1"/>
      <w:numFmt w:val="lowerRoman"/>
      <w:lvlText w:val="%3."/>
      <w:lvlJc w:val="right"/>
      <w:pPr>
        <w:ind w:left="3432" w:hanging="180"/>
      </w:pPr>
    </w:lvl>
    <w:lvl w:ilvl="3" w:tplc="0413000F" w:tentative="1">
      <w:start w:val="1"/>
      <w:numFmt w:val="decimal"/>
      <w:lvlText w:val="%4."/>
      <w:lvlJc w:val="left"/>
      <w:pPr>
        <w:ind w:left="4152" w:hanging="360"/>
      </w:pPr>
    </w:lvl>
    <w:lvl w:ilvl="4" w:tplc="04130019" w:tentative="1">
      <w:start w:val="1"/>
      <w:numFmt w:val="lowerLetter"/>
      <w:lvlText w:val="%5."/>
      <w:lvlJc w:val="left"/>
      <w:pPr>
        <w:ind w:left="4872" w:hanging="360"/>
      </w:pPr>
    </w:lvl>
    <w:lvl w:ilvl="5" w:tplc="0413001B" w:tentative="1">
      <w:start w:val="1"/>
      <w:numFmt w:val="lowerRoman"/>
      <w:lvlText w:val="%6."/>
      <w:lvlJc w:val="right"/>
      <w:pPr>
        <w:ind w:left="5592" w:hanging="180"/>
      </w:pPr>
    </w:lvl>
    <w:lvl w:ilvl="6" w:tplc="0413000F" w:tentative="1">
      <w:start w:val="1"/>
      <w:numFmt w:val="decimal"/>
      <w:lvlText w:val="%7."/>
      <w:lvlJc w:val="left"/>
      <w:pPr>
        <w:ind w:left="6312" w:hanging="360"/>
      </w:pPr>
    </w:lvl>
    <w:lvl w:ilvl="7" w:tplc="04130019" w:tentative="1">
      <w:start w:val="1"/>
      <w:numFmt w:val="lowerLetter"/>
      <w:lvlText w:val="%8."/>
      <w:lvlJc w:val="left"/>
      <w:pPr>
        <w:ind w:left="7032" w:hanging="360"/>
      </w:pPr>
    </w:lvl>
    <w:lvl w:ilvl="8" w:tplc="0413001B" w:tentative="1">
      <w:start w:val="1"/>
      <w:numFmt w:val="lowerRoman"/>
      <w:lvlText w:val="%9."/>
      <w:lvlJc w:val="right"/>
      <w:pPr>
        <w:ind w:left="7752" w:hanging="180"/>
      </w:pPr>
    </w:lvl>
  </w:abstractNum>
  <w:abstractNum w:abstractNumId="16" w15:restartNumberingAfterBreak="0">
    <w:nsid w:val="39F368C5"/>
    <w:multiLevelType w:val="hybridMultilevel"/>
    <w:tmpl w:val="E45411F6"/>
    <w:lvl w:ilvl="0" w:tplc="7EE818EE">
      <w:start w:val="9"/>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FD6254"/>
    <w:multiLevelType w:val="hybridMultilevel"/>
    <w:tmpl w:val="6BB44D1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CE25A05"/>
    <w:multiLevelType w:val="multilevel"/>
    <w:tmpl w:val="95405C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DD310ED"/>
    <w:multiLevelType w:val="multilevel"/>
    <w:tmpl w:val="0F22DDA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3A31CA"/>
    <w:multiLevelType w:val="multilevel"/>
    <w:tmpl w:val="6204BE7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color w:val="60A6D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7A67578"/>
    <w:multiLevelType w:val="multilevel"/>
    <w:tmpl w:val="8C566B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8D135D1"/>
    <w:multiLevelType w:val="multilevel"/>
    <w:tmpl w:val="8DE0772A"/>
    <w:lvl w:ilvl="0">
      <w:start w:val="6"/>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23" w15:restartNumberingAfterBreak="0">
    <w:nsid w:val="4CE066CB"/>
    <w:multiLevelType w:val="hybridMultilevel"/>
    <w:tmpl w:val="8982BE36"/>
    <w:lvl w:ilvl="0" w:tplc="26A02D0C">
      <w:start w:val="7"/>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78141A"/>
    <w:multiLevelType w:val="multilevel"/>
    <w:tmpl w:val="CFAE01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27A5276"/>
    <w:multiLevelType w:val="hybridMultilevel"/>
    <w:tmpl w:val="01325C90"/>
    <w:lvl w:ilvl="0" w:tplc="245E7E84">
      <w:start w:val="1"/>
      <w:numFmt w:val="upperRoman"/>
      <w:lvlText w:val="%1."/>
      <w:lvlJc w:val="left"/>
      <w:pPr>
        <w:ind w:left="153" w:hanging="720"/>
      </w:pPr>
      <w:rPr>
        <w:rFonts w:hint="default"/>
      </w:rPr>
    </w:lvl>
    <w:lvl w:ilvl="1" w:tplc="04130019" w:tentative="1">
      <w:start w:val="1"/>
      <w:numFmt w:val="lowerLetter"/>
      <w:lvlText w:val="%2."/>
      <w:lvlJc w:val="left"/>
      <w:pPr>
        <w:ind w:left="513" w:hanging="360"/>
      </w:pPr>
    </w:lvl>
    <w:lvl w:ilvl="2" w:tplc="0413001B" w:tentative="1">
      <w:start w:val="1"/>
      <w:numFmt w:val="lowerRoman"/>
      <w:lvlText w:val="%3."/>
      <w:lvlJc w:val="right"/>
      <w:pPr>
        <w:ind w:left="1233" w:hanging="180"/>
      </w:pPr>
    </w:lvl>
    <w:lvl w:ilvl="3" w:tplc="0413000F" w:tentative="1">
      <w:start w:val="1"/>
      <w:numFmt w:val="decimal"/>
      <w:lvlText w:val="%4."/>
      <w:lvlJc w:val="left"/>
      <w:pPr>
        <w:ind w:left="1953" w:hanging="360"/>
      </w:pPr>
    </w:lvl>
    <w:lvl w:ilvl="4" w:tplc="04130019" w:tentative="1">
      <w:start w:val="1"/>
      <w:numFmt w:val="lowerLetter"/>
      <w:lvlText w:val="%5."/>
      <w:lvlJc w:val="left"/>
      <w:pPr>
        <w:ind w:left="2673" w:hanging="360"/>
      </w:pPr>
    </w:lvl>
    <w:lvl w:ilvl="5" w:tplc="0413001B" w:tentative="1">
      <w:start w:val="1"/>
      <w:numFmt w:val="lowerRoman"/>
      <w:lvlText w:val="%6."/>
      <w:lvlJc w:val="right"/>
      <w:pPr>
        <w:ind w:left="3393" w:hanging="180"/>
      </w:pPr>
    </w:lvl>
    <w:lvl w:ilvl="6" w:tplc="0413000F" w:tentative="1">
      <w:start w:val="1"/>
      <w:numFmt w:val="decimal"/>
      <w:lvlText w:val="%7."/>
      <w:lvlJc w:val="left"/>
      <w:pPr>
        <w:ind w:left="4113" w:hanging="360"/>
      </w:pPr>
    </w:lvl>
    <w:lvl w:ilvl="7" w:tplc="04130019" w:tentative="1">
      <w:start w:val="1"/>
      <w:numFmt w:val="lowerLetter"/>
      <w:lvlText w:val="%8."/>
      <w:lvlJc w:val="left"/>
      <w:pPr>
        <w:ind w:left="4833" w:hanging="360"/>
      </w:pPr>
    </w:lvl>
    <w:lvl w:ilvl="8" w:tplc="0413001B" w:tentative="1">
      <w:start w:val="1"/>
      <w:numFmt w:val="lowerRoman"/>
      <w:lvlText w:val="%9."/>
      <w:lvlJc w:val="right"/>
      <w:pPr>
        <w:ind w:left="5553" w:hanging="180"/>
      </w:pPr>
    </w:lvl>
  </w:abstractNum>
  <w:abstractNum w:abstractNumId="26" w15:restartNumberingAfterBreak="0">
    <w:nsid w:val="580B6236"/>
    <w:multiLevelType w:val="hybridMultilevel"/>
    <w:tmpl w:val="8EE43B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B9D6521"/>
    <w:multiLevelType w:val="hybridMultilevel"/>
    <w:tmpl w:val="360CF862"/>
    <w:lvl w:ilvl="0" w:tplc="27625F52">
      <w:start w:val="1"/>
      <w:numFmt w:val="upperRoman"/>
      <w:lvlText w:val="%1."/>
      <w:lvlJc w:val="left"/>
      <w:pPr>
        <w:ind w:left="153" w:hanging="720"/>
      </w:pPr>
      <w:rPr>
        <w:rFonts w:hint="default"/>
      </w:rPr>
    </w:lvl>
    <w:lvl w:ilvl="1" w:tplc="04130019" w:tentative="1">
      <w:start w:val="1"/>
      <w:numFmt w:val="lowerLetter"/>
      <w:lvlText w:val="%2."/>
      <w:lvlJc w:val="left"/>
      <w:pPr>
        <w:ind w:left="513" w:hanging="360"/>
      </w:pPr>
    </w:lvl>
    <w:lvl w:ilvl="2" w:tplc="0413001B" w:tentative="1">
      <w:start w:val="1"/>
      <w:numFmt w:val="lowerRoman"/>
      <w:lvlText w:val="%3."/>
      <w:lvlJc w:val="right"/>
      <w:pPr>
        <w:ind w:left="1233" w:hanging="180"/>
      </w:pPr>
    </w:lvl>
    <w:lvl w:ilvl="3" w:tplc="0413000F" w:tentative="1">
      <w:start w:val="1"/>
      <w:numFmt w:val="decimal"/>
      <w:lvlText w:val="%4."/>
      <w:lvlJc w:val="left"/>
      <w:pPr>
        <w:ind w:left="1953" w:hanging="360"/>
      </w:pPr>
    </w:lvl>
    <w:lvl w:ilvl="4" w:tplc="04130019" w:tentative="1">
      <w:start w:val="1"/>
      <w:numFmt w:val="lowerLetter"/>
      <w:lvlText w:val="%5."/>
      <w:lvlJc w:val="left"/>
      <w:pPr>
        <w:ind w:left="2673" w:hanging="360"/>
      </w:pPr>
    </w:lvl>
    <w:lvl w:ilvl="5" w:tplc="0413001B" w:tentative="1">
      <w:start w:val="1"/>
      <w:numFmt w:val="lowerRoman"/>
      <w:lvlText w:val="%6."/>
      <w:lvlJc w:val="right"/>
      <w:pPr>
        <w:ind w:left="3393" w:hanging="180"/>
      </w:pPr>
    </w:lvl>
    <w:lvl w:ilvl="6" w:tplc="0413000F" w:tentative="1">
      <w:start w:val="1"/>
      <w:numFmt w:val="decimal"/>
      <w:lvlText w:val="%7."/>
      <w:lvlJc w:val="left"/>
      <w:pPr>
        <w:ind w:left="4113" w:hanging="360"/>
      </w:pPr>
    </w:lvl>
    <w:lvl w:ilvl="7" w:tplc="04130019" w:tentative="1">
      <w:start w:val="1"/>
      <w:numFmt w:val="lowerLetter"/>
      <w:lvlText w:val="%8."/>
      <w:lvlJc w:val="left"/>
      <w:pPr>
        <w:ind w:left="4833" w:hanging="360"/>
      </w:pPr>
    </w:lvl>
    <w:lvl w:ilvl="8" w:tplc="0413001B" w:tentative="1">
      <w:start w:val="1"/>
      <w:numFmt w:val="lowerRoman"/>
      <w:lvlText w:val="%9."/>
      <w:lvlJc w:val="right"/>
      <w:pPr>
        <w:ind w:left="5553" w:hanging="180"/>
      </w:pPr>
    </w:lvl>
  </w:abstractNum>
  <w:abstractNum w:abstractNumId="28" w15:restartNumberingAfterBreak="0">
    <w:nsid w:val="62A81B6E"/>
    <w:multiLevelType w:val="multilevel"/>
    <w:tmpl w:val="1C30D48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3C36A28"/>
    <w:multiLevelType w:val="hybridMultilevel"/>
    <w:tmpl w:val="AC76A2C2"/>
    <w:lvl w:ilvl="0" w:tplc="997474D4">
      <w:numFmt w:val="bullet"/>
      <w:lvlText w:val="-"/>
      <w:lvlJc w:val="left"/>
      <w:pPr>
        <w:ind w:left="720" w:hanging="360"/>
      </w:pPr>
      <w:rPr>
        <w:rFonts w:ascii="ING Me" w:eastAsiaTheme="minorHAnsi" w:hAnsi="ING Me"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81E030F"/>
    <w:multiLevelType w:val="hybridMultilevel"/>
    <w:tmpl w:val="9B44F232"/>
    <w:lvl w:ilvl="0" w:tplc="F7E21CC2">
      <w:start w:val="1"/>
      <w:numFmt w:val="upperRoman"/>
      <w:lvlText w:val="%1."/>
      <w:lvlJc w:val="left"/>
      <w:pPr>
        <w:ind w:left="153" w:hanging="720"/>
      </w:pPr>
      <w:rPr>
        <w:rFonts w:hint="default"/>
      </w:rPr>
    </w:lvl>
    <w:lvl w:ilvl="1" w:tplc="04130019" w:tentative="1">
      <w:start w:val="1"/>
      <w:numFmt w:val="lowerLetter"/>
      <w:lvlText w:val="%2."/>
      <w:lvlJc w:val="left"/>
      <w:pPr>
        <w:ind w:left="513" w:hanging="360"/>
      </w:pPr>
    </w:lvl>
    <w:lvl w:ilvl="2" w:tplc="0413001B" w:tentative="1">
      <w:start w:val="1"/>
      <w:numFmt w:val="lowerRoman"/>
      <w:lvlText w:val="%3."/>
      <w:lvlJc w:val="right"/>
      <w:pPr>
        <w:ind w:left="1233" w:hanging="180"/>
      </w:pPr>
    </w:lvl>
    <w:lvl w:ilvl="3" w:tplc="0413000F" w:tentative="1">
      <w:start w:val="1"/>
      <w:numFmt w:val="decimal"/>
      <w:lvlText w:val="%4."/>
      <w:lvlJc w:val="left"/>
      <w:pPr>
        <w:ind w:left="1953" w:hanging="360"/>
      </w:pPr>
    </w:lvl>
    <w:lvl w:ilvl="4" w:tplc="04130019" w:tentative="1">
      <w:start w:val="1"/>
      <w:numFmt w:val="lowerLetter"/>
      <w:lvlText w:val="%5."/>
      <w:lvlJc w:val="left"/>
      <w:pPr>
        <w:ind w:left="2673" w:hanging="360"/>
      </w:pPr>
    </w:lvl>
    <w:lvl w:ilvl="5" w:tplc="0413001B" w:tentative="1">
      <w:start w:val="1"/>
      <w:numFmt w:val="lowerRoman"/>
      <w:lvlText w:val="%6."/>
      <w:lvlJc w:val="right"/>
      <w:pPr>
        <w:ind w:left="3393" w:hanging="180"/>
      </w:pPr>
    </w:lvl>
    <w:lvl w:ilvl="6" w:tplc="0413000F" w:tentative="1">
      <w:start w:val="1"/>
      <w:numFmt w:val="decimal"/>
      <w:lvlText w:val="%7."/>
      <w:lvlJc w:val="left"/>
      <w:pPr>
        <w:ind w:left="4113" w:hanging="360"/>
      </w:pPr>
    </w:lvl>
    <w:lvl w:ilvl="7" w:tplc="04130019" w:tentative="1">
      <w:start w:val="1"/>
      <w:numFmt w:val="lowerLetter"/>
      <w:lvlText w:val="%8."/>
      <w:lvlJc w:val="left"/>
      <w:pPr>
        <w:ind w:left="4833" w:hanging="360"/>
      </w:pPr>
    </w:lvl>
    <w:lvl w:ilvl="8" w:tplc="0413001B" w:tentative="1">
      <w:start w:val="1"/>
      <w:numFmt w:val="lowerRoman"/>
      <w:lvlText w:val="%9."/>
      <w:lvlJc w:val="right"/>
      <w:pPr>
        <w:ind w:left="5553" w:hanging="180"/>
      </w:pPr>
    </w:lvl>
  </w:abstractNum>
  <w:abstractNum w:abstractNumId="31" w15:restartNumberingAfterBreak="0">
    <w:nsid w:val="68427C6A"/>
    <w:multiLevelType w:val="hybridMultilevel"/>
    <w:tmpl w:val="F39405B4"/>
    <w:lvl w:ilvl="0" w:tplc="6A9EBD34">
      <w:start w:val="1"/>
      <w:numFmt w:val="decimal"/>
      <w:lvlText w:val="%1."/>
      <w:lvlJc w:val="left"/>
      <w:pPr>
        <w:ind w:left="1632" w:hanging="360"/>
      </w:pPr>
      <w:rPr>
        <w:rFonts w:hint="default"/>
      </w:rPr>
    </w:lvl>
    <w:lvl w:ilvl="1" w:tplc="04130019" w:tentative="1">
      <w:start w:val="1"/>
      <w:numFmt w:val="lowerLetter"/>
      <w:lvlText w:val="%2."/>
      <w:lvlJc w:val="left"/>
      <w:pPr>
        <w:ind w:left="2352" w:hanging="360"/>
      </w:pPr>
    </w:lvl>
    <w:lvl w:ilvl="2" w:tplc="0413001B" w:tentative="1">
      <w:start w:val="1"/>
      <w:numFmt w:val="lowerRoman"/>
      <w:lvlText w:val="%3."/>
      <w:lvlJc w:val="right"/>
      <w:pPr>
        <w:ind w:left="3072" w:hanging="180"/>
      </w:pPr>
    </w:lvl>
    <w:lvl w:ilvl="3" w:tplc="0413000F" w:tentative="1">
      <w:start w:val="1"/>
      <w:numFmt w:val="decimal"/>
      <w:lvlText w:val="%4."/>
      <w:lvlJc w:val="left"/>
      <w:pPr>
        <w:ind w:left="3792" w:hanging="360"/>
      </w:pPr>
    </w:lvl>
    <w:lvl w:ilvl="4" w:tplc="04130019" w:tentative="1">
      <w:start w:val="1"/>
      <w:numFmt w:val="lowerLetter"/>
      <w:lvlText w:val="%5."/>
      <w:lvlJc w:val="left"/>
      <w:pPr>
        <w:ind w:left="4512" w:hanging="360"/>
      </w:pPr>
    </w:lvl>
    <w:lvl w:ilvl="5" w:tplc="0413001B" w:tentative="1">
      <w:start w:val="1"/>
      <w:numFmt w:val="lowerRoman"/>
      <w:lvlText w:val="%6."/>
      <w:lvlJc w:val="right"/>
      <w:pPr>
        <w:ind w:left="5232" w:hanging="180"/>
      </w:pPr>
    </w:lvl>
    <w:lvl w:ilvl="6" w:tplc="0413000F" w:tentative="1">
      <w:start w:val="1"/>
      <w:numFmt w:val="decimal"/>
      <w:lvlText w:val="%7."/>
      <w:lvlJc w:val="left"/>
      <w:pPr>
        <w:ind w:left="5952" w:hanging="360"/>
      </w:pPr>
    </w:lvl>
    <w:lvl w:ilvl="7" w:tplc="04130019" w:tentative="1">
      <w:start w:val="1"/>
      <w:numFmt w:val="lowerLetter"/>
      <w:lvlText w:val="%8."/>
      <w:lvlJc w:val="left"/>
      <w:pPr>
        <w:ind w:left="6672" w:hanging="360"/>
      </w:pPr>
    </w:lvl>
    <w:lvl w:ilvl="8" w:tplc="0413001B" w:tentative="1">
      <w:start w:val="1"/>
      <w:numFmt w:val="lowerRoman"/>
      <w:lvlText w:val="%9."/>
      <w:lvlJc w:val="right"/>
      <w:pPr>
        <w:ind w:left="7392" w:hanging="180"/>
      </w:pPr>
    </w:lvl>
  </w:abstractNum>
  <w:abstractNum w:abstractNumId="32" w15:restartNumberingAfterBreak="0">
    <w:nsid w:val="6AF91CC3"/>
    <w:multiLevelType w:val="multilevel"/>
    <w:tmpl w:val="4468DC3E"/>
    <w:lvl w:ilvl="0">
      <w:start w:val="5"/>
      <w:numFmt w:val="decimal"/>
      <w:lvlText w:val="%1"/>
      <w:lvlJc w:val="left"/>
      <w:pPr>
        <w:ind w:left="360" w:hanging="360"/>
      </w:pPr>
      <w:rPr>
        <w:rFonts w:hint="default"/>
        <w:w w:val="95"/>
      </w:rPr>
    </w:lvl>
    <w:lvl w:ilvl="1">
      <w:start w:val="1"/>
      <w:numFmt w:val="decimal"/>
      <w:lvlText w:val="%1.%2"/>
      <w:lvlJc w:val="left"/>
      <w:pPr>
        <w:ind w:left="467" w:hanging="360"/>
      </w:pPr>
      <w:rPr>
        <w:rFonts w:hint="default"/>
        <w:w w:val="95"/>
      </w:rPr>
    </w:lvl>
    <w:lvl w:ilvl="2">
      <w:start w:val="1"/>
      <w:numFmt w:val="decimal"/>
      <w:lvlText w:val="%1.%2.%3"/>
      <w:lvlJc w:val="left"/>
      <w:pPr>
        <w:ind w:left="934" w:hanging="720"/>
      </w:pPr>
      <w:rPr>
        <w:rFonts w:hint="default"/>
        <w:w w:val="95"/>
      </w:rPr>
    </w:lvl>
    <w:lvl w:ilvl="3">
      <w:start w:val="1"/>
      <w:numFmt w:val="decimal"/>
      <w:lvlText w:val="%1.%2.%3.%4"/>
      <w:lvlJc w:val="left"/>
      <w:pPr>
        <w:ind w:left="1041" w:hanging="720"/>
      </w:pPr>
      <w:rPr>
        <w:rFonts w:hint="default"/>
        <w:w w:val="95"/>
      </w:rPr>
    </w:lvl>
    <w:lvl w:ilvl="4">
      <w:start w:val="1"/>
      <w:numFmt w:val="decimal"/>
      <w:lvlText w:val="%1.%2.%3.%4.%5"/>
      <w:lvlJc w:val="left"/>
      <w:pPr>
        <w:ind w:left="1508" w:hanging="1080"/>
      </w:pPr>
      <w:rPr>
        <w:rFonts w:hint="default"/>
        <w:w w:val="95"/>
      </w:rPr>
    </w:lvl>
    <w:lvl w:ilvl="5">
      <w:start w:val="1"/>
      <w:numFmt w:val="decimal"/>
      <w:lvlText w:val="%1.%2.%3.%4.%5.%6"/>
      <w:lvlJc w:val="left"/>
      <w:pPr>
        <w:ind w:left="1975" w:hanging="1440"/>
      </w:pPr>
      <w:rPr>
        <w:rFonts w:hint="default"/>
        <w:w w:val="95"/>
      </w:rPr>
    </w:lvl>
    <w:lvl w:ilvl="6">
      <w:start w:val="1"/>
      <w:numFmt w:val="decimal"/>
      <w:lvlText w:val="%1.%2.%3.%4.%5.%6.%7"/>
      <w:lvlJc w:val="left"/>
      <w:pPr>
        <w:ind w:left="2082" w:hanging="1440"/>
      </w:pPr>
      <w:rPr>
        <w:rFonts w:hint="default"/>
        <w:w w:val="95"/>
      </w:rPr>
    </w:lvl>
    <w:lvl w:ilvl="7">
      <w:start w:val="1"/>
      <w:numFmt w:val="decimal"/>
      <w:lvlText w:val="%1.%2.%3.%4.%5.%6.%7.%8"/>
      <w:lvlJc w:val="left"/>
      <w:pPr>
        <w:ind w:left="2549" w:hanging="1800"/>
      </w:pPr>
      <w:rPr>
        <w:rFonts w:hint="default"/>
        <w:w w:val="95"/>
      </w:rPr>
    </w:lvl>
    <w:lvl w:ilvl="8">
      <w:start w:val="1"/>
      <w:numFmt w:val="decimal"/>
      <w:lvlText w:val="%1.%2.%3.%4.%5.%6.%7.%8.%9"/>
      <w:lvlJc w:val="left"/>
      <w:pPr>
        <w:ind w:left="2656" w:hanging="1800"/>
      </w:pPr>
      <w:rPr>
        <w:rFonts w:hint="default"/>
        <w:w w:val="95"/>
      </w:rPr>
    </w:lvl>
  </w:abstractNum>
  <w:abstractNum w:abstractNumId="33" w15:restartNumberingAfterBreak="0">
    <w:nsid w:val="6B764AA7"/>
    <w:multiLevelType w:val="multilevel"/>
    <w:tmpl w:val="B8307F3A"/>
    <w:lvl w:ilvl="0">
      <w:start w:val="1"/>
      <w:numFmt w:val="decimal"/>
      <w:lvlText w:val="%1"/>
      <w:lvlJc w:val="left"/>
      <w:pPr>
        <w:ind w:left="479" w:hanging="372"/>
      </w:pPr>
      <w:rPr>
        <w:rFonts w:ascii="Book Antiqua" w:eastAsia="Book Antiqua" w:hAnsi="Book Antiqua" w:cs="Book Antiqua" w:hint="default"/>
        <w:b/>
        <w:bCs/>
        <w:i w:val="0"/>
        <w:iCs w:val="0"/>
        <w:w w:val="109"/>
        <w:sz w:val="34"/>
        <w:szCs w:val="34"/>
      </w:rPr>
    </w:lvl>
    <w:lvl w:ilvl="1">
      <w:start w:val="1"/>
      <w:numFmt w:val="decimal"/>
      <w:lvlText w:val="%1.%2"/>
      <w:lvlJc w:val="left"/>
      <w:pPr>
        <w:ind w:left="593" w:hanging="486"/>
      </w:pPr>
      <w:rPr>
        <w:rFonts w:ascii="Book Antiqua" w:eastAsia="Book Antiqua" w:hAnsi="Book Antiqua" w:cs="Book Antiqua" w:hint="default"/>
        <w:b w:val="0"/>
        <w:bCs w:val="0"/>
        <w:i w:val="0"/>
        <w:iCs w:val="0"/>
        <w:spacing w:val="-1"/>
        <w:w w:val="99"/>
        <w:sz w:val="28"/>
        <w:szCs w:val="28"/>
      </w:rPr>
    </w:lvl>
    <w:lvl w:ilvl="2">
      <w:numFmt w:val="bullet"/>
      <w:lvlText w:val="•"/>
      <w:lvlJc w:val="left"/>
      <w:pPr>
        <w:ind w:left="693" w:hanging="235"/>
      </w:pPr>
      <w:rPr>
        <w:rFonts w:ascii="Calibri" w:eastAsia="Calibri" w:hAnsi="Calibri" w:cs="Calibri" w:hint="default"/>
        <w:b w:val="0"/>
        <w:bCs w:val="0"/>
        <w:i w:val="0"/>
        <w:iCs w:val="0"/>
        <w:w w:val="97"/>
        <w:sz w:val="24"/>
        <w:szCs w:val="24"/>
      </w:rPr>
    </w:lvl>
    <w:lvl w:ilvl="3">
      <w:numFmt w:val="bullet"/>
      <w:lvlText w:val="•"/>
      <w:lvlJc w:val="left"/>
      <w:pPr>
        <w:ind w:left="1755" w:hanging="235"/>
      </w:pPr>
      <w:rPr>
        <w:rFonts w:hint="default"/>
      </w:rPr>
    </w:lvl>
    <w:lvl w:ilvl="4">
      <w:numFmt w:val="bullet"/>
      <w:lvlText w:val="•"/>
      <w:lvlJc w:val="left"/>
      <w:pPr>
        <w:ind w:left="2811" w:hanging="235"/>
      </w:pPr>
      <w:rPr>
        <w:rFonts w:hint="default"/>
      </w:rPr>
    </w:lvl>
    <w:lvl w:ilvl="5">
      <w:numFmt w:val="bullet"/>
      <w:lvlText w:val="•"/>
      <w:lvlJc w:val="left"/>
      <w:pPr>
        <w:ind w:left="3867" w:hanging="235"/>
      </w:pPr>
      <w:rPr>
        <w:rFonts w:hint="default"/>
      </w:rPr>
    </w:lvl>
    <w:lvl w:ilvl="6">
      <w:numFmt w:val="bullet"/>
      <w:lvlText w:val="•"/>
      <w:lvlJc w:val="left"/>
      <w:pPr>
        <w:ind w:left="4922" w:hanging="235"/>
      </w:pPr>
      <w:rPr>
        <w:rFonts w:hint="default"/>
      </w:rPr>
    </w:lvl>
    <w:lvl w:ilvl="7">
      <w:numFmt w:val="bullet"/>
      <w:lvlText w:val="•"/>
      <w:lvlJc w:val="left"/>
      <w:pPr>
        <w:ind w:left="5978" w:hanging="235"/>
      </w:pPr>
      <w:rPr>
        <w:rFonts w:hint="default"/>
      </w:rPr>
    </w:lvl>
    <w:lvl w:ilvl="8">
      <w:numFmt w:val="bullet"/>
      <w:lvlText w:val="•"/>
      <w:lvlJc w:val="left"/>
      <w:pPr>
        <w:ind w:left="7034" w:hanging="235"/>
      </w:pPr>
      <w:rPr>
        <w:rFonts w:hint="default"/>
      </w:rPr>
    </w:lvl>
  </w:abstractNum>
  <w:abstractNum w:abstractNumId="34" w15:restartNumberingAfterBreak="0">
    <w:nsid w:val="6D3F52FF"/>
    <w:multiLevelType w:val="hybridMultilevel"/>
    <w:tmpl w:val="DAB6FC16"/>
    <w:lvl w:ilvl="0" w:tplc="2B62CFF8">
      <w:start w:val="1"/>
      <w:numFmt w:val="upperLetter"/>
      <w:lvlText w:val="%1."/>
      <w:lvlJc w:val="left"/>
      <w:pPr>
        <w:ind w:left="786" w:hanging="360"/>
      </w:pPr>
      <w:rPr>
        <w:rFonts w:hint="default"/>
        <w:i/>
      </w:rPr>
    </w:lvl>
    <w:lvl w:ilvl="1" w:tplc="04130019" w:tentative="1">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35" w15:restartNumberingAfterBreak="0">
    <w:nsid w:val="6E033041"/>
    <w:multiLevelType w:val="hybridMultilevel"/>
    <w:tmpl w:val="94503EDE"/>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EB7341D"/>
    <w:multiLevelType w:val="multilevel"/>
    <w:tmpl w:val="B8307F3A"/>
    <w:lvl w:ilvl="0">
      <w:start w:val="1"/>
      <w:numFmt w:val="decimal"/>
      <w:lvlText w:val="%1"/>
      <w:lvlJc w:val="left"/>
      <w:pPr>
        <w:ind w:left="479" w:hanging="372"/>
      </w:pPr>
      <w:rPr>
        <w:rFonts w:ascii="Book Antiqua" w:eastAsia="Book Antiqua" w:hAnsi="Book Antiqua" w:cs="Book Antiqua" w:hint="default"/>
        <w:b/>
        <w:bCs/>
        <w:i w:val="0"/>
        <w:iCs w:val="0"/>
        <w:w w:val="109"/>
        <w:sz w:val="34"/>
        <w:szCs w:val="34"/>
      </w:rPr>
    </w:lvl>
    <w:lvl w:ilvl="1">
      <w:start w:val="1"/>
      <w:numFmt w:val="decimal"/>
      <w:lvlText w:val="%1.%2"/>
      <w:lvlJc w:val="left"/>
      <w:pPr>
        <w:ind w:left="593" w:hanging="486"/>
      </w:pPr>
      <w:rPr>
        <w:rFonts w:ascii="Book Antiqua" w:eastAsia="Book Antiqua" w:hAnsi="Book Antiqua" w:cs="Book Antiqua" w:hint="default"/>
        <w:b w:val="0"/>
        <w:bCs w:val="0"/>
        <w:i w:val="0"/>
        <w:iCs w:val="0"/>
        <w:spacing w:val="-1"/>
        <w:w w:val="99"/>
        <w:sz w:val="28"/>
        <w:szCs w:val="28"/>
      </w:rPr>
    </w:lvl>
    <w:lvl w:ilvl="2">
      <w:numFmt w:val="bullet"/>
      <w:lvlText w:val="•"/>
      <w:lvlJc w:val="left"/>
      <w:pPr>
        <w:ind w:left="693" w:hanging="235"/>
      </w:pPr>
      <w:rPr>
        <w:rFonts w:ascii="Calibri" w:eastAsia="Calibri" w:hAnsi="Calibri" w:cs="Calibri" w:hint="default"/>
        <w:b w:val="0"/>
        <w:bCs w:val="0"/>
        <w:i w:val="0"/>
        <w:iCs w:val="0"/>
        <w:w w:val="97"/>
        <w:sz w:val="24"/>
        <w:szCs w:val="24"/>
      </w:rPr>
    </w:lvl>
    <w:lvl w:ilvl="3">
      <w:numFmt w:val="bullet"/>
      <w:lvlText w:val="•"/>
      <w:lvlJc w:val="left"/>
      <w:pPr>
        <w:ind w:left="1755" w:hanging="235"/>
      </w:pPr>
      <w:rPr>
        <w:rFonts w:hint="default"/>
      </w:rPr>
    </w:lvl>
    <w:lvl w:ilvl="4">
      <w:numFmt w:val="bullet"/>
      <w:lvlText w:val="•"/>
      <w:lvlJc w:val="left"/>
      <w:pPr>
        <w:ind w:left="2811" w:hanging="235"/>
      </w:pPr>
      <w:rPr>
        <w:rFonts w:hint="default"/>
      </w:rPr>
    </w:lvl>
    <w:lvl w:ilvl="5">
      <w:numFmt w:val="bullet"/>
      <w:lvlText w:val="•"/>
      <w:lvlJc w:val="left"/>
      <w:pPr>
        <w:ind w:left="3867" w:hanging="235"/>
      </w:pPr>
      <w:rPr>
        <w:rFonts w:hint="default"/>
      </w:rPr>
    </w:lvl>
    <w:lvl w:ilvl="6">
      <w:numFmt w:val="bullet"/>
      <w:lvlText w:val="•"/>
      <w:lvlJc w:val="left"/>
      <w:pPr>
        <w:ind w:left="4922" w:hanging="235"/>
      </w:pPr>
      <w:rPr>
        <w:rFonts w:hint="default"/>
      </w:rPr>
    </w:lvl>
    <w:lvl w:ilvl="7">
      <w:numFmt w:val="bullet"/>
      <w:lvlText w:val="•"/>
      <w:lvlJc w:val="left"/>
      <w:pPr>
        <w:ind w:left="5978" w:hanging="235"/>
      </w:pPr>
      <w:rPr>
        <w:rFonts w:hint="default"/>
      </w:rPr>
    </w:lvl>
    <w:lvl w:ilvl="8">
      <w:numFmt w:val="bullet"/>
      <w:lvlText w:val="•"/>
      <w:lvlJc w:val="left"/>
      <w:pPr>
        <w:ind w:left="7034" w:hanging="235"/>
      </w:pPr>
      <w:rPr>
        <w:rFonts w:hint="default"/>
      </w:rPr>
    </w:lvl>
  </w:abstractNum>
  <w:abstractNum w:abstractNumId="37" w15:restartNumberingAfterBreak="0">
    <w:nsid w:val="7A0C7A49"/>
    <w:multiLevelType w:val="multilevel"/>
    <w:tmpl w:val="0F72C8FA"/>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34"/>
  </w:num>
  <w:num w:numId="3">
    <w:abstractNumId w:val="6"/>
  </w:num>
  <w:num w:numId="4">
    <w:abstractNumId w:val="15"/>
  </w:num>
  <w:num w:numId="5">
    <w:abstractNumId w:val="19"/>
  </w:num>
  <w:num w:numId="6">
    <w:abstractNumId w:val="14"/>
  </w:num>
  <w:num w:numId="7">
    <w:abstractNumId w:val="23"/>
  </w:num>
  <w:num w:numId="8">
    <w:abstractNumId w:val="16"/>
  </w:num>
  <w:num w:numId="9">
    <w:abstractNumId w:val="12"/>
  </w:num>
  <w:num w:numId="10">
    <w:abstractNumId w:val="35"/>
  </w:num>
  <w:num w:numId="11">
    <w:abstractNumId w:val="31"/>
  </w:num>
  <w:num w:numId="12">
    <w:abstractNumId w:val="24"/>
  </w:num>
  <w:num w:numId="13">
    <w:abstractNumId w:val="1"/>
  </w:num>
  <w:num w:numId="14">
    <w:abstractNumId w:val="28"/>
  </w:num>
  <w:num w:numId="15">
    <w:abstractNumId w:val="18"/>
  </w:num>
  <w:num w:numId="16">
    <w:abstractNumId w:val="10"/>
  </w:num>
  <w:num w:numId="17">
    <w:abstractNumId w:val="21"/>
  </w:num>
  <w:num w:numId="18">
    <w:abstractNumId w:val="20"/>
  </w:num>
  <w:num w:numId="19">
    <w:abstractNumId w:val="22"/>
  </w:num>
  <w:num w:numId="20">
    <w:abstractNumId w:val="2"/>
  </w:num>
  <w:num w:numId="21">
    <w:abstractNumId w:val="17"/>
  </w:num>
  <w:num w:numId="22">
    <w:abstractNumId w:val="7"/>
  </w:num>
  <w:num w:numId="23">
    <w:abstractNumId w:val="5"/>
  </w:num>
  <w:num w:numId="24">
    <w:abstractNumId w:val="37"/>
  </w:num>
  <w:num w:numId="25">
    <w:abstractNumId w:val="0"/>
  </w:num>
  <w:num w:numId="26">
    <w:abstractNumId w:val="30"/>
  </w:num>
  <w:num w:numId="27">
    <w:abstractNumId w:val="27"/>
  </w:num>
  <w:num w:numId="28">
    <w:abstractNumId w:val="25"/>
  </w:num>
  <w:num w:numId="29">
    <w:abstractNumId w:val="29"/>
  </w:num>
  <w:num w:numId="30">
    <w:abstractNumId w:val="26"/>
  </w:num>
  <w:num w:numId="31">
    <w:abstractNumId w:val="33"/>
  </w:num>
  <w:num w:numId="32">
    <w:abstractNumId w:val="11"/>
  </w:num>
  <w:num w:numId="33">
    <w:abstractNumId w:val="13"/>
  </w:num>
  <w:num w:numId="34">
    <w:abstractNumId w:val="4"/>
  </w:num>
  <w:num w:numId="35">
    <w:abstractNumId w:val="8"/>
  </w:num>
  <w:num w:numId="36">
    <w:abstractNumId w:val="36"/>
  </w:num>
  <w:num w:numId="37">
    <w:abstractNumId w:val="9"/>
  </w:num>
  <w:num w:numId="38">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jan, Alan">
    <w15:presenceInfo w15:providerId="None" w15:userId="Lujan, A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33A"/>
    <w:rsid w:val="00007827"/>
    <w:rsid w:val="00024040"/>
    <w:rsid w:val="00032647"/>
    <w:rsid w:val="000346D6"/>
    <w:rsid w:val="00047E42"/>
    <w:rsid w:val="000668FD"/>
    <w:rsid w:val="000719D9"/>
    <w:rsid w:val="0007436A"/>
    <w:rsid w:val="00096F29"/>
    <w:rsid w:val="000A1681"/>
    <w:rsid w:val="000A28F4"/>
    <w:rsid w:val="000A3B21"/>
    <w:rsid w:val="000B0C7D"/>
    <w:rsid w:val="000C1457"/>
    <w:rsid w:val="00105C98"/>
    <w:rsid w:val="00146BDF"/>
    <w:rsid w:val="001473C0"/>
    <w:rsid w:val="001B7A2D"/>
    <w:rsid w:val="001C28E2"/>
    <w:rsid w:val="001C49D2"/>
    <w:rsid w:val="001C5567"/>
    <w:rsid w:val="001F5CAA"/>
    <w:rsid w:val="001F6FB5"/>
    <w:rsid w:val="002510E1"/>
    <w:rsid w:val="00252155"/>
    <w:rsid w:val="00252B33"/>
    <w:rsid w:val="00282956"/>
    <w:rsid w:val="00291E27"/>
    <w:rsid w:val="00297744"/>
    <w:rsid w:val="002B4EAA"/>
    <w:rsid w:val="002C4DFB"/>
    <w:rsid w:val="002E2534"/>
    <w:rsid w:val="003048C8"/>
    <w:rsid w:val="00347EED"/>
    <w:rsid w:val="003530BD"/>
    <w:rsid w:val="0035533A"/>
    <w:rsid w:val="003614AA"/>
    <w:rsid w:val="00367981"/>
    <w:rsid w:val="00374EAB"/>
    <w:rsid w:val="0039039B"/>
    <w:rsid w:val="003A7BBA"/>
    <w:rsid w:val="003F1551"/>
    <w:rsid w:val="003F79AA"/>
    <w:rsid w:val="004045D3"/>
    <w:rsid w:val="00420DBE"/>
    <w:rsid w:val="00427ECA"/>
    <w:rsid w:val="00446D9E"/>
    <w:rsid w:val="0047208B"/>
    <w:rsid w:val="004E6ED2"/>
    <w:rsid w:val="00531969"/>
    <w:rsid w:val="00533319"/>
    <w:rsid w:val="00544336"/>
    <w:rsid w:val="00562113"/>
    <w:rsid w:val="00571830"/>
    <w:rsid w:val="00583928"/>
    <w:rsid w:val="00593A2B"/>
    <w:rsid w:val="005C374C"/>
    <w:rsid w:val="005D0302"/>
    <w:rsid w:val="005F556A"/>
    <w:rsid w:val="00606F9C"/>
    <w:rsid w:val="00612D91"/>
    <w:rsid w:val="00615C12"/>
    <w:rsid w:val="00634EFA"/>
    <w:rsid w:val="00643B48"/>
    <w:rsid w:val="006473C6"/>
    <w:rsid w:val="006E266C"/>
    <w:rsid w:val="006E4885"/>
    <w:rsid w:val="006E50EA"/>
    <w:rsid w:val="00724EA9"/>
    <w:rsid w:val="00726ABF"/>
    <w:rsid w:val="00733C95"/>
    <w:rsid w:val="0075328B"/>
    <w:rsid w:val="00781819"/>
    <w:rsid w:val="00784CA5"/>
    <w:rsid w:val="0079029A"/>
    <w:rsid w:val="00790360"/>
    <w:rsid w:val="00790F09"/>
    <w:rsid w:val="007A4E10"/>
    <w:rsid w:val="007D63A9"/>
    <w:rsid w:val="0080214C"/>
    <w:rsid w:val="008119F7"/>
    <w:rsid w:val="0083044B"/>
    <w:rsid w:val="008429B3"/>
    <w:rsid w:val="00843F4B"/>
    <w:rsid w:val="008730FD"/>
    <w:rsid w:val="00896A97"/>
    <w:rsid w:val="008F7DDC"/>
    <w:rsid w:val="00903D51"/>
    <w:rsid w:val="00907FAF"/>
    <w:rsid w:val="00927031"/>
    <w:rsid w:val="00936926"/>
    <w:rsid w:val="009616D2"/>
    <w:rsid w:val="00966283"/>
    <w:rsid w:val="00970C81"/>
    <w:rsid w:val="00987195"/>
    <w:rsid w:val="00A02775"/>
    <w:rsid w:val="00A208E8"/>
    <w:rsid w:val="00A25963"/>
    <w:rsid w:val="00A8157D"/>
    <w:rsid w:val="00A95295"/>
    <w:rsid w:val="00A96AEE"/>
    <w:rsid w:val="00A96CD8"/>
    <w:rsid w:val="00AB1A10"/>
    <w:rsid w:val="00AD6377"/>
    <w:rsid w:val="00BD0520"/>
    <w:rsid w:val="00BF2ABA"/>
    <w:rsid w:val="00C2588B"/>
    <w:rsid w:val="00C81D16"/>
    <w:rsid w:val="00CB02A7"/>
    <w:rsid w:val="00CB771C"/>
    <w:rsid w:val="00CC1986"/>
    <w:rsid w:val="00CE7B07"/>
    <w:rsid w:val="00D01A6C"/>
    <w:rsid w:val="00D1534E"/>
    <w:rsid w:val="00D20921"/>
    <w:rsid w:val="00D23CA7"/>
    <w:rsid w:val="00D31D7C"/>
    <w:rsid w:val="00D63AF1"/>
    <w:rsid w:val="00D76373"/>
    <w:rsid w:val="00D828A2"/>
    <w:rsid w:val="00D97058"/>
    <w:rsid w:val="00DB675A"/>
    <w:rsid w:val="00DC73E7"/>
    <w:rsid w:val="00E50F5F"/>
    <w:rsid w:val="00E677BD"/>
    <w:rsid w:val="00E86B03"/>
    <w:rsid w:val="00E96BAB"/>
    <w:rsid w:val="00EA154E"/>
    <w:rsid w:val="00EA3F76"/>
    <w:rsid w:val="00EC3AA9"/>
    <w:rsid w:val="00ED189D"/>
    <w:rsid w:val="00F1387C"/>
    <w:rsid w:val="00F140C9"/>
    <w:rsid w:val="00F47F71"/>
    <w:rsid w:val="00F84090"/>
    <w:rsid w:val="00FC4367"/>
    <w:rsid w:val="00FF09FA"/>
    <w:rsid w:val="00FF0C08"/>
    <w:rsid w:val="00FF335B"/>
    <w:rsid w:val="00FF586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06967"/>
  <w15:chartTrackingRefBased/>
  <w15:docId w15:val="{47B54F17-5D51-4FA6-89AC-8713F9C9B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33A"/>
    <w:pPr>
      <w:spacing w:after="0" w:line="240" w:lineRule="auto"/>
      <w:jc w:val="both"/>
    </w:pPr>
    <w:rPr>
      <w:rFonts w:ascii="Arial" w:eastAsia="Times New Roman" w:hAnsi="Arial" w:cs="Times New Roman"/>
      <w:sz w:val="24"/>
      <w:szCs w:val="20"/>
      <w:lang w:val="en-GB"/>
    </w:rPr>
  </w:style>
  <w:style w:type="paragraph" w:styleId="Heading1">
    <w:name w:val="heading 1"/>
    <w:basedOn w:val="Normal"/>
    <w:next w:val="Normal"/>
    <w:link w:val="Heading1Char"/>
    <w:uiPriority w:val="9"/>
    <w:qFormat/>
    <w:rsid w:val="00784C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09FA"/>
    <w:pPr>
      <w:keepNext/>
      <w:keepLines/>
      <w:spacing w:before="40"/>
      <w:jc w:val="left"/>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FF09FA"/>
    <w:pPr>
      <w:keepNext/>
      <w:keepLines/>
      <w:spacing w:before="40"/>
      <w:jc w:val="left"/>
      <w:outlineLvl w:val="2"/>
    </w:pPr>
    <w:rPr>
      <w:rFonts w:asciiTheme="majorHAnsi" w:eastAsiaTheme="majorEastAsia" w:hAnsiTheme="majorHAnsi" w:cstheme="majorBidi"/>
      <w:color w:val="1F4D78" w:themeColor="accent1" w:themeShade="7F"/>
      <w:szCs w:val="24"/>
      <w:lang w:val="en-US"/>
    </w:rPr>
  </w:style>
  <w:style w:type="paragraph" w:styleId="Heading5">
    <w:name w:val="heading 5"/>
    <w:basedOn w:val="Normal"/>
    <w:next w:val="Normal"/>
    <w:link w:val="Heading5Char"/>
    <w:uiPriority w:val="9"/>
    <w:semiHidden/>
    <w:unhideWhenUsed/>
    <w:qFormat/>
    <w:rsid w:val="00AB1A10"/>
    <w:pPr>
      <w:keepNext/>
      <w:keepLines/>
      <w:spacing w:before="40"/>
      <w:jc w:val="left"/>
      <w:outlineLvl w:val="4"/>
    </w:pPr>
    <w:rPr>
      <w:rFonts w:asciiTheme="majorHAnsi" w:eastAsiaTheme="majorEastAsia" w:hAnsiTheme="majorHAnsi" w:cstheme="majorBidi"/>
      <w:color w:val="2E74B5" w:themeColor="accent1" w:themeShade="BF"/>
      <w:szCs w:val="24"/>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63AF1"/>
    <w:pPr>
      <w:tabs>
        <w:tab w:val="center" w:pos="4536"/>
        <w:tab w:val="right" w:pos="9072"/>
      </w:tabs>
    </w:pPr>
  </w:style>
  <w:style w:type="character" w:customStyle="1" w:styleId="HeaderChar">
    <w:name w:val="Header Char"/>
    <w:basedOn w:val="DefaultParagraphFont"/>
    <w:link w:val="Header"/>
    <w:uiPriority w:val="99"/>
    <w:rsid w:val="00D63AF1"/>
    <w:rPr>
      <w:rFonts w:ascii="Arial" w:eastAsia="Times New Roman" w:hAnsi="Arial" w:cs="Times New Roman"/>
      <w:sz w:val="24"/>
      <w:szCs w:val="20"/>
      <w:lang w:val="en-GB"/>
    </w:rPr>
  </w:style>
  <w:style w:type="paragraph" w:styleId="Footer">
    <w:name w:val="footer"/>
    <w:basedOn w:val="Normal"/>
    <w:link w:val="FooterChar"/>
    <w:uiPriority w:val="99"/>
    <w:unhideWhenUsed/>
    <w:rsid w:val="00D63AF1"/>
    <w:pPr>
      <w:tabs>
        <w:tab w:val="center" w:pos="4536"/>
        <w:tab w:val="right" w:pos="9072"/>
      </w:tabs>
    </w:pPr>
  </w:style>
  <w:style w:type="character" w:customStyle="1" w:styleId="FooterChar">
    <w:name w:val="Footer Char"/>
    <w:basedOn w:val="DefaultParagraphFont"/>
    <w:link w:val="Footer"/>
    <w:uiPriority w:val="99"/>
    <w:rsid w:val="00D63AF1"/>
    <w:rPr>
      <w:rFonts w:ascii="Arial" w:eastAsia="Times New Roman" w:hAnsi="Arial" w:cs="Times New Roman"/>
      <w:sz w:val="24"/>
      <w:szCs w:val="20"/>
      <w:lang w:val="en-GB"/>
    </w:rPr>
  </w:style>
  <w:style w:type="paragraph" w:customStyle="1" w:styleId="QALayout">
    <w:name w:val="Q &amp; A Layout"/>
    <w:basedOn w:val="Normal"/>
    <w:rsid w:val="00D63AF1"/>
    <w:pPr>
      <w:tabs>
        <w:tab w:val="left" w:pos="720"/>
        <w:tab w:val="left" w:pos="1440"/>
        <w:tab w:val="center" w:leader="dot" w:pos="6480"/>
        <w:tab w:val="left" w:pos="6840"/>
        <w:tab w:val="right" w:pos="9000"/>
      </w:tabs>
      <w:spacing w:line="360" w:lineRule="auto"/>
      <w:ind w:left="720" w:hanging="720"/>
    </w:pPr>
    <w:rPr>
      <w:spacing w:val="4"/>
      <w:sz w:val="22"/>
    </w:rPr>
  </w:style>
  <w:style w:type="paragraph" w:styleId="ListParagraph">
    <w:name w:val="List Paragraph"/>
    <w:basedOn w:val="Normal"/>
    <w:uiPriority w:val="1"/>
    <w:qFormat/>
    <w:rsid w:val="00420DBE"/>
    <w:pPr>
      <w:ind w:left="720"/>
      <w:contextualSpacing/>
    </w:pPr>
  </w:style>
  <w:style w:type="paragraph" w:styleId="Caption">
    <w:name w:val="caption"/>
    <w:basedOn w:val="Normal"/>
    <w:next w:val="Normal"/>
    <w:uiPriority w:val="35"/>
    <w:unhideWhenUsed/>
    <w:qFormat/>
    <w:rsid w:val="00D1534E"/>
    <w:pPr>
      <w:spacing w:after="200"/>
    </w:pPr>
    <w:rPr>
      <w:i/>
      <w:iCs/>
      <w:color w:val="44546A" w:themeColor="text2"/>
      <w:sz w:val="18"/>
      <w:szCs w:val="18"/>
    </w:rPr>
  </w:style>
  <w:style w:type="character" w:styleId="Hyperlink">
    <w:name w:val="Hyperlink"/>
    <w:basedOn w:val="DefaultParagraphFont"/>
    <w:uiPriority w:val="99"/>
    <w:unhideWhenUsed/>
    <w:rsid w:val="00970C81"/>
    <w:rPr>
      <w:color w:val="0563C1" w:themeColor="hyperlink"/>
      <w:u w:val="single"/>
    </w:rPr>
  </w:style>
  <w:style w:type="paragraph" w:styleId="FootnoteText">
    <w:name w:val="footnote text"/>
    <w:basedOn w:val="Normal"/>
    <w:link w:val="FootnoteTextChar"/>
    <w:uiPriority w:val="99"/>
    <w:unhideWhenUsed/>
    <w:rsid w:val="00291E27"/>
    <w:rPr>
      <w:sz w:val="20"/>
    </w:rPr>
  </w:style>
  <w:style w:type="character" w:customStyle="1" w:styleId="FootnoteTextChar">
    <w:name w:val="Footnote Text Char"/>
    <w:basedOn w:val="DefaultParagraphFont"/>
    <w:link w:val="FootnoteText"/>
    <w:uiPriority w:val="99"/>
    <w:rsid w:val="00291E27"/>
    <w:rPr>
      <w:rFonts w:ascii="Arial" w:eastAsia="Times New Roman" w:hAnsi="Arial" w:cs="Times New Roman"/>
      <w:sz w:val="20"/>
      <w:szCs w:val="20"/>
      <w:lang w:val="en-GB"/>
    </w:rPr>
  </w:style>
  <w:style w:type="character" w:styleId="FootnoteReference">
    <w:name w:val="footnote reference"/>
    <w:basedOn w:val="DefaultParagraphFont"/>
    <w:uiPriority w:val="99"/>
    <w:unhideWhenUsed/>
    <w:rsid w:val="00291E27"/>
    <w:rPr>
      <w:vertAlign w:val="superscript"/>
    </w:rPr>
  </w:style>
  <w:style w:type="character" w:styleId="CommentReference">
    <w:name w:val="annotation reference"/>
    <w:basedOn w:val="DefaultParagraphFont"/>
    <w:uiPriority w:val="99"/>
    <w:semiHidden/>
    <w:unhideWhenUsed/>
    <w:rsid w:val="00F47F71"/>
    <w:rPr>
      <w:sz w:val="16"/>
      <w:szCs w:val="16"/>
    </w:rPr>
  </w:style>
  <w:style w:type="paragraph" w:styleId="CommentText">
    <w:name w:val="annotation text"/>
    <w:basedOn w:val="Normal"/>
    <w:link w:val="CommentTextChar"/>
    <w:uiPriority w:val="99"/>
    <w:semiHidden/>
    <w:unhideWhenUsed/>
    <w:rsid w:val="00F47F71"/>
    <w:rPr>
      <w:sz w:val="20"/>
    </w:rPr>
  </w:style>
  <w:style w:type="character" w:customStyle="1" w:styleId="CommentTextChar">
    <w:name w:val="Comment Text Char"/>
    <w:basedOn w:val="DefaultParagraphFont"/>
    <w:link w:val="CommentText"/>
    <w:uiPriority w:val="99"/>
    <w:semiHidden/>
    <w:rsid w:val="00F47F71"/>
    <w:rPr>
      <w:rFonts w:ascii="Arial" w:eastAsia="Times New Roman" w:hAnsi="Arial"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F47F71"/>
    <w:rPr>
      <w:b/>
      <w:bCs/>
    </w:rPr>
  </w:style>
  <w:style w:type="character" w:customStyle="1" w:styleId="CommentSubjectChar">
    <w:name w:val="Comment Subject Char"/>
    <w:basedOn w:val="CommentTextChar"/>
    <w:link w:val="CommentSubject"/>
    <w:uiPriority w:val="99"/>
    <w:semiHidden/>
    <w:rsid w:val="00F47F71"/>
    <w:rPr>
      <w:rFonts w:ascii="Arial" w:eastAsia="Times New Roman" w:hAnsi="Arial" w:cs="Times New Roman"/>
      <w:b/>
      <w:bCs/>
      <w:sz w:val="20"/>
      <w:szCs w:val="20"/>
      <w:lang w:val="en-GB"/>
    </w:rPr>
  </w:style>
  <w:style w:type="paragraph" w:styleId="BalloonText">
    <w:name w:val="Balloon Text"/>
    <w:basedOn w:val="Normal"/>
    <w:link w:val="BalloonTextChar"/>
    <w:uiPriority w:val="99"/>
    <w:semiHidden/>
    <w:unhideWhenUsed/>
    <w:rsid w:val="00F47F7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7F71"/>
    <w:rPr>
      <w:rFonts w:ascii="Segoe UI" w:eastAsia="Times New Roman" w:hAnsi="Segoe UI" w:cs="Segoe UI"/>
      <w:sz w:val="18"/>
      <w:szCs w:val="18"/>
      <w:lang w:val="en-GB"/>
    </w:rPr>
  </w:style>
  <w:style w:type="character" w:customStyle="1" w:styleId="display-inline-block">
    <w:name w:val="display-inline-block"/>
    <w:basedOn w:val="DefaultParagraphFont"/>
    <w:rsid w:val="00FF09FA"/>
  </w:style>
  <w:style w:type="character" w:customStyle="1" w:styleId="Heading2Char">
    <w:name w:val="Heading 2 Char"/>
    <w:basedOn w:val="DefaultParagraphFont"/>
    <w:link w:val="Heading2"/>
    <w:uiPriority w:val="9"/>
    <w:rsid w:val="00FF09F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F09FA"/>
    <w:rPr>
      <w:rFonts w:asciiTheme="majorHAnsi" w:eastAsiaTheme="majorEastAsia" w:hAnsiTheme="majorHAnsi" w:cstheme="majorBidi"/>
      <w:color w:val="1F4D78" w:themeColor="accent1" w:themeShade="7F"/>
      <w:sz w:val="24"/>
      <w:szCs w:val="24"/>
      <w:lang w:val="en-US"/>
    </w:rPr>
  </w:style>
  <w:style w:type="table" w:customStyle="1" w:styleId="Tabelzonderopmaak21">
    <w:name w:val="Tabel zonder opmaak 21"/>
    <w:basedOn w:val="TableNormal"/>
    <w:uiPriority w:val="42"/>
    <w:rsid w:val="00105C98"/>
    <w:pPr>
      <w:spacing w:after="0" w:line="240" w:lineRule="auto"/>
    </w:pPr>
    <w:rPr>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AB1A10"/>
    <w:rPr>
      <w:rFonts w:asciiTheme="majorHAnsi" w:eastAsiaTheme="majorEastAsia" w:hAnsiTheme="majorHAnsi" w:cstheme="majorBidi"/>
      <w:color w:val="2E74B5" w:themeColor="accent1" w:themeShade="BF"/>
      <w:sz w:val="24"/>
      <w:szCs w:val="24"/>
      <w:lang w:eastAsia="nl-NL"/>
    </w:rPr>
  </w:style>
  <w:style w:type="character" w:customStyle="1" w:styleId="Heading1Char">
    <w:name w:val="Heading 1 Char"/>
    <w:basedOn w:val="DefaultParagraphFont"/>
    <w:link w:val="Heading1"/>
    <w:uiPriority w:val="9"/>
    <w:rsid w:val="00784CA5"/>
    <w:rPr>
      <w:rFonts w:asciiTheme="majorHAnsi" w:eastAsiaTheme="majorEastAsia" w:hAnsiTheme="majorHAnsi" w:cstheme="majorBidi"/>
      <w:color w:val="2E74B5" w:themeColor="accent1" w:themeShade="BF"/>
      <w:sz w:val="32"/>
      <w:szCs w:val="32"/>
      <w:lang w:val="en-GB"/>
    </w:rPr>
  </w:style>
  <w:style w:type="paragraph" w:customStyle="1" w:styleId="icon--meta-keyline-before1">
    <w:name w:val="icon--meta-keyline-before1"/>
    <w:basedOn w:val="Normal"/>
    <w:rsid w:val="00784CA5"/>
    <w:pPr>
      <w:jc w:val="left"/>
    </w:pPr>
    <w:rPr>
      <w:rFonts w:ascii="Times New Roman" w:hAnsi="Times New Roman"/>
      <w:szCs w:val="24"/>
      <w:lang w:val="nl-NL" w:eastAsia="nl-NL"/>
    </w:rPr>
  </w:style>
  <w:style w:type="character" w:customStyle="1" w:styleId="journaltitle2">
    <w:name w:val="journaltitle2"/>
    <w:basedOn w:val="DefaultParagraphFont"/>
    <w:rsid w:val="00784CA5"/>
  </w:style>
  <w:style w:type="character" w:customStyle="1" w:styleId="articlecitationyear">
    <w:name w:val="articlecitation_year"/>
    <w:basedOn w:val="DefaultParagraphFont"/>
    <w:rsid w:val="00784CA5"/>
  </w:style>
  <w:style w:type="character" w:customStyle="1" w:styleId="articlecitationvolume">
    <w:name w:val="articlecitation_volume"/>
    <w:basedOn w:val="DefaultParagraphFont"/>
    <w:rsid w:val="00784CA5"/>
  </w:style>
  <w:style w:type="character" w:customStyle="1" w:styleId="articlecitationpages">
    <w:name w:val="articlecitation_pages"/>
    <w:basedOn w:val="DefaultParagraphFont"/>
    <w:rsid w:val="00784CA5"/>
  </w:style>
  <w:style w:type="character" w:customStyle="1" w:styleId="u-inline-block">
    <w:name w:val="u-inline-block"/>
    <w:basedOn w:val="DefaultParagraphFont"/>
    <w:rsid w:val="00784CA5"/>
  </w:style>
  <w:style w:type="paragraph" w:styleId="Revision">
    <w:name w:val="Revision"/>
    <w:hidden/>
    <w:uiPriority w:val="99"/>
    <w:semiHidden/>
    <w:rsid w:val="00E86B03"/>
    <w:pPr>
      <w:spacing w:after="0" w:line="240" w:lineRule="auto"/>
    </w:pPr>
    <w:rPr>
      <w:rFonts w:ascii="Arial" w:eastAsia="Times New Roman" w:hAnsi="Arial" w:cs="Times New Roman"/>
      <w:sz w:val="24"/>
      <w:szCs w:val="20"/>
      <w:lang w:val="en-GB"/>
    </w:rPr>
  </w:style>
  <w:style w:type="paragraph" w:styleId="BodyText">
    <w:name w:val="Body Text"/>
    <w:basedOn w:val="Normal"/>
    <w:link w:val="BodyTextChar"/>
    <w:uiPriority w:val="1"/>
    <w:qFormat/>
    <w:rsid w:val="003614AA"/>
    <w:pPr>
      <w:widowControl w:val="0"/>
      <w:autoSpaceDE w:val="0"/>
      <w:autoSpaceDN w:val="0"/>
      <w:jc w:val="left"/>
    </w:pPr>
    <w:rPr>
      <w:rFonts w:ascii="Book Antiqua" w:eastAsia="Book Antiqua" w:hAnsi="Book Antiqua" w:cs="Book Antiqua"/>
      <w:szCs w:val="24"/>
      <w:lang w:val="en-US"/>
    </w:rPr>
  </w:style>
  <w:style w:type="character" w:customStyle="1" w:styleId="BodyTextChar">
    <w:name w:val="Body Text Char"/>
    <w:basedOn w:val="DefaultParagraphFont"/>
    <w:link w:val="BodyText"/>
    <w:uiPriority w:val="1"/>
    <w:rsid w:val="003614AA"/>
    <w:rPr>
      <w:rFonts w:ascii="Book Antiqua" w:eastAsia="Book Antiqua" w:hAnsi="Book Antiqua" w:cs="Book Antiqua"/>
      <w:sz w:val="24"/>
      <w:szCs w:val="24"/>
      <w:lang w:val="en-US"/>
    </w:rPr>
  </w:style>
  <w:style w:type="character" w:styleId="UnresolvedMention">
    <w:name w:val="Unresolved Mention"/>
    <w:basedOn w:val="DefaultParagraphFont"/>
    <w:uiPriority w:val="99"/>
    <w:semiHidden/>
    <w:unhideWhenUsed/>
    <w:rsid w:val="000346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013744">
      <w:bodyDiv w:val="1"/>
      <w:marLeft w:val="0"/>
      <w:marRight w:val="0"/>
      <w:marTop w:val="0"/>
      <w:marBottom w:val="0"/>
      <w:divBdr>
        <w:top w:val="none" w:sz="0" w:space="0" w:color="auto"/>
        <w:left w:val="none" w:sz="0" w:space="0" w:color="auto"/>
        <w:bottom w:val="none" w:sz="0" w:space="0" w:color="auto"/>
        <w:right w:val="none" w:sz="0" w:space="0" w:color="auto"/>
      </w:divBdr>
      <w:divsChild>
        <w:div w:id="585772805">
          <w:marLeft w:val="0"/>
          <w:marRight w:val="0"/>
          <w:marTop w:val="0"/>
          <w:marBottom w:val="0"/>
          <w:divBdr>
            <w:top w:val="none" w:sz="0" w:space="0" w:color="auto"/>
            <w:left w:val="none" w:sz="0" w:space="0" w:color="auto"/>
            <w:bottom w:val="none" w:sz="0" w:space="0" w:color="auto"/>
            <w:right w:val="none" w:sz="0" w:space="0" w:color="auto"/>
          </w:divBdr>
          <w:divsChild>
            <w:div w:id="1510676749">
              <w:marLeft w:val="0"/>
              <w:marRight w:val="0"/>
              <w:marTop w:val="0"/>
              <w:marBottom w:val="0"/>
              <w:divBdr>
                <w:top w:val="none" w:sz="0" w:space="0" w:color="auto"/>
                <w:left w:val="none" w:sz="0" w:space="0" w:color="auto"/>
                <w:bottom w:val="none" w:sz="0" w:space="0" w:color="auto"/>
                <w:right w:val="none" w:sz="0" w:space="0" w:color="auto"/>
              </w:divBdr>
              <w:divsChild>
                <w:div w:id="171573641">
                  <w:marLeft w:val="0"/>
                  <w:marRight w:val="0"/>
                  <w:marTop w:val="0"/>
                  <w:marBottom w:val="0"/>
                  <w:divBdr>
                    <w:top w:val="none" w:sz="0" w:space="0" w:color="auto"/>
                    <w:left w:val="none" w:sz="0" w:space="0" w:color="auto"/>
                    <w:bottom w:val="none" w:sz="0" w:space="0" w:color="auto"/>
                    <w:right w:val="none" w:sz="0" w:space="0" w:color="auto"/>
                  </w:divBdr>
                  <w:divsChild>
                    <w:div w:id="632247676">
                      <w:marLeft w:val="0"/>
                      <w:marRight w:val="0"/>
                      <w:marTop w:val="0"/>
                      <w:marBottom w:val="0"/>
                      <w:divBdr>
                        <w:top w:val="none" w:sz="0" w:space="0" w:color="auto"/>
                        <w:left w:val="none" w:sz="0" w:space="0" w:color="auto"/>
                        <w:bottom w:val="none" w:sz="0" w:space="0" w:color="auto"/>
                        <w:right w:val="none" w:sz="0" w:space="0" w:color="auto"/>
                      </w:divBdr>
                      <w:divsChild>
                        <w:div w:id="1917668708">
                          <w:marLeft w:val="0"/>
                          <w:marRight w:val="0"/>
                          <w:marTop w:val="0"/>
                          <w:marBottom w:val="0"/>
                          <w:divBdr>
                            <w:top w:val="none" w:sz="0" w:space="0" w:color="auto"/>
                            <w:left w:val="none" w:sz="0" w:space="0" w:color="auto"/>
                            <w:bottom w:val="none" w:sz="0" w:space="0" w:color="auto"/>
                            <w:right w:val="none" w:sz="0" w:space="0" w:color="auto"/>
                          </w:divBdr>
                          <w:divsChild>
                            <w:div w:id="899831952">
                              <w:marLeft w:val="0"/>
                              <w:marRight w:val="0"/>
                              <w:marTop w:val="0"/>
                              <w:marBottom w:val="120"/>
                              <w:divBdr>
                                <w:top w:val="none" w:sz="0" w:space="0" w:color="auto"/>
                                <w:left w:val="none" w:sz="0" w:space="0" w:color="auto"/>
                                <w:bottom w:val="none" w:sz="0" w:space="0" w:color="auto"/>
                                <w:right w:val="none" w:sz="0" w:space="0" w:color="auto"/>
                              </w:divBdr>
                            </w:div>
                            <w:div w:id="72510733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gmeccari@sas.upenn.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gmeccari@sas.upenn.edu"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gmeccari@sas.upen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BC84E-F2A6-4630-8766-F58F5637C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19</Pages>
  <Words>5091</Words>
  <Characters>29021</Characters>
  <Application>Microsoft Office Word</Application>
  <DocSecurity>0</DocSecurity>
  <Lines>241</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ING</Company>
  <LinksUpToDate>false</LinksUpToDate>
  <CharactersWithSpaces>34044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Straeter, L. (Laura);Elle van Schijndel</dc:creator>
  <cp:keywords/>
  <dc:description/>
  <cp:lastModifiedBy>Lujan, Alan</cp:lastModifiedBy>
  <cp:revision>4</cp:revision>
  <cp:lastPrinted>2018-03-30T08:22:00Z</cp:lastPrinted>
  <dcterms:created xsi:type="dcterms:W3CDTF">2021-11-01T16:35:00Z</dcterms:created>
  <dcterms:modified xsi:type="dcterms:W3CDTF">2021-12-15T20:30:00Z</dcterms:modified>
</cp:coreProperties>
</file>